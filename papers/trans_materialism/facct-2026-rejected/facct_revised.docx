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8DEB" w14:textId="0E4EF50A" w:rsidR="006B5182" w:rsidRPr="00A14C66" w:rsidRDefault="006B5182"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March 1</w:t>
      </w:r>
      <w:r w:rsidR="0022736D">
        <w:rPr>
          <w:rFonts w:ascii="Linux Libertine" w:hAnsi="Linux Libertine" w:cs="Linux Libertine"/>
          <w:b w:val="0"/>
          <w:bCs w:val="0"/>
          <w:sz w:val="20"/>
        </w:rPr>
        <w:t>8</w:t>
      </w:r>
      <w:r w:rsidRPr="00A14C66">
        <w:rPr>
          <w:rFonts w:ascii="Linux Libertine" w:hAnsi="Linux Libertine" w:cs="Linux Libertine"/>
          <w:b w:val="0"/>
          <w:bCs w:val="0"/>
          <w:sz w:val="20"/>
        </w:rPr>
        <w:t>, 2026</w:t>
      </w:r>
    </w:p>
    <w:p w14:paraId="788905C3" w14:textId="77777777" w:rsidR="00DC3513" w:rsidRPr="00A14C66" w:rsidRDefault="00DC3513" w:rsidP="00DC3513">
      <w:pPr>
        <w:pStyle w:val="Titledocument"/>
        <w:spacing w:line="240" w:lineRule="auto"/>
        <w:rPr>
          <w:rFonts w:ascii="Linux Libertine" w:hAnsi="Linux Libertine" w:cs="Linux Libertine"/>
          <w:b w:val="0"/>
          <w:bCs w:val="0"/>
          <w:sz w:val="20"/>
        </w:rPr>
      </w:pPr>
    </w:p>
    <w:p w14:paraId="444ADBFF" w14:textId="77777777" w:rsidR="00DC3513" w:rsidRPr="00A14C66" w:rsidRDefault="00DC3513" w:rsidP="00DC3513">
      <w:pPr>
        <w:pStyle w:val="Titledocument"/>
        <w:spacing w:line="240" w:lineRule="auto"/>
        <w:rPr>
          <w:rFonts w:ascii="Linux Libertine" w:hAnsi="Linux Libertine" w:cs="Linux Libertine"/>
          <w:b w:val="0"/>
          <w:bCs w:val="0"/>
          <w:sz w:val="20"/>
        </w:rPr>
      </w:pPr>
    </w:p>
    <w:p w14:paraId="436C2D67" w14:textId="28168F01" w:rsidR="00DC3513" w:rsidRPr="00A14C66" w:rsidRDefault="006B5182"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 xml:space="preserve">To the review committee, </w:t>
      </w:r>
    </w:p>
    <w:p w14:paraId="40217402" w14:textId="370743A1" w:rsidR="006B5182" w:rsidRPr="00A14C66" w:rsidRDefault="006B5182" w:rsidP="00DC3513">
      <w:pPr>
        <w:pStyle w:val="Titledocument"/>
        <w:spacing w:line="240" w:lineRule="auto"/>
        <w:rPr>
          <w:rFonts w:ascii="Linux Libertine" w:hAnsi="Linux Libertine" w:cs="Linux Libertine"/>
          <w:b w:val="0"/>
          <w:bCs w:val="0"/>
          <w:sz w:val="20"/>
        </w:rPr>
      </w:pPr>
    </w:p>
    <w:p w14:paraId="291EA174" w14:textId="46C26FB7" w:rsidR="006B5182" w:rsidRPr="00A14C66" w:rsidRDefault="006B5182"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Thank you for your helpful comments on my paper. I have addressed all of the</w:t>
      </w:r>
      <w:r w:rsidR="002236F0">
        <w:rPr>
          <w:rFonts w:ascii="Linux Libertine" w:hAnsi="Linux Libertine" w:cs="Linux Libertine"/>
          <w:b w:val="0"/>
          <w:bCs w:val="0"/>
          <w:sz w:val="20"/>
        </w:rPr>
        <w:t xml:space="preserve"> comments</w:t>
      </w:r>
      <w:r w:rsidRPr="00A14C66">
        <w:rPr>
          <w:rFonts w:ascii="Linux Libertine" w:hAnsi="Linux Libertine" w:cs="Linux Libertine"/>
          <w:b w:val="0"/>
          <w:bCs w:val="0"/>
          <w:sz w:val="20"/>
        </w:rPr>
        <w:t xml:space="preserve"> included in the </w:t>
      </w:r>
      <w:r w:rsidR="00DC3513" w:rsidRPr="00A14C66">
        <w:rPr>
          <w:rFonts w:ascii="Linux Libertine" w:hAnsi="Linux Libertine" w:cs="Linux Libertine"/>
          <w:b w:val="0"/>
          <w:bCs w:val="0"/>
          <w:sz w:val="20"/>
        </w:rPr>
        <w:t xml:space="preserve">peer </w:t>
      </w:r>
      <w:r w:rsidRPr="00A14C66">
        <w:rPr>
          <w:rFonts w:ascii="Linux Libertine" w:hAnsi="Linux Libertine" w:cs="Linux Libertine"/>
          <w:b w:val="0"/>
          <w:bCs w:val="0"/>
          <w:sz w:val="20"/>
        </w:rPr>
        <w:t>reviews (in each of the three individual reviews</w:t>
      </w:r>
      <w:r w:rsidR="00DC3513" w:rsidRPr="00A14C66">
        <w:rPr>
          <w:rFonts w:ascii="Linux Libertine" w:hAnsi="Linux Libertine" w:cs="Linux Libertine"/>
          <w:b w:val="0"/>
          <w:bCs w:val="0"/>
          <w:sz w:val="20"/>
        </w:rPr>
        <w:t>,</w:t>
      </w:r>
      <w:r w:rsidRPr="00A14C66">
        <w:rPr>
          <w:rFonts w:ascii="Linux Libertine" w:hAnsi="Linux Libertine" w:cs="Linux Libertine"/>
          <w:b w:val="0"/>
          <w:bCs w:val="0"/>
          <w:sz w:val="20"/>
        </w:rPr>
        <w:t xml:space="preserve"> as well as the Area Chair’s review). My changes are indicated in </w:t>
      </w:r>
      <w:r w:rsidRPr="00A14C66">
        <w:rPr>
          <w:rFonts w:ascii="Linux Libertine" w:hAnsi="Linux Libertine" w:cs="Linux Libertine"/>
          <w:b w:val="0"/>
          <w:bCs w:val="0"/>
          <w:color w:val="EE0000"/>
          <w:sz w:val="20"/>
        </w:rPr>
        <w:t xml:space="preserve">red font </w:t>
      </w:r>
      <w:r w:rsidRPr="00A14C66">
        <w:rPr>
          <w:rFonts w:ascii="Linux Libertine" w:hAnsi="Linux Libertine" w:cs="Linux Libertine"/>
          <w:b w:val="0"/>
          <w:bCs w:val="0"/>
          <w:sz w:val="20"/>
        </w:rPr>
        <w:t xml:space="preserve">in the body of the paper. </w:t>
      </w:r>
    </w:p>
    <w:p w14:paraId="353AEC29" w14:textId="77777777" w:rsidR="006B5182" w:rsidRPr="00A14C66" w:rsidRDefault="006B5182" w:rsidP="00DC3513">
      <w:pPr>
        <w:pStyle w:val="Titledocument"/>
        <w:spacing w:line="240" w:lineRule="auto"/>
        <w:rPr>
          <w:rFonts w:ascii="Linux Libertine" w:hAnsi="Linux Libertine" w:cs="Linux Libertine"/>
          <w:b w:val="0"/>
          <w:bCs w:val="0"/>
          <w:sz w:val="20"/>
        </w:rPr>
      </w:pPr>
    </w:p>
    <w:p w14:paraId="6EB7F95B" w14:textId="39037F15" w:rsidR="006B5182" w:rsidRPr="00A14C66" w:rsidRDefault="00DC3513"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Below is a summary of the changes I made</w:t>
      </w:r>
      <w:r w:rsidR="002236F0">
        <w:rPr>
          <w:rFonts w:ascii="Linux Libertine" w:hAnsi="Linux Libertine" w:cs="Linux Libertine"/>
          <w:b w:val="0"/>
          <w:bCs w:val="0"/>
          <w:sz w:val="20"/>
        </w:rPr>
        <w:t xml:space="preserve"> to address the review’s comments, </w:t>
      </w:r>
      <w:r w:rsidR="006B5182" w:rsidRPr="00A14C66">
        <w:rPr>
          <w:rFonts w:ascii="Linux Libertine" w:hAnsi="Linux Libertine" w:cs="Linux Libertine"/>
          <w:b w:val="0"/>
          <w:bCs w:val="0"/>
          <w:sz w:val="20"/>
        </w:rPr>
        <w:t xml:space="preserve">in order </w:t>
      </w:r>
      <w:r w:rsidRPr="00A14C66">
        <w:rPr>
          <w:rFonts w:ascii="Linux Libertine" w:hAnsi="Linux Libertine" w:cs="Linux Libertine"/>
          <w:b w:val="0"/>
          <w:bCs w:val="0"/>
          <w:sz w:val="20"/>
        </w:rPr>
        <w:t>of</w:t>
      </w:r>
      <w:r w:rsidR="006B5182" w:rsidRPr="00A14C66">
        <w:rPr>
          <w:rFonts w:ascii="Linux Libertine" w:hAnsi="Linux Libertine" w:cs="Linux Libertine"/>
          <w:b w:val="0"/>
          <w:bCs w:val="0"/>
          <w:sz w:val="20"/>
        </w:rPr>
        <w:t xml:space="preserve"> most substantial </w:t>
      </w:r>
      <w:r w:rsidR="002236F0">
        <w:rPr>
          <w:rFonts w:ascii="Linux Libertine" w:hAnsi="Linux Libertine" w:cs="Linux Libertine"/>
          <w:b w:val="0"/>
          <w:bCs w:val="0"/>
          <w:sz w:val="20"/>
        </w:rPr>
        <w:t xml:space="preserve">changes </w:t>
      </w:r>
      <w:r w:rsidR="006B5182" w:rsidRPr="00A14C66">
        <w:rPr>
          <w:rFonts w:ascii="Linux Libertine" w:hAnsi="Linux Libertine" w:cs="Linux Libertine"/>
          <w:b w:val="0"/>
          <w:bCs w:val="0"/>
          <w:sz w:val="20"/>
        </w:rPr>
        <w:t>to</w:t>
      </w:r>
      <w:r w:rsidR="002236F0">
        <w:rPr>
          <w:rFonts w:ascii="Linux Libertine" w:hAnsi="Linux Libertine" w:cs="Linux Libertine"/>
          <w:b w:val="0"/>
          <w:bCs w:val="0"/>
          <w:sz w:val="20"/>
        </w:rPr>
        <w:t xml:space="preserve"> smaller/accidental changes</w:t>
      </w:r>
      <w:r w:rsidR="006B5182" w:rsidRPr="00A14C66">
        <w:rPr>
          <w:rFonts w:ascii="Linux Libertine" w:hAnsi="Linux Libertine" w:cs="Linux Libertine"/>
          <w:b w:val="0"/>
          <w:bCs w:val="0"/>
          <w:sz w:val="20"/>
        </w:rPr>
        <w:t>:</w:t>
      </w:r>
    </w:p>
    <w:p w14:paraId="7BEBCBEC" w14:textId="5B0EFCF0" w:rsidR="006B5182" w:rsidRPr="002236F0" w:rsidRDefault="001703B5" w:rsidP="002236F0">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w:t>
      </w:r>
      <w:r w:rsidR="00DC3513" w:rsidRPr="00A14C66">
        <w:rPr>
          <w:rFonts w:ascii="Linux Libertine" w:hAnsi="Linux Libertine" w:cs="Linux Libertine"/>
          <w:b w:val="0"/>
          <w:bCs w:val="0"/>
          <w:sz w:val="20"/>
        </w:rPr>
        <w:t>ed</w:t>
      </w:r>
      <w:r w:rsidRPr="00A14C66">
        <w:rPr>
          <w:rFonts w:ascii="Linux Libertine" w:hAnsi="Linux Libertine" w:cs="Linux Libertine"/>
          <w:b w:val="0"/>
          <w:bCs w:val="0"/>
          <w:sz w:val="20"/>
        </w:rPr>
        <w:t xml:space="preserve"> a third case study as a “counter example”, to illustrate a technique that “fails” this paper’s close reading methodology.</w:t>
      </w:r>
      <w:r w:rsidR="002236F0">
        <w:rPr>
          <w:rFonts w:ascii="Linux Libertine" w:hAnsi="Linux Libertine" w:cs="Linux Libertine"/>
          <w:b w:val="0"/>
          <w:bCs w:val="0"/>
          <w:sz w:val="20"/>
        </w:rPr>
        <w:t xml:space="preserve"> Also, d</w:t>
      </w:r>
      <w:r w:rsidR="002236F0" w:rsidRPr="00A14C66">
        <w:rPr>
          <w:rFonts w:ascii="Linux Libertine" w:hAnsi="Linux Libertine" w:cs="Linux Libertine"/>
          <w:b w:val="0"/>
          <w:bCs w:val="0"/>
          <w:sz w:val="20"/>
        </w:rPr>
        <w:t xml:space="preserve">eepened analysis in “discussion” section to include engagement with new case study. </w:t>
      </w:r>
    </w:p>
    <w:p w14:paraId="7677BE36" w14:textId="292446E6" w:rsidR="001703B5" w:rsidRPr="00A14C66"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w:t>
      </w:r>
      <w:r w:rsidR="00DC3513" w:rsidRPr="00A14C66">
        <w:rPr>
          <w:rFonts w:ascii="Linux Libertine" w:hAnsi="Linux Libertine" w:cs="Linux Libertine"/>
          <w:b w:val="0"/>
          <w:bCs w:val="0"/>
          <w:sz w:val="20"/>
        </w:rPr>
        <w:t>ed</w:t>
      </w:r>
      <w:r w:rsidRPr="00A14C66">
        <w:rPr>
          <w:rFonts w:ascii="Linux Libertine" w:hAnsi="Linux Libertine" w:cs="Linux Libertine"/>
          <w:b w:val="0"/>
          <w:bCs w:val="0"/>
          <w:sz w:val="20"/>
        </w:rPr>
        <w:t xml:space="preserve"> a literature review of relevant research on gender bias in NLP.</w:t>
      </w:r>
    </w:p>
    <w:p w14:paraId="40AC741B" w14:textId="664ED5AD" w:rsidR="001703B5" w:rsidRPr="00A14C66"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w:t>
      </w:r>
      <w:r w:rsidR="00DC3513" w:rsidRPr="00A14C66">
        <w:rPr>
          <w:rFonts w:ascii="Linux Libertine" w:hAnsi="Linux Libertine" w:cs="Linux Libertine"/>
          <w:b w:val="0"/>
          <w:bCs w:val="0"/>
          <w:sz w:val="20"/>
        </w:rPr>
        <w:t>ed</w:t>
      </w:r>
      <w:r w:rsidRPr="00A14C66">
        <w:rPr>
          <w:rFonts w:ascii="Linux Libertine" w:hAnsi="Linux Libertine" w:cs="Linux Libertine"/>
          <w:b w:val="0"/>
          <w:bCs w:val="0"/>
          <w:sz w:val="20"/>
        </w:rPr>
        <w:t xml:space="preserve"> guidelines for the paper’s close reading methodology toward more systematic analysis of the case studies.</w:t>
      </w:r>
    </w:p>
    <w:p w14:paraId="0E23D8A4" w14:textId="11A8D6D7" w:rsidR="001703B5" w:rsidRPr="00A14C66"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Added an Ethical Considerations statement.</w:t>
      </w:r>
    </w:p>
    <w:p w14:paraId="4D5ECB17" w14:textId="128EF710" w:rsidR="001703B5" w:rsidRPr="00A14C66"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Checked arxiv references for published versions.</w:t>
      </w:r>
    </w:p>
    <w:p w14:paraId="474A21EC" w14:textId="73DE0763" w:rsidR="00DC3513" w:rsidRPr="00A14C66" w:rsidRDefault="00DC3513"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Changed spelling of EQUITBL (from EQUITABL)</w:t>
      </w:r>
    </w:p>
    <w:p w14:paraId="52ADED42" w14:textId="1FBE6492" w:rsidR="001703B5" w:rsidRPr="00A14C66"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Fixed typo in introduction</w:t>
      </w:r>
    </w:p>
    <w:p w14:paraId="347F7905" w14:textId="77777777" w:rsidR="001703B5" w:rsidRPr="00A14C66" w:rsidRDefault="001703B5" w:rsidP="00DC3513">
      <w:pPr>
        <w:pStyle w:val="Titledocument"/>
        <w:spacing w:line="240" w:lineRule="auto"/>
        <w:rPr>
          <w:rFonts w:ascii="Linux Libertine" w:hAnsi="Linux Libertine" w:cs="Linux Libertine"/>
          <w:b w:val="0"/>
          <w:bCs w:val="0"/>
          <w:sz w:val="20"/>
        </w:rPr>
      </w:pPr>
    </w:p>
    <w:p w14:paraId="275CDB3D" w14:textId="25EA55CF" w:rsidR="001703B5" w:rsidRPr="00A14C66" w:rsidRDefault="001703B5"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 xml:space="preserve">Beyond the </w:t>
      </w:r>
      <w:r w:rsidR="002236F0">
        <w:rPr>
          <w:rFonts w:ascii="Linux Libertine" w:hAnsi="Linux Libertine" w:cs="Linux Libertine"/>
          <w:b w:val="0"/>
          <w:bCs w:val="0"/>
          <w:sz w:val="20"/>
        </w:rPr>
        <w:t>review’s</w:t>
      </w:r>
      <w:r w:rsidRPr="00A14C66">
        <w:rPr>
          <w:rFonts w:ascii="Linux Libertine" w:hAnsi="Linux Libertine" w:cs="Linux Libertine"/>
          <w:b w:val="0"/>
          <w:bCs w:val="0"/>
          <w:sz w:val="20"/>
        </w:rPr>
        <w:t xml:space="preserve"> </w:t>
      </w:r>
      <w:r w:rsidR="002236F0">
        <w:rPr>
          <w:rFonts w:ascii="Linux Libertine" w:hAnsi="Linux Libertine" w:cs="Linux Libertine"/>
          <w:b w:val="0"/>
          <w:bCs w:val="0"/>
          <w:sz w:val="20"/>
        </w:rPr>
        <w:t>comments</w:t>
      </w:r>
      <w:r w:rsidRPr="00A14C66">
        <w:rPr>
          <w:rFonts w:ascii="Linux Libertine" w:hAnsi="Linux Libertine" w:cs="Linux Libertine"/>
          <w:b w:val="0"/>
          <w:bCs w:val="0"/>
          <w:sz w:val="20"/>
        </w:rPr>
        <w:t xml:space="preserve">, I have </w:t>
      </w:r>
      <w:r w:rsidR="00DC3513" w:rsidRPr="00A14C66">
        <w:rPr>
          <w:rFonts w:ascii="Linux Libertine" w:hAnsi="Linux Libertine" w:cs="Linux Libertine"/>
          <w:b w:val="0"/>
          <w:bCs w:val="0"/>
          <w:sz w:val="20"/>
        </w:rPr>
        <w:t xml:space="preserve">also </w:t>
      </w:r>
      <w:r w:rsidRPr="00A14C66">
        <w:rPr>
          <w:rFonts w:ascii="Linux Libertine" w:hAnsi="Linux Libertine" w:cs="Linux Libertine"/>
          <w:b w:val="0"/>
          <w:bCs w:val="0"/>
          <w:sz w:val="20"/>
        </w:rPr>
        <w:t xml:space="preserve">made the following </w:t>
      </w:r>
      <w:r w:rsidR="002236F0">
        <w:rPr>
          <w:rFonts w:ascii="Linux Libertine" w:hAnsi="Linux Libertine" w:cs="Linux Libertine"/>
          <w:b w:val="0"/>
          <w:bCs w:val="0"/>
          <w:sz w:val="20"/>
        </w:rPr>
        <w:t>minor changes</w:t>
      </w:r>
      <w:r w:rsidR="00DC3513" w:rsidRPr="00A14C66">
        <w:rPr>
          <w:rFonts w:ascii="Linux Libertine" w:hAnsi="Linux Libertine" w:cs="Linux Libertine"/>
          <w:b w:val="0"/>
          <w:bCs w:val="0"/>
          <w:sz w:val="20"/>
        </w:rPr>
        <w:t>:</w:t>
      </w:r>
    </w:p>
    <w:p w14:paraId="2DC085D8" w14:textId="5EA7B2C6" w:rsidR="002236F0" w:rsidRPr="002236F0" w:rsidRDefault="002236F0" w:rsidP="002236F0">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Added a more recent example of policy on transgender rights in the US.</w:t>
      </w:r>
    </w:p>
    <w:p w14:paraId="0AF345DA" w14:textId="047BB94E" w:rsidR="001703B5" w:rsidRDefault="001703B5"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 xml:space="preserve">Refined language around “gender ideology”, “the progressive view”, and </w:t>
      </w:r>
      <w:r w:rsidR="00DC3513" w:rsidRPr="00A14C66">
        <w:rPr>
          <w:rFonts w:ascii="Linux Libertine" w:hAnsi="Linux Libertine" w:cs="Linux Libertine"/>
          <w:b w:val="0"/>
          <w:bCs w:val="0"/>
          <w:sz w:val="20"/>
        </w:rPr>
        <w:t xml:space="preserve">“the divergence model” to clarify terms. </w:t>
      </w:r>
    </w:p>
    <w:p w14:paraId="11D39680" w14:textId="3E3C7BDF" w:rsidR="002236F0" w:rsidRDefault="002236F0" w:rsidP="00DC3513">
      <w:pPr>
        <w:pStyle w:val="Titledocument"/>
        <w:numPr>
          <w:ilvl w:val="0"/>
          <w:numId w:val="19"/>
        </w:numPr>
        <w:spacing w:line="240" w:lineRule="auto"/>
        <w:rPr>
          <w:rFonts w:ascii="Linux Libertine" w:hAnsi="Linux Libertine" w:cs="Linux Libertine"/>
          <w:b w:val="0"/>
          <w:bCs w:val="0"/>
          <w:sz w:val="20"/>
        </w:rPr>
      </w:pPr>
      <w:r>
        <w:rPr>
          <w:rFonts w:ascii="Linux Libertine" w:hAnsi="Linux Libertine" w:cs="Linux Libertine"/>
          <w:b w:val="0"/>
          <w:bCs w:val="0"/>
          <w:sz w:val="20"/>
        </w:rPr>
        <w:t>Slightly adjusted subsection names in “Defining Gender” section to delineate domains of knowledge/signposting</w:t>
      </w:r>
    </w:p>
    <w:p w14:paraId="12FFA01E" w14:textId="095DAB66" w:rsidR="002236F0" w:rsidRPr="002236F0" w:rsidRDefault="002236F0" w:rsidP="002236F0">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Clarified some phrasing in the case studies.</w:t>
      </w:r>
    </w:p>
    <w:p w14:paraId="336700E3" w14:textId="4D25048D" w:rsidR="00DC3513" w:rsidRPr="00A14C66" w:rsidRDefault="00DC3513"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Added an “Acknowledgements” section.</w:t>
      </w:r>
    </w:p>
    <w:p w14:paraId="2D7825AD" w14:textId="01028CE0" w:rsidR="00DC3513" w:rsidRPr="00A14C66" w:rsidRDefault="00DC3513" w:rsidP="00DC3513">
      <w:pPr>
        <w:pStyle w:val="Titledocument"/>
        <w:numPr>
          <w:ilvl w:val="0"/>
          <w:numId w:val="19"/>
        </w:numPr>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 xml:space="preserve">Added language distinguishing terms “trans”, “transgender”, and “nonbinary” from one another. </w:t>
      </w:r>
    </w:p>
    <w:p w14:paraId="1BCEE786" w14:textId="77777777" w:rsidR="00DC3513" w:rsidRPr="00A14C66" w:rsidRDefault="00DC3513" w:rsidP="00DC3513">
      <w:pPr>
        <w:pStyle w:val="Titledocument"/>
        <w:spacing w:line="240" w:lineRule="auto"/>
        <w:rPr>
          <w:rFonts w:ascii="Linux Libertine" w:hAnsi="Linux Libertine" w:cs="Linux Libertine"/>
          <w:b w:val="0"/>
          <w:bCs w:val="0"/>
          <w:sz w:val="20"/>
        </w:rPr>
      </w:pPr>
    </w:p>
    <w:p w14:paraId="5173C514" w14:textId="77777777" w:rsidR="00DC3513" w:rsidRPr="00A14C66" w:rsidRDefault="00DC3513" w:rsidP="00DC3513">
      <w:pPr>
        <w:pStyle w:val="Titledocument"/>
        <w:spacing w:line="240" w:lineRule="auto"/>
        <w:rPr>
          <w:rFonts w:ascii="Linux Libertine" w:hAnsi="Linux Libertine" w:cs="Linux Libertine"/>
          <w:b w:val="0"/>
          <w:bCs w:val="0"/>
          <w:sz w:val="20"/>
        </w:rPr>
      </w:pPr>
    </w:p>
    <w:p w14:paraId="0C44ECAE" w14:textId="4C51DAEC" w:rsidR="00DC3513" w:rsidRPr="00A14C66" w:rsidRDefault="00DC3513" w:rsidP="00DC3513">
      <w:pPr>
        <w:pStyle w:val="Titledocument"/>
        <w:spacing w:line="240" w:lineRule="auto"/>
        <w:rPr>
          <w:rFonts w:ascii="Linux Libertine" w:hAnsi="Linux Libertine" w:cs="Linux Libertine"/>
          <w:b w:val="0"/>
          <w:bCs w:val="0"/>
          <w:sz w:val="20"/>
        </w:rPr>
      </w:pPr>
      <w:r w:rsidRPr="00A14C66">
        <w:rPr>
          <w:rFonts w:ascii="Linux Libertine" w:hAnsi="Linux Libertine" w:cs="Linux Libertine"/>
          <w:b w:val="0"/>
          <w:bCs w:val="0"/>
          <w:sz w:val="20"/>
        </w:rPr>
        <w:t>Thank you again for your helpful comments.</w:t>
      </w:r>
    </w:p>
    <w:p w14:paraId="4491289D" w14:textId="77777777" w:rsidR="006B5182" w:rsidRPr="00A14C66" w:rsidRDefault="006B5182" w:rsidP="00DC3513">
      <w:pPr>
        <w:pStyle w:val="Titledocument"/>
        <w:spacing w:line="240" w:lineRule="auto"/>
        <w:rPr>
          <w:rFonts w:ascii="Linux Libertine" w:hAnsi="Linux Libertine" w:cs="Linux Libertine"/>
          <w:b w:val="0"/>
          <w:bCs w:val="0"/>
          <w:sz w:val="20"/>
        </w:rPr>
      </w:pPr>
    </w:p>
    <w:p w14:paraId="25D59F38" w14:textId="77777777" w:rsidR="006B5182" w:rsidRPr="00A14C66" w:rsidRDefault="006B5182" w:rsidP="008579B0">
      <w:pPr>
        <w:pStyle w:val="Titledocument"/>
        <w:rPr>
          <w:rFonts w:ascii="Linux Libertine" w:hAnsi="Linux Libertine" w:cs="Linux Libertine"/>
          <w:b w:val="0"/>
          <w:bCs w:val="0"/>
          <w:sz w:val="20"/>
        </w:rPr>
      </w:pPr>
    </w:p>
    <w:p w14:paraId="1D1AA8AB" w14:textId="77777777" w:rsidR="00DC3513" w:rsidRDefault="00DC3513" w:rsidP="008579B0">
      <w:pPr>
        <w:pStyle w:val="Titledocument"/>
        <w:rPr>
          <w:rFonts w:ascii="Linux Libertine" w:hAnsi="Linux Libertine" w:cs="Linux Libertine"/>
          <w:b w:val="0"/>
          <w:bCs w:val="0"/>
          <w:sz w:val="18"/>
          <w:szCs w:val="18"/>
        </w:rPr>
      </w:pPr>
    </w:p>
    <w:p w14:paraId="19191FF5" w14:textId="77777777" w:rsidR="00DC3513" w:rsidRPr="006B5182" w:rsidRDefault="00DC3513" w:rsidP="008579B0">
      <w:pPr>
        <w:pStyle w:val="Titledocument"/>
        <w:rPr>
          <w:rFonts w:ascii="Linux Libertine" w:hAnsi="Linux Libertine" w:cs="Linux Libertine"/>
          <w:b w:val="0"/>
          <w:bCs w:val="0"/>
          <w:sz w:val="18"/>
          <w:szCs w:val="18"/>
        </w:rPr>
      </w:pPr>
    </w:p>
    <w:p w14:paraId="778262A5" w14:textId="77777777" w:rsidR="006B5182" w:rsidRPr="006B5182" w:rsidRDefault="006B5182" w:rsidP="008579B0">
      <w:pPr>
        <w:pStyle w:val="Titledocument"/>
        <w:rPr>
          <w:ins w:id="0" w:author="fcalado" w:date="2026-03-17T11:14:00Z" w16du:dateUtc="2026-03-17T15:14:00Z"/>
          <w:rFonts w:ascii="Linux Libertine" w:hAnsi="Linux Libertine" w:cs="Linux Libertine"/>
          <w:sz w:val="18"/>
          <w:szCs w:val="18"/>
        </w:rPr>
      </w:pPr>
    </w:p>
    <w:p w14:paraId="61D27DB8" w14:textId="77777777" w:rsidR="00DC3513" w:rsidRDefault="00DC3513" w:rsidP="008579B0">
      <w:pPr>
        <w:pStyle w:val="Titledocument"/>
        <w:rPr>
          <w:rFonts w:ascii="Linux Libertine" w:hAnsi="Linux Libertine" w:cs="Linux Libertine"/>
        </w:rPr>
      </w:pPr>
    </w:p>
    <w:p w14:paraId="7468CAC4" w14:textId="7B4A863A" w:rsidR="005B434B" w:rsidRPr="006B5182" w:rsidRDefault="00E11726" w:rsidP="008579B0">
      <w:pPr>
        <w:pStyle w:val="Titledocument"/>
        <w:rPr>
          <w:rFonts w:ascii="Linux Libertine" w:hAnsi="Linux Libertine" w:cs="Linux Libertine"/>
        </w:rPr>
      </w:pPr>
      <w:r w:rsidRPr="006B5182">
        <w:rPr>
          <w:rFonts w:ascii="Linux Libertine" w:hAnsi="Linux Libertine" w:cs="Linux Libertine"/>
        </w:rPr>
        <w:lastRenderedPageBreak/>
        <w:t xml:space="preserve">Unmarking Gender: Trans Studies Interventions in Bias Evaluation Techniques </w:t>
      </w:r>
    </w:p>
    <w:p w14:paraId="7337A9F3" w14:textId="77777777" w:rsidR="00E11726" w:rsidRPr="006B5182" w:rsidRDefault="00E11726" w:rsidP="008579B0">
      <w:pPr>
        <w:pStyle w:val="Titledocument"/>
        <w:rPr>
          <w:rFonts w:ascii="Linux Libertine" w:hAnsi="Linux Libertine" w:cs="Linux Libertine"/>
        </w:rPr>
      </w:pPr>
    </w:p>
    <w:p w14:paraId="397FCCEF" w14:textId="77777777" w:rsidR="005B434B" w:rsidRPr="006B5182" w:rsidRDefault="00E11726" w:rsidP="008579B0">
      <w:pPr>
        <w:pStyle w:val="Authors"/>
        <w:rPr>
          <w:rFonts w:ascii="Linux Libertine" w:eastAsiaTheme="minorEastAsia" w:hAnsi="Linux Libertine" w:cs="Linux Libertine"/>
          <w:caps w:val="0"/>
        </w:rPr>
      </w:pPr>
      <w:r w:rsidRPr="006B5182">
        <w:rPr>
          <w:rFonts w:ascii="Linux Libertine" w:eastAsiaTheme="minorEastAsia" w:hAnsi="Linux Libertine" w:cs="Linux Libertine"/>
          <w:caps w:val="0"/>
        </w:rPr>
        <w:t>Anonymized</w:t>
      </w:r>
    </w:p>
    <w:p w14:paraId="76E5B7D3" w14:textId="12A161B8" w:rsidR="005B434B" w:rsidRPr="006B5182" w:rsidRDefault="00397D0F" w:rsidP="008579B0">
      <w:pPr>
        <w:pStyle w:val="Abstract"/>
        <w:rPr>
          <w:ins w:id="1" w:author="fcalado" w:date="2026-03-16T10:57:00Z" w16du:dateUtc="2026-03-16T14:57:00Z"/>
          <w:rFonts w:ascii="Linux Libertine" w:eastAsia="Times New Roman" w:hAnsi="Linux Libertine" w:cs="Linux Libertine"/>
          <w:color w:val="000000"/>
          <w:szCs w:val="16"/>
        </w:rPr>
      </w:pPr>
      <w:r w:rsidRPr="006B5182">
        <w:rPr>
          <w:rFonts w:ascii="Linux Libertine" w:eastAsia="Times New Roman" w:hAnsi="Linux Libertine" w:cs="Linux Libertine"/>
          <w:color w:val="000000"/>
          <w:szCs w:val="16"/>
        </w:rPr>
        <w:t>This paper brings theorizing from Trans Studies to bear on recent</w:t>
      </w:r>
      <w:r w:rsidRPr="006B5182">
        <w:rPr>
          <w:rFonts w:ascii="Linux Libertine" w:hAnsi="Linux Libertine" w:cs="Linux Libertine"/>
          <w:color w:val="000000"/>
          <w:szCs w:val="16"/>
        </w:rPr>
        <w:t xml:space="preserve"> Natural Language Processing (NLP)</w:t>
      </w:r>
      <w:r w:rsidRPr="006B5182">
        <w:rPr>
          <w:rFonts w:ascii="Linux Libertine" w:eastAsia="Times New Roman" w:hAnsi="Linux Libertine" w:cs="Linux Libertine"/>
          <w:color w:val="000000"/>
          <w:szCs w:val="16"/>
        </w:rPr>
        <w:t xml:space="preserve"> methods for detecting and evaluating trans bias in Large Language Models</w:t>
      </w:r>
      <w:r w:rsidRPr="006B5182">
        <w:rPr>
          <w:rFonts w:ascii="Linux Libertine" w:hAnsi="Linux Libertine" w:cs="Linux Libertine"/>
          <w:color w:val="000000"/>
          <w:szCs w:val="16"/>
        </w:rPr>
        <w:t xml:space="preserve"> (LLMs).</w:t>
      </w:r>
      <w:r w:rsidRPr="006B5182">
        <w:rPr>
          <w:rFonts w:ascii="Linux Libertine" w:eastAsia="Times New Roman" w:hAnsi="Linux Libertine" w:cs="Linux Libertine"/>
          <w:color w:val="000000"/>
          <w:szCs w:val="16"/>
        </w:rPr>
        <w:t xml:space="preserve"> Drawing in particular on Trans Studies</w:t>
      </w:r>
      <w:r w:rsidRPr="006B5182">
        <w:rPr>
          <w:rFonts w:ascii="Linux Libertine" w:hAnsi="Linux Libertine" w:cs="Linux Libertine"/>
          <w:color w:val="000000"/>
          <w:szCs w:val="16"/>
        </w:rPr>
        <w:t>’</w:t>
      </w:r>
      <w:r w:rsidRPr="006B5182">
        <w:rPr>
          <w:rFonts w:ascii="Linux Libertine" w:eastAsia="Times New Roman" w:hAnsi="Linux Libertine" w:cs="Linux Libertine"/>
          <w:color w:val="000000"/>
          <w:szCs w:val="16"/>
        </w:rPr>
        <w:t xml:space="preserve"> critique of gender identification, and its emphasis on gender as a visible, expressive, and social</w:t>
      </w:r>
      <w:r w:rsidRPr="006B5182">
        <w:rPr>
          <w:rFonts w:ascii="Linux Libertine" w:hAnsi="Linux Libertine" w:cs="Linux Libertine"/>
          <w:color w:val="000000"/>
          <w:szCs w:val="16"/>
        </w:rPr>
        <w:t xml:space="preserve"> </w:t>
      </w:r>
      <w:r w:rsidRPr="006B5182">
        <w:rPr>
          <w:rFonts w:ascii="Linux Libertine" w:eastAsia="Times New Roman" w:hAnsi="Linux Libertine" w:cs="Linux Libertine"/>
          <w:color w:val="000000"/>
          <w:szCs w:val="16"/>
        </w:rPr>
        <w:t xml:space="preserve">phenomenon, the paper examines how treating gender primarily as an internal identity limits what bias detection systems are able to perceive. </w:t>
      </w:r>
      <w:r w:rsidR="00070E0D" w:rsidRPr="006B5182">
        <w:rPr>
          <w:rFonts w:ascii="Linux Libertine" w:eastAsia="Times New Roman" w:hAnsi="Linux Libertine" w:cs="Linux Libertine"/>
          <w:color w:val="000000"/>
          <w:szCs w:val="16"/>
        </w:rPr>
        <w:t xml:space="preserve">According to </w:t>
      </w:r>
      <w:r w:rsidR="007D146F" w:rsidRPr="006B5182">
        <w:rPr>
          <w:rFonts w:ascii="Linux Libertine" w:eastAsia="Times New Roman" w:hAnsi="Linux Libertine" w:cs="Linux Libertine"/>
          <w:color w:val="000000"/>
          <w:szCs w:val="16"/>
        </w:rPr>
        <w:t>this</w:t>
      </w:r>
      <w:r w:rsidR="00070E0D" w:rsidRPr="006B5182">
        <w:rPr>
          <w:rFonts w:ascii="Linux Libertine" w:eastAsia="Times New Roman" w:hAnsi="Linux Libertine" w:cs="Linux Libertine"/>
          <w:color w:val="000000"/>
          <w:szCs w:val="16"/>
        </w:rPr>
        <w:t xml:space="preserve"> critique, s</w:t>
      </w:r>
      <w:r w:rsidRPr="006B5182">
        <w:rPr>
          <w:rFonts w:ascii="Linux Libertine" w:eastAsia="Times New Roman" w:hAnsi="Linux Libertine" w:cs="Linux Libertine"/>
          <w:color w:val="000000"/>
          <w:szCs w:val="16"/>
        </w:rPr>
        <w:t>ystems that conceptualize gender as internal render dominant</w:t>
      </w:r>
      <w:r w:rsidRPr="006B5182">
        <w:rPr>
          <w:rFonts w:ascii="Linux Libertine" w:hAnsi="Linux Libertine" w:cs="Linux Libertine"/>
          <w:color w:val="000000"/>
          <w:szCs w:val="16"/>
        </w:rPr>
        <w:t xml:space="preserve"> identities invisible </w:t>
      </w:r>
      <w:r w:rsidR="00070E0D" w:rsidRPr="006B5182">
        <w:rPr>
          <w:rFonts w:ascii="Linux Libertine" w:hAnsi="Linux Libertine" w:cs="Linux Libertine"/>
          <w:color w:val="000000"/>
          <w:szCs w:val="16"/>
        </w:rPr>
        <w:t xml:space="preserve">while </w:t>
      </w:r>
      <w:r w:rsidRPr="006B5182">
        <w:rPr>
          <w:rFonts w:ascii="Linux Libertine" w:eastAsia="Times New Roman" w:hAnsi="Linux Libertine" w:cs="Linux Libertine"/>
          <w:color w:val="000000"/>
          <w:szCs w:val="16"/>
        </w:rPr>
        <w:t xml:space="preserve">obscuring </w:t>
      </w:r>
      <w:r w:rsidRPr="006B5182">
        <w:rPr>
          <w:rFonts w:ascii="Linux Libertine" w:hAnsi="Linux Libertine" w:cs="Linux Libertine"/>
          <w:color w:val="000000"/>
          <w:szCs w:val="16"/>
        </w:rPr>
        <w:t xml:space="preserve">external expression and </w:t>
      </w:r>
      <w:r w:rsidRPr="006B5182">
        <w:rPr>
          <w:rFonts w:ascii="Linux Libertine" w:eastAsia="Times New Roman" w:hAnsi="Linux Libertine" w:cs="Linux Libertine"/>
          <w:color w:val="000000"/>
          <w:szCs w:val="16"/>
        </w:rPr>
        <w:t>presentation</w:t>
      </w:r>
      <w:r w:rsidRPr="006B5182">
        <w:rPr>
          <w:rFonts w:ascii="Linux Libertine" w:hAnsi="Linux Libertine" w:cs="Linux Libertine"/>
          <w:color w:val="000000"/>
          <w:szCs w:val="16"/>
        </w:rPr>
        <w:t xml:space="preserve"> which</w:t>
      </w:r>
      <w:r w:rsidRPr="006B5182">
        <w:rPr>
          <w:rFonts w:ascii="Linux Libertine" w:eastAsia="Times New Roman" w:hAnsi="Linux Libertine" w:cs="Linux Libertine"/>
          <w:color w:val="000000"/>
          <w:szCs w:val="16"/>
        </w:rPr>
        <w:t xml:space="preserve"> </w:t>
      </w:r>
      <w:r w:rsidRPr="006B5182">
        <w:rPr>
          <w:rFonts w:ascii="Linux Libertine" w:hAnsi="Linux Libertine" w:cs="Linux Libertine"/>
          <w:color w:val="000000"/>
          <w:szCs w:val="16"/>
        </w:rPr>
        <w:t>are</w:t>
      </w:r>
      <w:r w:rsidRPr="006B5182">
        <w:rPr>
          <w:rFonts w:ascii="Linux Libertine" w:eastAsia="Times New Roman" w:hAnsi="Linux Libertine" w:cs="Linux Libertine"/>
          <w:color w:val="000000"/>
          <w:szCs w:val="16"/>
        </w:rPr>
        <w:t xml:space="preserve"> most frequently targeted by discrimination. Through close analysis of </w:t>
      </w:r>
      <w:ins w:id="2" w:author="fcalado" w:date="2026-03-14T15:45:00Z" w16du:dateUtc="2026-03-14T19:45:00Z">
        <w:r w:rsidR="00B87CC1" w:rsidRPr="006B5182">
          <w:rPr>
            <w:rFonts w:ascii="Linux Libertine" w:eastAsia="Times New Roman" w:hAnsi="Linux Libertine" w:cs="Linux Libertine"/>
            <w:color w:val="000000"/>
            <w:szCs w:val="16"/>
          </w:rPr>
          <w:t xml:space="preserve">three </w:t>
        </w:r>
      </w:ins>
      <w:r w:rsidRPr="006B5182">
        <w:rPr>
          <w:rFonts w:ascii="Linux Libertine" w:eastAsia="Times New Roman" w:hAnsi="Linux Libertine" w:cs="Linux Libertine"/>
          <w:color w:val="000000"/>
          <w:szCs w:val="16"/>
        </w:rPr>
        <w:t xml:space="preserve">recent frameworks for studying </w:t>
      </w:r>
      <w:ins w:id="3" w:author="fcalado" w:date="2026-03-14T15:47:00Z" w16du:dateUtc="2026-03-14T19:47:00Z">
        <w:r w:rsidR="00C222F7" w:rsidRPr="006B5182">
          <w:rPr>
            <w:rFonts w:ascii="Linux Libertine" w:eastAsia="Times New Roman" w:hAnsi="Linux Libertine" w:cs="Linux Libertine"/>
            <w:color w:val="000000"/>
            <w:szCs w:val="16"/>
          </w:rPr>
          <w:t>gender</w:t>
        </w:r>
      </w:ins>
      <w:ins w:id="4" w:author="fcalado" w:date="2026-03-16T10:56:00Z" w16du:dateUtc="2026-03-16T14:56:00Z">
        <w:r w:rsidR="003A1B1A" w:rsidRPr="006B5182">
          <w:rPr>
            <w:rFonts w:ascii="Linux Libertine" w:eastAsia="Times New Roman" w:hAnsi="Linux Libertine" w:cs="Linux Libertine"/>
            <w:color w:val="000000"/>
            <w:szCs w:val="16"/>
          </w:rPr>
          <w:t xml:space="preserve"> </w:t>
        </w:r>
      </w:ins>
      <w:r w:rsidRPr="006B5182">
        <w:rPr>
          <w:rFonts w:ascii="Linux Libertine" w:eastAsia="Times New Roman" w:hAnsi="Linux Libertine" w:cs="Linux Libertine"/>
          <w:color w:val="000000"/>
          <w:szCs w:val="16"/>
        </w:rPr>
        <w:t>bias</w:t>
      </w:r>
      <w:ins w:id="5" w:author="fcalado" w:date="2026-03-16T10:56:00Z" w16du:dateUtc="2026-03-16T14:56:00Z">
        <w:r w:rsidR="003A1B1A" w:rsidRPr="006B5182">
          <w:rPr>
            <w:rFonts w:ascii="Linux Libertine" w:eastAsia="Times New Roman" w:hAnsi="Linux Libertine" w:cs="Linux Libertine"/>
            <w:color w:val="000000"/>
            <w:szCs w:val="16"/>
          </w:rPr>
          <w:t xml:space="preserve"> that address trans identities</w:t>
        </w:r>
      </w:ins>
      <w:r w:rsidRPr="006B5182">
        <w:rPr>
          <w:rFonts w:ascii="Linux Libertine" w:eastAsia="Times New Roman" w:hAnsi="Linux Libertine" w:cs="Linux Libertine"/>
          <w:color w:val="000000"/>
          <w:szCs w:val="16"/>
        </w:rPr>
        <w:t>—the TIDEs</w:t>
      </w:r>
      <w:ins w:id="6" w:author="fcalado" w:date="2026-03-14T15:45:00Z" w16du:dateUtc="2026-03-14T19:45:00Z">
        <w:r w:rsidR="00B87CC1" w:rsidRPr="006B5182">
          <w:rPr>
            <w:rFonts w:ascii="Linux Libertine" w:eastAsia="Times New Roman" w:hAnsi="Linux Libertine" w:cs="Linux Libertine"/>
            <w:color w:val="000000"/>
            <w:szCs w:val="16"/>
          </w:rPr>
          <w:t xml:space="preserve">, </w:t>
        </w:r>
      </w:ins>
      <w:ins w:id="7" w:author="fcalado" w:date="2026-03-14T10:11:00Z" w16du:dateUtc="2026-03-14T14:11:00Z">
        <w:r w:rsidR="0073398C" w:rsidRPr="006B5182">
          <w:rPr>
            <w:rFonts w:ascii="Linux Libertine" w:eastAsia="Times New Roman" w:hAnsi="Linux Libertine" w:cs="Linux Libertine"/>
            <w:color w:val="000000"/>
            <w:szCs w:val="16"/>
          </w:rPr>
          <w:t>EQUITBL</w:t>
        </w:r>
      </w:ins>
      <w:ins w:id="8" w:author="fcalado" w:date="2026-03-14T15:45:00Z" w16du:dateUtc="2026-03-14T19:45:00Z">
        <w:r w:rsidR="00B87CC1" w:rsidRPr="006B5182">
          <w:rPr>
            <w:rFonts w:ascii="Linux Libertine" w:eastAsia="Times New Roman" w:hAnsi="Linux Libertine" w:cs="Linux Libertine"/>
            <w:color w:val="000000"/>
            <w:szCs w:val="16"/>
          </w:rPr>
          <w:t xml:space="preserve">, and </w:t>
        </w:r>
      </w:ins>
      <w:ins w:id="9" w:author="fcalado" w:date="2026-03-14T15:46:00Z" w16du:dateUtc="2026-03-14T19:46:00Z">
        <w:r w:rsidR="00B87CC1" w:rsidRPr="006B5182">
          <w:rPr>
            <w:rFonts w:ascii="Linux Libertine" w:eastAsia="Times New Roman" w:hAnsi="Linux Libertine" w:cs="Linux Libertine"/>
            <w:color w:val="000000"/>
            <w:szCs w:val="16"/>
          </w:rPr>
          <w:t>TANGO</w:t>
        </w:r>
      </w:ins>
      <w:r w:rsidRPr="006B5182">
        <w:rPr>
          <w:rFonts w:ascii="Linux Libertine" w:eastAsia="Times New Roman" w:hAnsi="Linux Libertine" w:cs="Linux Libertine"/>
          <w:color w:val="000000"/>
          <w:szCs w:val="16"/>
        </w:rPr>
        <w:t xml:space="preserve"> </w:t>
      </w:r>
      <w:r w:rsidR="00070E0D" w:rsidRPr="006B5182">
        <w:rPr>
          <w:rFonts w:ascii="Linux Libertine" w:eastAsia="Times New Roman" w:hAnsi="Linux Libertine" w:cs="Linux Libertine"/>
          <w:color w:val="000000"/>
          <w:szCs w:val="16"/>
        </w:rPr>
        <w:t>frameworks</w:t>
      </w:r>
      <w:r w:rsidRPr="006B5182">
        <w:rPr>
          <w:rFonts w:ascii="Linux Libertine" w:eastAsia="Times New Roman" w:hAnsi="Linux Libertine" w:cs="Linux Libertine"/>
          <w:color w:val="000000"/>
          <w:szCs w:val="16"/>
        </w:rPr>
        <w:t xml:space="preserve"> </w:t>
      </w:r>
      <w:r w:rsidR="00023998" w:rsidRPr="006B5182">
        <w:rPr>
          <w:rFonts w:ascii="Linux Libertine" w:eastAsia="Times New Roman" w:hAnsi="Linux Libertine" w:cs="Linux Libertine"/>
          <w:color w:val="000000"/>
          <w:szCs w:val="16"/>
        </w:rPr>
        <w:t>[</w:t>
      </w:r>
      <w:ins w:id="10" w:author="fcalado" w:date="2026-03-17T11:41:00Z" w16du:dateUtc="2026-03-17T15:41:00Z">
        <w:r w:rsidR="003E0169">
          <w:rPr>
            <w:rFonts w:ascii="Linux Libertine" w:eastAsia="Times New Roman" w:hAnsi="Linux Libertine" w:cs="Linux Libertine"/>
            <w:color w:val="000000"/>
            <w:szCs w:val="16"/>
          </w:rPr>
          <w:t>31</w:t>
        </w:r>
      </w:ins>
      <w:r w:rsidRPr="006B5182">
        <w:rPr>
          <w:rFonts w:ascii="Linux Libertine" w:eastAsia="Times New Roman" w:hAnsi="Linux Libertine" w:cs="Linux Libertine"/>
          <w:color w:val="000000"/>
          <w:szCs w:val="16"/>
        </w:rPr>
        <w:t xml:space="preserve">, </w:t>
      </w:r>
      <w:ins w:id="11" w:author="fcalado" w:date="2026-03-17T11:41:00Z" w16du:dateUtc="2026-03-17T15:41:00Z">
        <w:r w:rsidR="003E0169">
          <w:rPr>
            <w:rFonts w:ascii="Linux Libertine" w:eastAsia="Times New Roman" w:hAnsi="Linux Libertine" w:cs="Linux Libertine"/>
            <w:color w:val="000000"/>
            <w:szCs w:val="16"/>
          </w:rPr>
          <w:t>15</w:t>
        </w:r>
      </w:ins>
      <w:ins w:id="12" w:author="fcalado" w:date="2026-03-14T15:46:00Z" w16du:dateUtc="2026-03-14T19:46:00Z">
        <w:r w:rsidR="00B87CC1" w:rsidRPr="006B5182">
          <w:rPr>
            <w:rFonts w:ascii="Linux Libertine" w:eastAsia="Times New Roman" w:hAnsi="Linux Libertine" w:cs="Linux Libertine"/>
            <w:color w:val="000000"/>
            <w:szCs w:val="16"/>
          </w:rPr>
          <w:t xml:space="preserve">, </w:t>
        </w:r>
      </w:ins>
      <w:ins w:id="13" w:author="fcalado" w:date="2026-03-17T11:41:00Z" w16du:dateUtc="2026-03-17T15:41:00Z">
        <w:r w:rsidR="003E0169">
          <w:rPr>
            <w:rFonts w:ascii="Linux Libertine" w:eastAsia="Times New Roman" w:hAnsi="Linux Libertine" w:cs="Linux Libertine"/>
            <w:color w:val="000000"/>
            <w:szCs w:val="16"/>
          </w:rPr>
          <w:t>33</w:t>
        </w:r>
      </w:ins>
      <w:r w:rsidR="00D6313D" w:rsidRPr="006B5182">
        <w:rPr>
          <w:rFonts w:ascii="Linux Libertine" w:eastAsia="Times New Roman" w:hAnsi="Linux Libertine" w:cs="Linux Libertine"/>
          <w:color w:val="000000"/>
          <w:szCs w:val="16"/>
        </w:rPr>
        <w:t>]</w:t>
      </w:r>
      <w:r w:rsidRPr="006B5182">
        <w:rPr>
          <w:rFonts w:ascii="Linux Libertine" w:eastAsia="Times New Roman" w:hAnsi="Linux Libertine" w:cs="Linux Libertine"/>
          <w:color w:val="000000"/>
          <w:szCs w:val="16"/>
        </w:rPr>
        <w:t>—the paper</w:t>
      </w:r>
      <w:r w:rsidRPr="006B5182">
        <w:rPr>
          <w:rFonts w:ascii="Linux Libertine" w:hAnsi="Linux Libertine" w:cs="Linux Libertine"/>
          <w:color w:val="000000"/>
          <w:szCs w:val="16"/>
        </w:rPr>
        <w:t xml:space="preserve"> considers </w:t>
      </w:r>
      <w:r w:rsidR="0013119A" w:rsidRPr="006B5182">
        <w:rPr>
          <w:rFonts w:ascii="Linux Libertine" w:hAnsi="Linux Libertine" w:cs="Linux Libertine"/>
          <w:color w:val="000000"/>
          <w:szCs w:val="16"/>
        </w:rPr>
        <w:t>to what extent</w:t>
      </w:r>
      <w:r w:rsidRPr="006B5182">
        <w:rPr>
          <w:rFonts w:ascii="Linux Libertine" w:hAnsi="Linux Libertine" w:cs="Linux Libertine"/>
          <w:color w:val="000000"/>
          <w:szCs w:val="16"/>
        </w:rPr>
        <w:t xml:space="preserve"> </w:t>
      </w:r>
      <w:r w:rsidR="00E75FEF" w:rsidRPr="006B5182">
        <w:rPr>
          <w:rFonts w:ascii="Linux Libertine" w:hAnsi="Linux Libertine" w:cs="Linux Libertine"/>
          <w:color w:val="000000"/>
          <w:szCs w:val="16"/>
        </w:rPr>
        <w:t>existing techniques for evaluating bias</w:t>
      </w:r>
      <w:r w:rsidR="0013119A" w:rsidRPr="006B5182">
        <w:rPr>
          <w:rFonts w:ascii="Linux Libertine" w:hAnsi="Linux Libertine" w:cs="Linux Libertine"/>
          <w:color w:val="000000"/>
          <w:szCs w:val="16"/>
        </w:rPr>
        <w:t xml:space="preserve"> respond to </w:t>
      </w:r>
      <w:r w:rsidR="00E75FEF" w:rsidRPr="006B5182">
        <w:rPr>
          <w:rFonts w:ascii="Linux Libertine" w:hAnsi="Linux Libertine" w:cs="Linux Libertine"/>
          <w:color w:val="000000"/>
          <w:szCs w:val="16"/>
        </w:rPr>
        <w:t xml:space="preserve">this </w:t>
      </w:r>
      <w:r w:rsidRPr="006B5182">
        <w:rPr>
          <w:rFonts w:ascii="Linux Libertine" w:hAnsi="Linux Libertine" w:cs="Linux Libertine"/>
          <w:color w:val="000000"/>
          <w:szCs w:val="16"/>
        </w:rPr>
        <w:t>th</w:t>
      </w:r>
      <w:r w:rsidR="00070E0D" w:rsidRPr="006B5182">
        <w:rPr>
          <w:rFonts w:ascii="Linux Libertine" w:hAnsi="Linux Libertine" w:cs="Linux Libertine"/>
          <w:color w:val="000000"/>
          <w:szCs w:val="16"/>
        </w:rPr>
        <w:t>e</w:t>
      </w:r>
      <w:r w:rsidRPr="006B5182">
        <w:rPr>
          <w:rFonts w:ascii="Linux Libertine" w:hAnsi="Linux Libertine" w:cs="Linux Libertine"/>
          <w:color w:val="000000"/>
          <w:szCs w:val="16"/>
        </w:rPr>
        <w:t xml:space="preserve"> concept of gender as external</w:t>
      </w:r>
      <w:r w:rsidR="00E75FEF" w:rsidRPr="006B5182">
        <w:rPr>
          <w:rFonts w:ascii="Linux Libertine" w:hAnsi="Linux Libertine" w:cs="Linux Libertine"/>
          <w:color w:val="000000"/>
          <w:szCs w:val="16"/>
        </w:rPr>
        <w:t xml:space="preserve"> and</w:t>
      </w:r>
      <w:r w:rsidRPr="006B5182">
        <w:rPr>
          <w:rFonts w:ascii="Linux Libertine" w:hAnsi="Linux Libertine" w:cs="Linux Libertine"/>
          <w:color w:val="000000"/>
          <w:szCs w:val="16"/>
        </w:rPr>
        <w:t xml:space="preserve"> expressive. It</w:t>
      </w:r>
      <w:r w:rsidRPr="006B5182">
        <w:rPr>
          <w:rFonts w:ascii="Linux Libertine" w:eastAsia="Times New Roman" w:hAnsi="Linux Libertine" w:cs="Linux Libertine"/>
          <w:color w:val="000000"/>
          <w:szCs w:val="16"/>
        </w:rPr>
        <w:t xml:space="preserve"> concludes by outlining directions for future research that integrate theoretical insights from Trans Studies to better capture the material and relational dimensions of gender bias in language technologies</w:t>
      </w:r>
      <w:r w:rsidR="00E75FEF" w:rsidRPr="006B5182">
        <w:rPr>
          <w:rFonts w:ascii="Linux Libertine" w:eastAsia="Times New Roman" w:hAnsi="Linux Libertine" w:cs="Linux Libertine"/>
          <w:color w:val="000000"/>
          <w:szCs w:val="16"/>
        </w:rPr>
        <w:t>.</w:t>
      </w:r>
    </w:p>
    <w:p w14:paraId="40235068" w14:textId="4E894298" w:rsidR="003A1B1A" w:rsidRPr="006B5182" w:rsidRDefault="003A1B1A" w:rsidP="008579B0">
      <w:pPr>
        <w:pStyle w:val="Abstract"/>
        <w:rPr>
          <w:rFonts w:ascii="Linux Libertine" w:hAnsi="Linux Libertine" w:cs="Linux Libertine"/>
          <w:i/>
          <w:iCs/>
          <w:szCs w:val="16"/>
        </w:rPr>
      </w:pPr>
      <w:ins w:id="14" w:author="fcalado" w:date="2026-03-16T10:57:00Z" w16du:dateUtc="2026-03-16T14:57:00Z">
        <w:r w:rsidRPr="006B5182">
          <w:rPr>
            <w:rFonts w:ascii="Linux Libertine" w:eastAsia="Times New Roman" w:hAnsi="Linux Libertine" w:cs="Linux Libertine"/>
            <w:i/>
            <w:iCs/>
            <w:color w:val="000000"/>
            <w:szCs w:val="16"/>
          </w:rPr>
          <w:t xml:space="preserve">Note: this paper uses the term “trans” to refer to </w:t>
        </w:r>
      </w:ins>
      <w:ins w:id="15" w:author="fcalado" w:date="2026-03-16T10:59:00Z" w16du:dateUtc="2026-03-16T14:59:00Z">
        <w:r w:rsidRPr="006B5182">
          <w:rPr>
            <w:rFonts w:ascii="Linux Libertine" w:eastAsia="Times New Roman" w:hAnsi="Linux Libertine" w:cs="Linux Libertine"/>
            <w:i/>
            <w:iCs/>
            <w:color w:val="000000"/>
            <w:szCs w:val="16"/>
          </w:rPr>
          <w:t xml:space="preserve">all </w:t>
        </w:r>
      </w:ins>
      <w:ins w:id="16" w:author="fcalado" w:date="2026-03-16T10:57:00Z" w16du:dateUtc="2026-03-16T14:57:00Z">
        <w:r w:rsidRPr="006B5182">
          <w:rPr>
            <w:rFonts w:ascii="Linux Libertine" w:eastAsia="Times New Roman" w:hAnsi="Linux Libertine" w:cs="Linux Libertine"/>
            <w:i/>
            <w:iCs/>
            <w:color w:val="000000"/>
            <w:szCs w:val="16"/>
          </w:rPr>
          <w:t>identities</w:t>
        </w:r>
      </w:ins>
      <w:ins w:id="17" w:author="fcalado" w:date="2026-03-16T10:59:00Z" w16du:dateUtc="2026-03-16T14:59:00Z">
        <w:r w:rsidRPr="006B5182">
          <w:rPr>
            <w:rFonts w:ascii="Linux Libertine" w:eastAsia="Times New Roman" w:hAnsi="Linux Libertine" w:cs="Linux Libertine"/>
            <w:i/>
            <w:iCs/>
            <w:color w:val="000000"/>
            <w:szCs w:val="16"/>
          </w:rPr>
          <w:t xml:space="preserve"> that do not fall under cisgender male and cisgender female identities, including nonbinary,</w:t>
        </w:r>
      </w:ins>
      <w:ins w:id="18" w:author="fcalado" w:date="2026-03-16T11:00:00Z" w16du:dateUtc="2026-03-16T15:00:00Z">
        <w:r w:rsidRPr="006B5182">
          <w:rPr>
            <w:rFonts w:ascii="Linux Libertine" w:eastAsia="Times New Roman" w:hAnsi="Linux Libertine" w:cs="Linux Libertine"/>
            <w:i/>
            <w:iCs/>
            <w:color w:val="000000"/>
            <w:szCs w:val="16"/>
          </w:rPr>
          <w:t xml:space="preserve"> transfem</w:t>
        </w:r>
      </w:ins>
      <w:ins w:id="19" w:author="fcalado" w:date="2026-03-16T11:14:00Z" w16du:dateUtc="2026-03-16T15:14:00Z">
        <w:r w:rsidR="00014EA9" w:rsidRPr="006B5182">
          <w:rPr>
            <w:rFonts w:ascii="Linux Libertine" w:eastAsia="Times New Roman" w:hAnsi="Linux Libertine" w:cs="Linux Libertine"/>
            <w:i/>
            <w:iCs/>
            <w:color w:val="000000"/>
            <w:szCs w:val="16"/>
          </w:rPr>
          <w:t>inine,</w:t>
        </w:r>
      </w:ins>
      <w:ins w:id="20" w:author="fcalado" w:date="2026-03-16T11:00:00Z" w16du:dateUtc="2026-03-16T15:00:00Z">
        <w:r w:rsidRPr="006B5182">
          <w:rPr>
            <w:rFonts w:ascii="Linux Libertine" w:eastAsia="Times New Roman" w:hAnsi="Linux Libertine" w:cs="Linux Libertine"/>
            <w:i/>
            <w:iCs/>
            <w:color w:val="000000"/>
            <w:szCs w:val="16"/>
          </w:rPr>
          <w:t xml:space="preserve"> and transmasculine</w:t>
        </w:r>
      </w:ins>
      <w:ins w:id="21" w:author="fcalado" w:date="2026-03-16T11:14:00Z" w16du:dateUtc="2026-03-16T15:14:00Z">
        <w:r w:rsidR="00014EA9" w:rsidRPr="006B5182">
          <w:rPr>
            <w:rFonts w:ascii="Linux Libertine" w:eastAsia="Times New Roman" w:hAnsi="Linux Libertine" w:cs="Linux Libertine"/>
            <w:i/>
            <w:iCs/>
            <w:color w:val="000000"/>
            <w:szCs w:val="16"/>
          </w:rPr>
          <w:t xml:space="preserve"> identities</w:t>
        </w:r>
      </w:ins>
      <w:ins w:id="22" w:author="fcalado" w:date="2026-03-16T11:00:00Z" w16du:dateUtc="2026-03-16T15:00:00Z">
        <w:r w:rsidRPr="006B5182">
          <w:rPr>
            <w:rFonts w:ascii="Linux Libertine" w:eastAsia="Times New Roman" w:hAnsi="Linux Libertine" w:cs="Linux Libertine"/>
            <w:i/>
            <w:iCs/>
            <w:color w:val="000000"/>
            <w:szCs w:val="16"/>
          </w:rPr>
          <w:t>, among others.</w:t>
        </w:r>
      </w:ins>
    </w:p>
    <w:p w14:paraId="65CA1309" w14:textId="77777777" w:rsidR="005B434B" w:rsidRPr="006B5182" w:rsidRDefault="005B434B" w:rsidP="008579B0">
      <w:pPr>
        <w:pStyle w:val="CCSDescription"/>
        <w:rPr>
          <w:rFonts w:ascii="Linux Libertine" w:hAnsi="Linux Libertine" w:cs="Linux Libertine"/>
          <w:sz w:val="16"/>
          <w:szCs w:val="16"/>
        </w:rPr>
      </w:pPr>
      <w:r w:rsidRPr="006B5182">
        <w:rPr>
          <w:rStyle w:val="CCSHeadchar"/>
          <w:rFonts w:ascii="Linux Libertine" w:hAnsi="Linux Libertine" w:cs="Linux Libertine"/>
          <w:szCs w:val="18"/>
        </w:rPr>
        <w:t xml:space="preserve">CCS CONCEPTS </w:t>
      </w:r>
      <w:r w:rsidRPr="006B5182">
        <w:rPr>
          <w:rFonts w:ascii="Linux Libertine" w:hAnsi="Linux Libertine" w:cs="Linux Libertine"/>
          <w:sz w:val="16"/>
          <w:szCs w:val="16"/>
        </w:rPr>
        <w:t xml:space="preserve">• </w:t>
      </w:r>
      <w:r w:rsidR="00397D0F" w:rsidRPr="006B5182">
        <w:rPr>
          <w:rFonts w:ascii="Linux Libertine" w:hAnsi="Linux Libertine" w:cs="Linux Libertine"/>
          <w:sz w:val="16"/>
          <w:szCs w:val="16"/>
        </w:rPr>
        <w:t>Computing Methodologies</w:t>
      </w:r>
      <w:r w:rsidRPr="006B5182">
        <w:rPr>
          <w:rFonts w:ascii="Linux Libertine" w:hAnsi="Linux Libertine" w:cs="Linux Libertine"/>
          <w:b w:val="0"/>
          <w:sz w:val="16"/>
          <w:szCs w:val="16"/>
        </w:rPr>
        <w:t xml:space="preserve"> • </w:t>
      </w:r>
      <w:r w:rsidR="00397D0F" w:rsidRPr="006B5182">
        <w:rPr>
          <w:rFonts w:ascii="Linux Libertine" w:hAnsi="Linux Libertine" w:cs="Linux Libertine"/>
          <w:b w:val="0"/>
          <w:sz w:val="16"/>
          <w:szCs w:val="16"/>
        </w:rPr>
        <w:t>Artificial Intelligence</w:t>
      </w:r>
      <w:r w:rsidRPr="006B5182">
        <w:rPr>
          <w:rFonts w:ascii="Linux Libertine" w:hAnsi="Linux Libertine" w:cs="Linux Libertine"/>
          <w:b w:val="0"/>
          <w:sz w:val="16"/>
          <w:szCs w:val="16"/>
        </w:rPr>
        <w:t xml:space="preserve"> • </w:t>
      </w:r>
      <w:r w:rsidR="00397D0F" w:rsidRPr="006B5182">
        <w:rPr>
          <w:rFonts w:ascii="Linux Libertine" w:hAnsi="Linux Libertine" w:cs="Linux Libertine"/>
          <w:b w:val="0"/>
          <w:sz w:val="16"/>
          <w:szCs w:val="16"/>
        </w:rPr>
        <w:t>Natural language processing</w:t>
      </w:r>
    </w:p>
    <w:p w14:paraId="14492401" w14:textId="63060FDD" w:rsidR="005B434B" w:rsidRPr="006B5182" w:rsidRDefault="005B434B" w:rsidP="008579B0">
      <w:pPr>
        <w:pStyle w:val="KeyWords"/>
        <w:rPr>
          <w:rFonts w:ascii="Linux Libertine" w:hAnsi="Linux Libertine" w:cs="Linux Libertine"/>
          <w:b/>
          <w:szCs w:val="18"/>
        </w:rPr>
      </w:pPr>
      <w:r w:rsidRPr="006B5182">
        <w:rPr>
          <w:rStyle w:val="KeyWordHeadchar"/>
          <w:rFonts w:ascii="Linux Libertine" w:hAnsi="Linux Libertine" w:cs="Linux Libertine"/>
          <w:b/>
          <w:szCs w:val="18"/>
        </w:rPr>
        <w:t xml:space="preserve">Additional Keywords and Phrases: </w:t>
      </w:r>
      <w:r w:rsidR="00E11726" w:rsidRPr="006B5182">
        <w:rPr>
          <w:rFonts w:ascii="Linux Libertine" w:hAnsi="Linux Libertine" w:cs="Linux Libertine"/>
          <w:sz w:val="16"/>
          <w:szCs w:val="16"/>
        </w:rPr>
        <w:t xml:space="preserve">NLP, Gender bias, Transgender, </w:t>
      </w:r>
      <w:ins w:id="23" w:author="fcalado" w:date="2026-03-16T10:50:00Z" w16du:dateUtc="2026-03-16T14:50:00Z">
        <w:r w:rsidR="00CF4F23" w:rsidRPr="006B5182">
          <w:rPr>
            <w:rFonts w:ascii="Linux Libertine" w:hAnsi="Linux Libertine" w:cs="Linux Libertine"/>
            <w:sz w:val="16"/>
            <w:szCs w:val="16"/>
          </w:rPr>
          <w:t xml:space="preserve">Trans, </w:t>
        </w:r>
      </w:ins>
      <w:r w:rsidR="00E11726" w:rsidRPr="006B5182">
        <w:rPr>
          <w:rFonts w:ascii="Linux Libertine" w:hAnsi="Linux Libertine" w:cs="Linux Libertine"/>
          <w:sz w:val="16"/>
          <w:szCs w:val="16"/>
        </w:rPr>
        <w:t>Trans Studies, Bias Evaluation and Mitigation</w:t>
      </w:r>
    </w:p>
    <w:p w14:paraId="54F6E4C6" w14:textId="77777777" w:rsidR="005B434B" w:rsidRPr="006B5182" w:rsidRDefault="005B434B" w:rsidP="008579B0">
      <w:pPr>
        <w:pStyle w:val="ACMRefHead"/>
        <w:rPr>
          <w:rFonts w:ascii="Linux Libertine" w:hAnsi="Linux Libertine" w:cs="Linux Libertine"/>
        </w:rPr>
      </w:pPr>
      <w:r w:rsidRPr="006B5182">
        <w:rPr>
          <w:rFonts w:ascii="Linux Libertine" w:hAnsi="Linux Libertine" w:cs="Linux Libertine"/>
        </w:rPr>
        <w:t>ACM Reference Format:</w:t>
      </w:r>
    </w:p>
    <w:p w14:paraId="1EB3526E" w14:textId="77777777" w:rsidR="005B434B" w:rsidRPr="006B5182" w:rsidRDefault="005B434B" w:rsidP="008579B0">
      <w:pPr>
        <w:pStyle w:val="ACMRef"/>
        <w:rPr>
          <w:rFonts w:ascii="Linux Libertine" w:hAnsi="Linux Libertine" w:cs="Linux Libertine"/>
        </w:rPr>
      </w:pPr>
      <w:r w:rsidRPr="006B5182">
        <w:rPr>
          <w:rFonts w:ascii="Linux Libertine" w:hAnsi="Linux Libertine" w:cs="Linux Libertine"/>
        </w:rPr>
        <w:t>First Author’s Name, Initials, and Last Name, Second Author’s Name, Initials, and Last Name, and Third Author’s Name, Initials, and Last Name. 2018. The Title of the Paper: ACM Conference Proceedings Manuscript Submission Template: This is the subtitle of the paper, this document both explains and embodies the submission format for authors using Word. In Woodstock ’18: ACM Symposium on Neural Gaze Detection, June 03–05, 2018, Woodstock, NY. ACM, New York, NY, USA, 10 pages. NOTE: This block will be automatically generated when manuscripts are processed after acceptance.</w:t>
      </w:r>
    </w:p>
    <w:p w14:paraId="606DF8E9" w14:textId="77777777" w:rsidR="005B434B" w:rsidRPr="006B5182" w:rsidRDefault="005B434B"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t>Introduction</w:t>
      </w:r>
    </w:p>
    <w:p w14:paraId="75F2F043" w14:textId="18A16176" w:rsidR="00397D0F" w:rsidRPr="006B5182" w:rsidRDefault="00397D0F" w:rsidP="008579B0">
      <w:pPr>
        <w:pStyle w:val="Para"/>
        <w:ind w:firstLine="0"/>
        <w:rPr>
          <w:rFonts w:ascii="Linux Libertine" w:eastAsia="Times New Roman" w:hAnsi="Linux Libertine" w:cs="Linux Libertine"/>
          <w:color w:val="000000"/>
          <w:szCs w:val="18"/>
        </w:rPr>
      </w:pPr>
      <w:r w:rsidRPr="006B5182">
        <w:rPr>
          <w:rFonts w:ascii="Linux Libertine" w:eastAsia="Times New Roman" w:hAnsi="Linux Libertine" w:cs="Linux Libertine"/>
          <w:color w:val="000000"/>
          <w:szCs w:val="18"/>
        </w:rPr>
        <w:t>There is a global urgency to define</w:t>
      </w:r>
      <w:r w:rsidR="00786740" w:rsidRPr="006B5182">
        <w:rPr>
          <w:rFonts w:ascii="Linux Libertine" w:eastAsia="Times New Roman" w:hAnsi="Linux Libertine" w:cs="Linux Libertine"/>
          <w:color w:val="000000"/>
          <w:szCs w:val="18"/>
        </w:rPr>
        <w:t xml:space="preserve"> gender</w:t>
      </w:r>
      <w:r w:rsidRPr="006B5182">
        <w:rPr>
          <w:rFonts w:ascii="Linux Libertine" w:eastAsia="Times New Roman" w:hAnsi="Linux Libertine" w:cs="Linux Libertine"/>
          <w:color w:val="000000"/>
          <w:szCs w:val="18"/>
        </w:rPr>
        <w:t xml:space="preserve">. In various </w:t>
      </w:r>
      <w:r w:rsidRPr="006B5182">
        <w:rPr>
          <w:rFonts w:ascii="Linux Libertine" w:hAnsi="Linux Libertine" w:cs="Linux Libertine"/>
          <w:szCs w:val="18"/>
        </w:rPr>
        <w:t>countries</w:t>
      </w:r>
      <w:r w:rsidRPr="006B5182">
        <w:rPr>
          <w:rFonts w:ascii="Linux Libertine" w:eastAsia="Times New Roman" w:hAnsi="Linux Libertine" w:cs="Linux Libertine"/>
          <w:color w:val="000000"/>
          <w:szCs w:val="18"/>
        </w:rPr>
        <w:t xml:space="preserve"> around the world, gender designations like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transgender</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and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nonbinary</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are prompting backlash that has resulted in the retraction of hard-gained rights for LGBTQ+ groups, such as the </w:t>
      </w:r>
      <w:r w:rsidRPr="006B5182">
        <w:rPr>
          <w:rFonts w:ascii="Linux Libertine" w:hAnsi="Linux Libertine" w:cs="Linux Libertine"/>
          <w:color w:val="000000"/>
          <w:szCs w:val="18"/>
        </w:rPr>
        <w:t xml:space="preserve">recent </w:t>
      </w:r>
      <w:r w:rsidRPr="006B5182">
        <w:rPr>
          <w:rFonts w:ascii="Linux Libertine" w:eastAsia="Times New Roman" w:hAnsi="Linux Libertine" w:cs="Linux Libertine"/>
          <w:color w:val="000000"/>
          <w:szCs w:val="18"/>
        </w:rPr>
        <w:t xml:space="preserve">ban on gender-affirming care for minors in the USA </w:t>
      </w:r>
      <w:r w:rsidR="00023998"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28</w:t>
      </w:r>
      <w:r w:rsidR="00023998" w:rsidRPr="006B5182">
        <w:rPr>
          <w:rFonts w:ascii="Linux Libertine" w:eastAsia="Times New Roman" w:hAnsi="Linux Libertine" w:cs="Linux Libertine"/>
          <w:color w:val="000000"/>
          <w:szCs w:val="18"/>
        </w:rPr>
        <w:t>].</w:t>
      </w:r>
      <w:r w:rsidRPr="006B5182">
        <w:rPr>
          <w:rFonts w:ascii="Linux Libertine" w:eastAsia="Times New Roman" w:hAnsi="Linux Libertine" w:cs="Linux Libertine"/>
          <w:color w:val="000000"/>
          <w:szCs w:val="18"/>
        </w:rPr>
        <w:t xml:space="preserve"> This backlash takes what it terms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gender ideology</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or nontraditional views of gender that are not based on biological sex, as a rallying cry for political priorities that </w:t>
      </w:r>
      <w:r w:rsidR="0013119A" w:rsidRPr="006B5182">
        <w:rPr>
          <w:rFonts w:ascii="Linux Libertine" w:eastAsia="Times New Roman" w:hAnsi="Linux Libertine" w:cs="Linux Libertine"/>
          <w:color w:val="000000"/>
          <w:szCs w:val="18"/>
        </w:rPr>
        <w:t>align with patriarchal</w:t>
      </w:r>
      <w:r w:rsidR="00751AEE" w:rsidRPr="006B5182">
        <w:rPr>
          <w:rFonts w:ascii="Linux Libertine" w:eastAsia="Times New Roman" w:hAnsi="Linux Libertine" w:cs="Linux Libertine"/>
          <w:color w:val="000000"/>
          <w:szCs w:val="18"/>
        </w:rPr>
        <w:t xml:space="preserve"> and xenophobic</w:t>
      </w:r>
      <w:r w:rsidR="0013119A"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logic</w:t>
      </w:r>
      <w:r w:rsidR="0013119A" w:rsidRPr="006B5182">
        <w:rPr>
          <w:rFonts w:ascii="Linux Libertine" w:eastAsia="Times New Roman" w:hAnsi="Linux Libertine" w:cs="Linux Libertine"/>
          <w:color w:val="000000"/>
          <w:szCs w:val="18"/>
        </w:rPr>
        <w:t>s</w:t>
      </w:r>
      <w:r w:rsidRPr="006B5182">
        <w:rPr>
          <w:rFonts w:ascii="Linux Libertine" w:eastAsia="Times New Roman" w:hAnsi="Linux Libertine" w:cs="Linux Libertine"/>
          <w:color w:val="000000"/>
          <w:szCs w:val="18"/>
        </w:rPr>
        <w:t xml:space="preserve">, such as anti-immigrant discrimination </w:t>
      </w:r>
      <w:r w:rsidR="00D6313D"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8,</w:t>
      </w:r>
      <w:r w:rsidR="00D6313D"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25</w:t>
      </w:r>
      <w:r w:rsidR="00023998"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36</w:t>
      </w:r>
      <w:r w:rsidR="00D6313D" w:rsidRPr="006B5182">
        <w:rPr>
          <w:rFonts w:ascii="Linux Libertine" w:hAnsi="Linux Libertine" w:cs="Linux Libertine"/>
          <w:color w:val="000000"/>
          <w:szCs w:val="18"/>
        </w:rPr>
        <w:t>].</w:t>
      </w:r>
    </w:p>
    <w:p w14:paraId="5146A006" w14:textId="0B408C5F" w:rsidR="008579B0" w:rsidRPr="006B5182" w:rsidRDefault="00397D0F" w:rsidP="008579B0">
      <w:pPr>
        <w:pStyle w:val="ParaContinue"/>
        <w:ind w:firstLine="720"/>
        <w:rPr>
          <w:ins w:id="24" w:author="fcalado" w:date="2026-03-15T14:44:00Z" w16du:dateUtc="2026-03-15T18:44:00Z"/>
          <w:rFonts w:ascii="Linux Libertine" w:hAnsi="Linux Libertine" w:cs="Linux Libertine"/>
        </w:rPr>
      </w:pPr>
      <w:r w:rsidRPr="006B5182">
        <w:rPr>
          <w:rFonts w:ascii="Linux Libertine" w:eastAsia="Times New Roman" w:hAnsi="Linux Libertine" w:cs="Linux Libertine"/>
          <w:color w:val="000000"/>
          <w:szCs w:val="18"/>
        </w:rPr>
        <w:t xml:space="preserve">In response to attacks on </w:t>
      </w:r>
      <w:r w:rsidRPr="006B5182">
        <w:rPr>
          <w:rFonts w:ascii="Linux Libertine" w:hAnsi="Linux Libertine" w:cs="Linux Libertine"/>
          <w:color w:val="000000"/>
          <w:szCs w:val="18"/>
        </w:rPr>
        <w:t xml:space="preserve">so-called </w:t>
      </w:r>
      <w:r w:rsidRPr="006B5182">
        <w:rPr>
          <w:rFonts w:ascii="Linux Libertine" w:eastAsia="Times New Roman" w:hAnsi="Linux Libertine" w:cs="Linux Libertine"/>
          <w:color w:val="000000"/>
          <w:szCs w:val="18"/>
        </w:rPr>
        <w:t xml:space="preserve">gender ideology, some progressive groups have doubled down on a definition of gender that is based on internal identification rather than biological reality </w:t>
      </w:r>
      <w:r w:rsidR="00023998"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16</w:t>
      </w:r>
      <w:r w:rsidR="00023998"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Drawing from</w:t>
      </w:r>
      <w:r w:rsidR="00786740" w:rsidRPr="006B5182">
        <w:rPr>
          <w:rFonts w:ascii="Linux Libertine" w:eastAsia="Times New Roman" w:hAnsi="Linux Libertine" w:cs="Linux Libertine"/>
          <w:color w:val="000000"/>
          <w:szCs w:val="18"/>
        </w:rPr>
        <w:t xml:space="preserve"> foundational</w:t>
      </w:r>
      <w:r w:rsidRPr="006B5182">
        <w:rPr>
          <w:rFonts w:ascii="Linux Libertine" w:eastAsia="Times New Roman" w:hAnsi="Linux Libertine" w:cs="Linux Libertine"/>
          <w:color w:val="000000"/>
          <w:szCs w:val="18"/>
        </w:rPr>
        <w:t xml:space="preserve"> theories of gender, such as Judith Butler</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s </w:t>
      </w:r>
      <w:r w:rsidR="00D6313D"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7</w:t>
      </w:r>
      <w:r w:rsidR="00D6313D"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 xml:space="preserve">theory of Gender Performativity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discussed in more detail below), </w:t>
      </w:r>
      <w:r w:rsidR="0013119A" w:rsidRPr="006B5182">
        <w:rPr>
          <w:rFonts w:ascii="Linux Libertine" w:eastAsia="Times New Roman" w:hAnsi="Linux Libertine" w:cs="Linux Libertine"/>
          <w:color w:val="000000"/>
          <w:szCs w:val="18"/>
        </w:rPr>
        <w:t>which</w:t>
      </w:r>
      <w:r w:rsidRPr="006B5182">
        <w:rPr>
          <w:rFonts w:ascii="Linux Libertine" w:eastAsia="Times New Roman" w:hAnsi="Linux Libertine" w:cs="Linux Libertine"/>
          <w:color w:val="000000"/>
          <w:szCs w:val="18"/>
        </w:rPr>
        <w:t xml:space="preserve"> breaks down the rigid and causal relationship between sex and gender, </w:t>
      </w:r>
      <w:r w:rsidR="0013119A" w:rsidRPr="006B5182">
        <w:rPr>
          <w:rFonts w:ascii="Linux Libertine" w:eastAsia="Times New Roman" w:hAnsi="Linux Libertine" w:cs="Linux Libertine"/>
          <w:color w:val="000000"/>
          <w:szCs w:val="18"/>
        </w:rPr>
        <w:t xml:space="preserve">this perspective </w:t>
      </w:r>
      <w:r w:rsidRPr="006B5182">
        <w:rPr>
          <w:rFonts w:ascii="Linux Libertine" w:eastAsia="Times New Roman" w:hAnsi="Linux Libertine" w:cs="Linux Libertine"/>
          <w:color w:val="000000"/>
          <w:szCs w:val="18"/>
        </w:rPr>
        <w:t>leav</w:t>
      </w:r>
      <w:r w:rsidR="0013119A" w:rsidRPr="006B5182">
        <w:rPr>
          <w:rFonts w:ascii="Linux Libertine" w:eastAsia="Times New Roman" w:hAnsi="Linux Libertine" w:cs="Linux Libertine"/>
          <w:color w:val="000000"/>
          <w:szCs w:val="18"/>
        </w:rPr>
        <w:t>es</w:t>
      </w:r>
      <w:r w:rsidRPr="006B5182">
        <w:rPr>
          <w:rFonts w:ascii="Linux Libertine" w:eastAsia="Times New Roman" w:hAnsi="Linux Libertine" w:cs="Linux Libertine"/>
          <w:color w:val="000000"/>
          <w:szCs w:val="18"/>
        </w:rPr>
        <w:t xml:space="preserve"> room for individuals to identify </w:t>
      </w:r>
      <w:r w:rsidR="0013119A" w:rsidRPr="006B5182">
        <w:rPr>
          <w:rFonts w:ascii="Linux Libertine" w:eastAsia="Times New Roman" w:hAnsi="Linux Libertine" w:cs="Linux Libertine"/>
          <w:color w:val="000000"/>
          <w:szCs w:val="18"/>
        </w:rPr>
        <w:t>according to their personal perception and feeling, which</w:t>
      </w:r>
      <w:r w:rsidRPr="006B5182">
        <w:rPr>
          <w:rFonts w:ascii="Linux Libertine" w:eastAsia="Times New Roman" w:hAnsi="Linux Libertine" w:cs="Linux Libertine"/>
          <w:color w:val="000000"/>
          <w:szCs w:val="18"/>
        </w:rPr>
        <w:t xml:space="preserve"> may or may not correspond to their assigned sex at birth.</w:t>
      </w:r>
    </w:p>
    <w:p w14:paraId="57C6B43B" w14:textId="4D6821BB" w:rsidR="00E75FEF" w:rsidRPr="006B5182" w:rsidRDefault="00F964EE" w:rsidP="008579B0">
      <w:pPr>
        <w:pStyle w:val="Para"/>
        <w:ind w:firstLine="720"/>
        <w:rPr>
          <w:rFonts w:ascii="Linux Libertine" w:eastAsia="Times New Roman" w:hAnsi="Linux Libertine" w:cs="Linux Libertine"/>
          <w:color w:val="000000"/>
          <w:szCs w:val="18"/>
        </w:rPr>
      </w:pPr>
      <w:r w:rsidRPr="006B5182">
        <w:rPr>
          <w:rFonts w:ascii="Linux Libertine" w:eastAsia="Times New Roman" w:hAnsi="Linux Libertine" w:cs="Linux Libertine"/>
          <w:color w:val="000000"/>
          <w:szCs w:val="18"/>
        </w:rPr>
        <w:t xml:space="preserve">In contrast to the progressive view, </w:t>
      </w:r>
      <w:r w:rsidR="00E75FEF" w:rsidRPr="006B5182">
        <w:rPr>
          <w:rFonts w:ascii="Linux Libertine" w:eastAsia="Times New Roman" w:hAnsi="Linux Libertine" w:cs="Linux Libertine"/>
          <w:color w:val="000000"/>
          <w:szCs w:val="18"/>
        </w:rPr>
        <w:t xml:space="preserve">the </w:t>
      </w:r>
      <w:r w:rsidRPr="006B5182">
        <w:rPr>
          <w:rFonts w:ascii="Linux Libertine" w:eastAsia="Times New Roman" w:hAnsi="Linux Libertine" w:cs="Linux Libertine"/>
          <w:color w:val="000000"/>
          <w:szCs w:val="18"/>
        </w:rPr>
        <w:t>academic</w:t>
      </w:r>
      <w:r w:rsidR="00E75FEF" w:rsidRPr="006B5182">
        <w:rPr>
          <w:rFonts w:ascii="Linux Libertine" w:eastAsia="Times New Roman" w:hAnsi="Linux Libertine" w:cs="Linux Libertine"/>
          <w:color w:val="000000"/>
          <w:szCs w:val="18"/>
        </w:rPr>
        <w:t xml:space="preserve"> field of Trans Studies has been exploring paradigms </w:t>
      </w:r>
      <w:r w:rsidRPr="006B5182">
        <w:rPr>
          <w:rFonts w:ascii="Linux Libertine" w:eastAsia="Times New Roman" w:hAnsi="Linux Libertine" w:cs="Linux Libertine"/>
          <w:color w:val="000000"/>
          <w:szCs w:val="18"/>
        </w:rPr>
        <w:t>that d</w:t>
      </w:r>
      <w:r w:rsidR="00E75FEF" w:rsidRPr="006B5182">
        <w:rPr>
          <w:rFonts w:ascii="Linux Libertine" w:eastAsia="Times New Roman" w:hAnsi="Linux Libertine" w:cs="Linux Libertine"/>
          <w:color w:val="000000"/>
          <w:szCs w:val="18"/>
        </w:rPr>
        <w:t>escribe and represent non-normative forms of gender</w:t>
      </w:r>
      <w:r w:rsidRPr="006B5182">
        <w:rPr>
          <w:rFonts w:ascii="Linux Libertine" w:eastAsia="Times New Roman" w:hAnsi="Linux Libertine" w:cs="Linux Libertine"/>
          <w:color w:val="000000"/>
          <w:szCs w:val="18"/>
        </w:rPr>
        <w:t xml:space="preserve"> </w:t>
      </w:r>
      <w:r w:rsidR="00786740" w:rsidRPr="006B5182">
        <w:rPr>
          <w:rFonts w:ascii="Linux Libertine" w:eastAsia="Times New Roman" w:hAnsi="Linux Libertine" w:cs="Linux Libertine"/>
          <w:color w:val="000000"/>
          <w:szCs w:val="18"/>
        </w:rPr>
        <w:t>according to its expressive characteristics</w:t>
      </w:r>
      <w:r w:rsidRPr="006B5182">
        <w:rPr>
          <w:rFonts w:ascii="Linux Libertine" w:eastAsia="Times New Roman" w:hAnsi="Linux Libertine" w:cs="Linux Libertine"/>
          <w:color w:val="000000"/>
          <w:szCs w:val="18"/>
        </w:rPr>
        <w:t>. One</w:t>
      </w:r>
      <w:r w:rsidR="00E75FEF" w:rsidRPr="006B5182">
        <w:rPr>
          <w:rFonts w:ascii="Linux Libertine" w:eastAsia="Times New Roman" w:hAnsi="Linux Libertine" w:cs="Linux Libertine"/>
          <w:color w:val="000000"/>
          <w:szCs w:val="18"/>
        </w:rPr>
        <w:t xml:space="preserve"> perspective</w:t>
      </w:r>
      <w:r w:rsidRPr="006B5182">
        <w:rPr>
          <w:rFonts w:ascii="Linux Libertine" w:eastAsia="Times New Roman" w:hAnsi="Linux Libertine" w:cs="Linux Libertine"/>
          <w:color w:val="000000"/>
          <w:szCs w:val="18"/>
        </w:rPr>
        <w:t xml:space="preserve"> from this field</w:t>
      </w:r>
      <w:r w:rsidR="00E75FEF" w:rsidRPr="006B5182">
        <w:rPr>
          <w:rFonts w:ascii="Linux Libertine" w:eastAsia="Times New Roman" w:hAnsi="Linux Libertine" w:cs="Linux Libertine"/>
          <w:color w:val="000000"/>
          <w:szCs w:val="18"/>
        </w:rPr>
        <w:t xml:space="preserve">, called </w:t>
      </w:r>
      <w:r w:rsidR="00E75FEF" w:rsidRPr="006B5182">
        <w:rPr>
          <w:rFonts w:ascii="Linux Libertine" w:hAnsi="Linux Libertine" w:cs="Linux Libertine"/>
          <w:color w:val="000000"/>
          <w:szCs w:val="18"/>
        </w:rPr>
        <w:t>“</w:t>
      </w:r>
      <w:r w:rsidR="00E75FEF" w:rsidRPr="006B5182">
        <w:rPr>
          <w:rFonts w:ascii="Linux Libertine" w:eastAsia="Times New Roman" w:hAnsi="Linux Libertine" w:cs="Linux Libertine"/>
          <w:color w:val="000000"/>
          <w:szCs w:val="18"/>
        </w:rPr>
        <w:t>trans materialism</w:t>
      </w:r>
      <w:r w:rsidR="00E75FEF" w:rsidRPr="006B5182">
        <w:rPr>
          <w:rFonts w:ascii="Linux Libertine" w:hAnsi="Linux Libertine" w:cs="Linux Libertine"/>
          <w:color w:val="000000"/>
          <w:szCs w:val="18"/>
        </w:rPr>
        <w:t>”</w:t>
      </w:r>
      <w:r w:rsidR="00E75FEF" w:rsidRPr="006B5182">
        <w:rPr>
          <w:rFonts w:ascii="Linux Libertine" w:eastAsia="Times New Roman" w:hAnsi="Linux Libertine" w:cs="Linux Libertine"/>
          <w:color w:val="000000"/>
          <w:szCs w:val="18"/>
        </w:rPr>
        <w:t xml:space="preserve">, is based on the notion that gender </w:t>
      </w:r>
      <w:r w:rsidRPr="006B5182">
        <w:rPr>
          <w:rFonts w:ascii="Linux Libertine" w:eastAsia="Times New Roman" w:hAnsi="Linux Libertine" w:cs="Linux Libertine"/>
          <w:color w:val="000000"/>
          <w:szCs w:val="18"/>
        </w:rPr>
        <w:t xml:space="preserve">operates externally, and ought to be evident in </w:t>
      </w:r>
      <w:r w:rsidR="0013119A" w:rsidRPr="006B5182">
        <w:rPr>
          <w:rFonts w:ascii="Linux Libertine" w:eastAsia="Times New Roman" w:hAnsi="Linux Libertine" w:cs="Linux Libertine"/>
          <w:color w:val="000000"/>
          <w:szCs w:val="18"/>
        </w:rPr>
        <w:t xml:space="preserve">behavior, </w:t>
      </w:r>
      <w:r w:rsidRPr="006B5182">
        <w:rPr>
          <w:rFonts w:ascii="Linux Libertine" w:eastAsia="Times New Roman" w:hAnsi="Linux Libertine" w:cs="Linux Libertine"/>
          <w:color w:val="000000"/>
          <w:szCs w:val="18"/>
        </w:rPr>
        <w:t>social relations</w:t>
      </w:r>
      <w:r w:rsidR="0013119A" w:rsidRPr="006B5182">
        <w:rPr>
          <w:rFonts w:ascii="Linux Libertine" w:eastAsia="Times New Roman" w:hAnsi="Linux Libertine" w:cs="Linux Libertine"/>
          <w:color w:val="000000"/>
          <w:szCs w:val="18"/>
        </w:rPr>
        <w:t xml:space="preserve">, and </w:t>
      </w:r>
      <w:r w:rsidR="00786740" w:rsidRPr="006B5182">
        <w:rPr>
          <w:rFonts w:ascii="Linux Libertine" w:eastAsia="Times New Roman" w:hAnsi="Linux Libertine" w:cs="Linux Libertine"/>
          <w:color w:val="000000"/>
          <w:szCs w:val="18"/>
        </w:rPr>
        <w:t>appearance</w:t>
      </w:r>
      <w:r w:rsidRPr="006B5182">
        <w:rPr>
          <w:rFonts w:ascii="Linux Libertine" w:eastAsia="Times New Roman" w:hAnsi="Linux Libertine" w:cs="Linux Libertine"/>
          <w:color w:val="000000"/>
          <w:szCs w:val="18"/>
        </w:rPr>
        <w:t xml:space="preserve"> </w:t>
      </w:r>
      <w:r w:rsidR="00E75FEF" w:rsidRPr="006B5182">
        <w:rPr>
          <w:rFonts w:ascii="Linux Libertine" w:eastAsia="Times New Roman" w:hAnsi="Linux Libertine" w:cs="Linux Libertine"/>
          <w:color w:val="000000"/>
          <w:szCs w:val="18"/>
        </w:rPr>
        <w:t>[1]. Its logic, simply put, states that if gender is conceived as an</w:t>
      </w:r>
      <w:r w:rsidR="0013119A" w:rsidRPr="006B5182">
        <w:rPr>
          <w:rFonts w:ascii="Linux Libertine" w:eastAsia="Times New Roman" w:hAnsi="Linux Libertine" w:cs="Linux Libertine"/>
          <w:color w:val="000000"/>
          <w:szCs w:val="18"/>
        </w:rPr>
        <w:t xml:space="preserve"> </w:t>
      </w:r>
      <w:r w:rsidR="00786740" w:rsidRPr="006B5182">
        <w:rPr>
          <w:rFonts w:ascii="Linux Libertine" w:eastAsia="Times New Roman" w:hAnsi="Linux Libertine" w:cs="Linux Libertine"/>
          <w:color w:val="000000"/>
          <w:szCs w:val="18"/>
        </w:rPr>
        <w:t>external</w:t>
      </w:r>
      <w:r w:rsidR="00E75FEF" w:rsidRPr="006B5182">
        <w:rPr>
          <w:rFonts w:ascii="Linux Libertine" w:eastAsia="Times New Roman" w:hAnsi="Linux Libertine" w:cs="Linux Libertine"/>
          <w:color w:val="000000"/>
          <w:szCs w:val="18"/>
        </w:rPr>
        <w:t xml:space="preserve"> </w:t>
      </w:r>
      <w:r w:rsidR="00E75FEF" w:rsidRPr="006B5182">
        <w:rPr>
          <w:rFonts w:ascii="Linux Libertine" w:eastAsia="Times New Roman" w:hAnsi="Linux Libertine" w:cs="Linux Libertine"/>
          <w:color w:val="000000"/>
          <w:szCs w:val="18"/>
        </w:rPr>
        <w:lastRenderedPageBreak/>
        <w:t>phenomenon</w:t>
      </w:r>
      <w:r w:rsidR="00E75FEF" w:rsidRPr="006B5182">
        <w:rPr>
          <w:rFonts w:ascii="Linux Libertine" w:hAnsi="Linux Libertine" w:cs="Linux Libertine"/>
          <w:color w:val="000000"/>
          <w:szCs w:val="18"/>
        </w:rPr>
        <w:t xml:space="preserve">, </w:t>
      </w:r>
      <w:r w:rsidR="00E75FEF" w:rsidRPr="006B5182">
        <w:rPr>
          <w:rFonts w:ascii="Linux Libertine" w:eastAsia="Times New Roman" w:hAnsi="Linux Libertine" w:cs="Linux Libertine"/>
          <w:color w:val="000000"/>
          <w:szCs w:val="18"/>
        </w:rPr>
        <w:t>it will be easier to make visible those who are non-conforming</w:t>
      </w:r>
      <w:r w:rsidR="00786740" w:rsidRPr="006B5182">
        <w:rPr>
          <w:rFonts w:ascii="Linux Libertine" w:eastAsia="Times New Roman" w:hAnsi="Linux Libertine" w:cs="Linux Libertine"/>
          <w:color w:val="000000"/>
          <w:szCs w:val="18"/>
        </w:rPr>
        <w:t xml:space="preserve"> to gender norms</w:t>
      </w:r>
      <w:r w:rsidR="00E75FEF" w:rsidRPr="006B5182">
        <w:rPr>
          <w:rFonts w:ascii="Linux Libertine" w:eastAsia="Times New Roman" w:hAnsi="Linux Libertine" w:cs="Linux Libertine"/>
          <w:color w:val="000000"/>
          <w:szCs w:val="18"/>
        </w:rPr>
        <w:t>, and therefore most marginalized</w:t>
      </w:r>
      <w:r w:rsidR="00786740" w:rsidRPr="006B5182">
        <w:rPr>
          <w:rFonts w:ascii="Linux Libertine" w:eastAsia="Times New Roman" w:hAnsi="Linux Libertine" w:cs="Linux Libertine"/>
          <w:color w:val="000000"/>
          <w:szCs w:val="18"/>
        </w:rPr>
        <w:t>.</w:t>
      </w:r>
    </w:p>
    <w:p w14:paraId="79272145" w14:textId="497D29DB" w:rsidR="008579B0" w:rsidRPr="006B5182" w:rsidRDefault="0013119A" w:rsidP="008579B0">
      <w:pPr>
        <w:pStyle w:val="Para"/>
        <w:ind w:firstLine="720"/>
        <w:rPr>
          <w:ins w:id="25" w:author="fcalado" w:date="2026-03-15T14:41:00Z" w16du:dateUtc="2026-03-15T18:41:00Z"/>
          <w:rFonts w:ascii="Linux Libertine" w:hAnsi="Linux Libertine" w:cs="Linux Libertine"/>
        </w:rPr>
      </w:pPr>
      <w:r w:rsidRPr="006B5182">
        <w:rPr>
          <w:rFonts w:ascii="Linux Libertine" w:eastAsia="Times New Roman" w:hAnsi="Linux Libertine" w:cs="Linux Libertine"/>
          <w:color w:val="000000"/>
          <w:szCs w:val="18"/>
        </w:rPr>
        <w:t>Across</w:t>
      </w:r>
      <w:r w:rsidR="00F964EE" w:rsidRPr="006B5182">
        <w:rPr>
          <w:rFonts w:ascii="Linux Libertine" w:eastAsia="Times New Roman" w:hAnsi="Linux Libertine" w:cs="Linux Libertine"/>
          <w:color w:val="000000"/>
          <w:szCs w:val="18"/>
        </w:rPr>
        <w:t xml:space="preserve"> the disciplinary divide,</w:t>
      </w:r>
      <w:r w:rsidR="00E75FEF" w:rsidRPr="006B5182">
        <w:rPr>
          <w:rFonts w:ascii="Linux Libertine" w:eastAsia="Times New Roman" w:hAnsi="Linux Libertine" w:cs="Linux Libertine"/>
          <w:color w:val="000000"/>
          <w:szCs w:val="18"/>
        </w:rPr>
        <w:t xml:space="preserve"> NLP has been developing </w:t>
      </w:r>
      <w:r w:rsidR="00F964EE" w:rsidRPr="006B5182">
        <w:rPr>
          <w:rFonts w:ascii="Linux Libertine" w:eastAsia="Times New Roman" w:hAnsi="Linux Libertine" w:cs="Linux Libertine"/>
          <w:color w:val="000000"/>
          <w:szCs w:val="18"/>
        </w:rPr>
        <w:t xml:space="preserve">various </w:t>
      </w:r>
      <w:r w:rsidR="00E75FEF" w:rsidRPr="006B5182">
        <w:rPr>
          <w:rFonts w:ascii="Linux Libertine" w:eastAsia="Times New Roman" w:hAnsi="Linux Libertine" w:cs="Linux Libertine"/>
          <w:color w:val="000000"/>
          <w:szCs w:val="18"/>
        </w:rPr>
        <w:t>methods for studying gender bias in language</w:t>
      </w:r>
      <w:r w:rsidRPr="006B5182">
        <w:rPr>
          <w:rFonts w:ascii="Linux Libertine" w:eastAsia="Times New Roman" w:hAnsi="Linux Libertine" w:cs="Linux Libertine"/>
          <w:color w:val="000000"/>
          <w:szCs w:val="18"/>
        </w:rPr>
        <w:t xml:space="preserve"> forms</w:t>
      </w:r>
      <w:r w:rsidR="00397D0F" w:rsidRPr="006B5182">
        <w:rPr>
          <w:rFonts w:ascii="Linux Libertine" w:eastAsia="Times New Roman" w:hAnsi="Linux Libertine" w:cs="Linux Libertine"/>
          <w:color w:val="000000"/>
          <w:szCs w:val="18"/>
        </w:rPr>
        <w:t xml:space="preserve">. Over the past several years, such methods have ranged from Word Embedding approaches </w:t>
      </w:r>
      <w:r w:rsidR="00D6313D"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6</w:t>
      </w:r>
      <w:r w:rsidR="00D6313D" w:rsidRPr="006B5182">
        <w:rPr>
          <w:rFonts w:ascii="Linux Libertine" w:eastAsia="Times New Roman" w:hAnsi="Linux Libertine" w:cs="Linux Libertine"/>
          <w:color w:val="000000"/>
          <w:szCs w:val="18"/>
        </w:rPr>
        <w:t xml:space="preserve">], </w:t>
      </w:r>
      <w:r w:rsidR="00397D0F" w:rsidRPr="006B5182">
        <w:rPr>
          <w:rFonts w:ascii="Linux Libertine" w:eastAsia="Times New Roman" w:hAnsi="Linux Libertine" w:cs="Linux Libertine"/>
          <w:color w:val="000000"/>
          <w:szCs w:val="18"/>
        </w:rPr>
        <w:t xml:space="preserve">to Coreference Resolution tasks </w:t>
      </w:r>
      <w:r w:rsidR="00386DA1"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35</w:t>
      </w:r>
      <w:r w:rsidR="00386DA1" w:rsidRPr="006B5182">
        <w:rPr>
          <w:rFonts w:ascii="Linux Libertine" w:eastAsia="Times New Roman" w:hAnsi="Linux Libertine" w:cs="Linux Libertine"/>
          <w:color w:val="000000"/>
          <w:szCs w:val="18"/>
        </w:rPr>
        <w:t>]</w:t>
      </w:r>
      <w:r w:rsidR="002B2B8E" w:rsidRPr="006B5182">
        <w:rPr>
          <w:rFonts w:ascii="Linux Libertine" w:eastAsia="Times New Roman" w:hAnsi="Linux Libertine" w:cs="Linux Libertine"/>
          <w:color w:val="000000"/>
          <w:szCs w:val="18"/>
        </w:rPr>
        <w:t xml:space="preserve">, </w:t>
      </w:r>
      <w:r w:rsidR="00397D0F" w:rsidRPr="006B5182">
        <w:rPr>
          <w:rFonts w:ascii="Linux Libertine" w:eastAsia="Times New Roman" w:hAnsi="Linux Libertine" w:cs="Linux Libertine"/>
          <w:color w:val="000000"/>
          <w:szCs w:val="18"/>
        </w:rPr>
        <w:t>and more recently, Language Generation methods</w:t>
      </w:r>
      <w:r w:rsidR="00751AEE" w:rsidRPr="006B5182">
        <w:rPr>
          <w:rFonts w:ascii="Linux Libertine" w:eastAsia="Times New Roman" w:hAnsi="Linux Libertine" w:cs="Linux Libertine"/>
          <w:color w:val="000000"/>
          <w:szCs w:val="18"/>
        </w:rPr>
        <w:t xml:space="preserve"> that include prompting</w:t>
      </w:r>
      <w:r w:rsidR="00397D0F" w:rsidRPr="006B5182">
        <w:rPr>
          <w:rFonts w:ascii="Linux Libertine" w:eastAsia="Times New Roman" w:hAnsi="Linux Libertine" w:cs="Linux Libertine"/>
          <w:color w:val="000000"/>
          <w:szCs w:val="18"/>
        </w:rPr>
        <w:t xml:space="preserve"> </w:t>
      </w:r>
      <w:r w:rsidR="00023998"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27</w:t>
      </w:r>
      <w:r w:rsidR="00023998" w:rsidRPr="006B5182">
        <w:rPr>
          <w:rFonts w:ascii="Linux Libertine" w:eastAsia="Times New Roman" w:hAnsi="Linux Libertine" w:cs="Linux Libertine"/>
          <w:color w:val="000000"/>
          <w:szCs w:val="18"/>
        </w:rPr>
        <w:t>].</w:t>
      </w:r>
      <w:r w:rsidR="007D146F" w:rsidRPr="006B5182">
        <w:rPr>
          <w:rFonts w:ascii="Linux Libertine" w:eastAsia="Times New Roman" w:hAnsi="Linux Libertine" w:cs="Linux Libertine"/>
          <w:color w:val="000000"/>
          <w:szCs w:val="18"/>
        </w:rPr>
        <w:t xml:space="preserve"> </w:t>
      </w:r>
      <w:r w:rsidR="00751AEE" w:rsidRPr="006B5182">
        <w:rPr>
          <w:rFonts w:ascii="Linux Libertine" w:eastAsia="Times New Roman" w:hAnsi="Linux Libertine" w:cs="Linux Libertine"/>
          <w:color w:val="000000"/>
          <w:szCs w:val="18"/>
        </w:rPr>
        <w:t xml:space="preserve">Most recently, a </w:t>
      </w:r>
      <w:r w:rsidR="000C4706" w:rsidRPr="006B5182">
        <w:rPr>
          <w:rFonts w:ascii="Linux Libertine" w:eastAsia="Times New Roman" w:hAnsi="Linux Libertine" w:cs="Linux Libertine"/>
          <w:color w:val="000000"/>
          <w:szCs w:val="18"/>
        </w:rPr>
        <w:t>growing number of</w:t>
      </w:r>
      <w:r w:rsidR="007D146F" w:rsidRPr="006B5182">
        <w:rPr>
          <w:rFonts w:ascii="Linux Libertine" w:eastAsia="Times New Roman" w:hAnsi="Linux Libertine" w:cs="Linux Libertine"/>
          <w:color w:val="000000"/>
          <w:szCs w:val="18"/>
        </w:rPr>
        <w:t xml:space="preserve"> these methods address </w:t>
      </w:r>
      <w:r w:rsidR="000C4706" w:rsidRPr="006B5182">
        <w:rPr>
          <w:rFonts w:ascii="Linux Libertine" w:eastAsia="Times New Roman" w:hAnsi="Linux Libertine" w:cs="Linux Libertine"/>
          <w:color w:val="000000"/>
          <w:szCs w:val="18"/>
        </w:rPr>
        <w:t xml:space="preserve">queer and </w:t>
      </w:r>
      <w:r w:rsidR="007D146F" w:rsidRPr="006B5182">
        <w:rPr>
          <w:rFonts w:ascii="Linux Libertine" w:eastAsia="Times New Roman" w:hAnsi="Linux Libertine" w:cs="Linux Libertine"/>
          <w:color w:val="000000"/>
          <w:szCs w:val="18"/>
        </w:rPr>
        <w:t>trans</w:t>
      </w:r>
      <w:ins w:id="26" w:author="fcalado" w:date="2026-03-16T10:50:00Z" w16du:dateUtc="2026-03-16T14:50:00Z">
        <w:r w:rsidR="00CF4F23" w:rsidRPr="006B5182">
          <w:rPr>
            <w:rFonts w:ascii="Linux Libertine" w:eastAsia="Times New Roman" w:hAnsi="Linux Libertine" w:cs="Linux Libertine"/>
            <w:color w:val="000000"/>
            <w:szCs w:val="18"/>
          </w:rPr>
          <w:t xml:space="preserve"> </w:t>
        </w:r>
      </w:ins>
      <w:r w:rsidR="007D146F" w:rsidRPr="006B5182">
        <w:rPr>
          <w:rFonts w:ascii="Linux Libertine" w:eastAsia="Times New Roman" w:hAnsi="Linux Libertine" w:cs="Linux Libertine"/>
          <w:color w:val="000000"/>
          <w:szCs w:val="18"/>
        </w:rPr>
        <w:t xml:space="preserve">bias </w:t>
      </w:r>
      <w:r w:rsidR="000C4706" w:rsidRPr="006B5182">
        <w:rPr>
          <w:rFonts w:ascii="Linux Libertine" w:eastAsia="Times New Roman" w:hAnsi="Linux Libertine" w:cs="Linux Libertine"/>
          <w:color w:val="000000"/>
          <w:szCs w:val="18"/>
        </w:rPr>
        <w:t xml:space="preserve">in particular </w:t>
      </w:r>
      <w:r w:rsidR="00023998"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19</w:t>
      </w:r>
      <w:r w:rsidR="00023998"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33, 31, 15</w:t>
      </w:r>
      <w:r w:rsidR="002B2B8E" w:rsidRPr="006B5182">
        <w:rPr>
          <w:rFonts w:ascii="Linux Libertine" w:eastAsia="Times New Roman" w:hAnsi="Linux Libertine" w:cs="Linux Libertine"/>
          <w:color w:val="000000"/>
          <w:szCs w:val="18"/>
        </w:rPr>
        <w:t>].</w:t>
      </w:r>
      <w:r w:rsidR="00ED0F0A" w:rsidRPr="006B5182">
        <w:rPr>
          <w:rFonts w:ascii="Linux Libertine" w:eastAsia="Times New Roman" w:hAnsi="Linux Libertine" w:cs="Linux Libertine"/>
          <w:color w:val="000000"/>
          <w:szCs w:val="18"/>
        </w:rPr>
        <w:t xml:space="preserve"> Through the analysis of concrete linguistic features, these bias detection and mitigation techniques </w:t>
      </w:r>
      <w:r w:rsidR="00ED0F0A" w:rsidRPr="006B5182">
        <w:rPr>
          <w:rFonts w:ascii="Linux Libertine" w:hAnsi="Linux Libertine" w:cs="Linux Libertine"/>
          <w:color w:val="000000"/>
          <w:szCs w:val="18"/>
        </w:rPr>
        <w:t>aim</w:t>
      </w:r>
      <w:r w:rsidR="00ED0F0A" w:rsidRPr="006B5182">
        <w:rPr>
          <w:rFonts w:ascii="Linux Libertine" w:eastAsia="Times New Roman" w:hAnsi="Linux Libertine" w:cs="Linux Libertine"/>
          <w:color w:val="000000"/>
          <w:szCs w:val="18"/>
        </w:rPr>
        <w:t xml:space="preserve"> to make explicit the ways that language forms encode harmful perceptions of gender.</w:t>
      </w:r>
    </w:p>
    <w:p w14:paraId="65AE4D58" w14:textId="05B5FE3D" w:rsidR="00397D0F" w:rsidRPr="006B5182" w:rsidRDefault="00397D0F" w:rsidP="003523D3">
      <w:pPr>
        <w:pStyle w:val="PostHeadPara"/>
        <w:ind w:firstLine="720"/>
        <w:rPr>
          <w:rFonts w:ascii="Linux Libertine" w:hAnsi="Linux Libertine" w:cs="Linux Libertine"/>
        </w:rPr>
      </w:pPr>
      <w:r w:rsidRPr="006B5182">
        <w:rPr>
          <w:rFonts w:ascii="Linux Libertine" w:hAnsi="Linux Libertine" w:cs="Linux Libertine"/>
        </w:rPr>
        <w:t xml:space="preserve">This paper explores how </w:t>
      </w:r>
      <w:r w:rsidR="000C4706" w:rsidRPr="006B5182">
        <w:rPr>
          <w:rFonts w:ascii="Linux Libertine" w:hAnsi="Linux Libertine" w:cs="Linux Libertine"/>
        </w:rPr>
        <w:t xml:space="preserve">theorizing from Trans Studies </w:t>
      </w:r>
      <w:r w:rsidRPr="006B5182">
        <w:rPr>
          <w:rFonts w:ascii="Linux Libertine" w:hAnsi="Linux Libertine" w:cs="Linux Libertine"/>
        </w:rPr>
        <w:t xml:space="preserve">might be applied to current methods in NLP, focusing on </w:t>
      </w:r>
      <w:ins w:id="27" w:author="fcalado" w:date="2026-03-14T14:39:00Z" w16du:dateUtc="2026-03-14T18:39:00Z">
        <w:r w:rsidR="00F3107A" w:rsidRPr="006B5182">
          <w:rPr>
            <w:rFonts w:ascii="Linux Libertine" w:hAnsi="Linux Libertine" w:cs="Linux Libertine"/>
          </w:rPr>
          <w:t xml:space="preserve">three </w:t>
        </w:r>
      </w:ins>
      <w:r w:rsidRPr="006B5182">
        <w:rPr>
          <w:rFonts w:ascii="Linux Libertine" w:hAnsi="Linux Libertine" w:cs="Linux Libertine"/>
        </w:rPr>
        <w:t xml:space="preserve">recent </w:t>
      </w:r>
      <w:r w:rsidR="000C4706" w:rsidRPr="006B5182">
        <w:rPr>
          <w:rFonts w:ascii="Linux Libertine" w:hAnsi="Linux Libertine" w:cs="Linux Libertine"/>
        </w:rPr>
        <w:t>frameworks</w:t>
      </w:r>
      <w:r w:rsidRPr="006B5182">
        <w:rPr>
          <w:rFonts w:ascii="Linux Libertine" w:hAnsi="Linux Libertine" w:cs="Linux Libertine"/>
        </w:rPr>
        <w:t xml:space="preserve"> for detecting </w:t>
      </w:r>
      <w:ins w:id="28" w:author="fcalado" w:date="2026-03-16T12:37:00Z" w16du:dateUtc="2026-03-16T16:37:00Z">
        <w:r w:rsidR="00812A37" w:rsidRPr="006B5182">
          <w:rPr>
            <w:rFonts w:ascii="Linux Libertine" w:hAnsi="Linux Libertine" w:cs="Linux Libertine"/>
          </w:rPr>
          <w:t>trans bias</w:t>
        </w:r>
      </w:ins>
      <w:r w:rsidRPr="006B5182">
        <w:rPr>
          <w:rFonts w:ascii="Linux Libertine" w:hAnsi="Linux Libertine" w:cs="Linux Libertine"/>
        </w:rPr>
        <w:t xml:space="preserve"> in language</w:t>
      </w:r>
      <w:ins w:id="29" w:author="fcalado" w:date="2026-03-16T10:52:00Z" w16du:dateUtc="2026-03-16T14:52:00Z">
        <w:r w:rsidR="00CF4F23" w:rsidRPr="006B5182">
          <w:rPr>
            <w:rFonts w:ascii="Linux Libertine" w:hAnsi="Linux Libertine" w:cs="Linux Libertine"/>
          </w:rPr>
          <w:t xml:space="preserve">: </w:t>
        </w:r>
      </w:ins>
      <w:r w:rsidRPr="006B5182">
        <w:rPr>
          <w:rFonts w:ascii="Linux Libertine" w:hAnsi="Linux Libertine" w:cs="Linux Libertine"/>
        </w:rPr>
        <w:t>TIDEs</w:t>
      </w:r>
      <w:ins w:id="30" w:author="fcalado" w:date="2026-03-14T14:39:00Z" w16du:dateUtc="2026-03-14T18:39:00Z">
        <w:r w:rsidR="00F3107A" w:rsidRPr="006B5182">
          <w:rPr>
            <w:rFonts w:ascii="Linux Libertine" w:hAnsi="Linux Libertine" w:cs="Linux Libertine"/>
          </w:rPr>
          <w:t>,</w:t>
        </w:r>
      </w:ins>
      <w:r w:rsidRPr="006B5182">
        <w:rPr>
          <w:rFonts w:ascii="Linux Libertine" w:hAnsi="Linux Libertine" w:cs="Linux Libertine"/>
        </w:rPr>
        <w:t xml:space="preserve"> </w:t>
      </w:r>
      <w:ins w:id="31" w:author="fcalado" w:date="2026-03-14T10:11:00Z" w16du:dateUtc="2026-03-14T14:11:00Z">
        <w:r w:rsidR="0073398C" w:rsidRPr="006B5182">
          <w:rPr>
            <w:rFonts w:ascii="Linux Libertine" w:hAnsi="Linux Libertine" w:cs="Linux Libertine"/>
          </w:rPr>
          <w:t>EQUITBL</w:t>
        </w:r>
      </w:ins>
      <w:ins w:id="32" w:author="fcalado" w:date="2026-03-14T14:39:00Z" w16du:dateUtc="2026-03-14T18:39:00Z">
        <w:r w:rsidR="00F3107A" w:rsidRPr="006B5182">
          <w:rPr>
            <w:rFonts w:ascii="Linux Libertine" w:hAnsi="Linux Libertine" w:cs="Linux Libertine"/>
          </w:rPr>
          <w:t>, and TANGO</w:t>
        </w:r>
      </w:ins>
      <w:r w:rsidRPr="006B5182">
        <w:rPr>
          <w:rFonts w:ascii="Linux Libertine" w:hAnsi="Linux Libertine" w:cs="Linux Libertine"/>
        </w:rPr>
        <w:t xml:space="preserve"> </w:t>
      </w:r>
      <w:r w:rsidR="00023998" w:rsidRPr="006B5182">
        <w:rPr>
          <w:rFonts w:ascii="Linux Libertine" w:hAnsi="Linux Libertine" w:cs="Linux Libertine"/>
        </w:rPr>
        <w:t>[</w:t>
      </w:r>
      <w:r w:rsidR="003E0169">
        <w:rPr>
          <w:rFonts w:ascii="Linux Libertine" w:hAnsi="Linux Libertine" w:cs="Linux Libertine"/>
        </w:rPr>
        <w:t>31</w:t>
      </w:r>
      <w:r w:rsidRPr="006B5182">
        <w:rPr>
          <w:rFonts w:ascii="Linux Libertine" w:hAnsi="Linux Libertine" w:cs="Linux Libertine"/>
        </w:rPr>
        <w:t>,</w:t>
      </w:r>
      <w:r w:rsidR="00D6313D" w:rsidRPr="006B5182">
        <w:rPr>
          <w:rFonts w:ascii="Linux Libertine" w:hAnsi="Linux Libertine" w:cs="Linux Libertine"/>
        </w:rPr>
        <w:t xml:space="preserve"> </w:t>
      </w:r>
      <w:r w:rsidR="003E0169">
        <w:rPr>
          <w:rFonts w:ascii="Linux Libertine" w:hAnsi="Linux Libertine" w:cs="Linux Libertine"/>
        </w:rPr>
        <w:t>15,</w:t>
      </w:r>
      <w:ins w:id="33" w:author="fcalado" w:date="2026-03-14T14:40:00Z" w16du:dateUtc="2026-03-14T18:40:00Z">
        <w:r w:rsidR="00F3107A" w:rsidRPr="006B5182">
          <w:rPr>
            <w:rFonts w:ascii="Linux Libertine" w:hAnsi="Linux Libertine" w:cs="Linux Libertine"/>
          </w:rPr>
          <w:t xml:space="preserve"> </w:t>
        </w:r>
      </w:ins>
      <w:r w:rsidR="003E0169">
        <w:rPr>
          <w:rFonts w:ascii="Linux Libertine" w:hAnsi="Linux Libertine" w:cs="Linux Libertine"/>
        </w:rPr>
        <w:t>33</w:t>
      </w:r>
      <w:r w:rsidR="00D6313D" w:rsidRPr="006B5182">
        <w:rPr>
          <w:rFonts w:ascii="Linux Libertine" w:hAnsi="Linux Libertine" w:cs="Linux Libertine"/>
        </w:rPr>
        <w:t>]</w:t>
      </w:r>
      <w:r w:rsidRPr="006B5182">
        <w:rPr>
          <w:rFonts w:ascii="Linux Libertine" w:hAnsi="Linux Libertine" w:cs="Linux Libertine"/>
        </w:rPr>
        <w:t xml:space="preserve">. </w:t>
      </w:r>
      <w:ins w:id="34" w:author="fcalado" w:date="2026-03-14T14:49:00Z" w16du:dateUtc="2026-03-14T18:49:00Z">
        <w:r w:rsidR="00F3107A" w:rsidRPr="006B5182">
          <w:rPr>
            <w:rFonts w:ascii="Linux Libertine" w:hAnsi="Linux Libertine" w:cs="Linux Libertine"/>
          </w:rPr>
          <w:t>A close reading</w:t>
        </w:r>
      </w:ins>
      <w:r w:rsidR="000C4706" w:rsidRPr="006B5182">
        <w:rPr>
          <w:rFonts w:ascii="Linux Libertine" w:hAnsi="Linux Libertine" w:cs="Linux Libertine"/>
        </w:rPr>
        <w:t xml:space="preserve"> of</w:t>
      </w:r>
      <w:ins w:id="35" w:author="fcalado" w:date="2026-03-14T14:49:00Z" w16du:dateUtc="2026-03-14T18:49:00Z">
        <w:r w:rsidR="00F3107A" w:rsidRPr="006B5182">
          <w:rPr>
            <w:rFonts w:ascii="Linux Libertine" w:hAnsi="Linux Libertine" w:cs="Linux Libertine"/>
          </w:rPr>
          <w:t xml:space="preserve"> each of</w:t>
        </w:r>
      </w:ins>
      <w:ins w:id="36" w:author="fcalado" w:date="2026-03-14T14:46:00Z" w16du:dateUtc="2026-03-14T18:46:00Z">
        <w:r w:rsidR="00F3107A" w:rsidRPr="006B5182">
          <w:rPr>
            <w:rFonts w:ascii="Linux Libertine" w:hAnsi="Linux Libertine" w:cs="Linux Libertine"/>
          </w:rPr>
          <w:t xml:space="preserve"> </w:t>
        </w:r>
      </w:ins>
      <w:ins w:id="37" w:author="fcalado" w:date="2026-03-15T14:44:00Z" w16du:dateUtc="2026-03-15T18:44:00Z">
        <w:r w:rsidR="008579B0" w:rsidRPr="006B5182">
          <w:rPr>
            <w:rFonts w:ascii="Linux Libertine" w:hAnsi="Linux Libertine" w:cs="Linux Libertine"/>
          </w:rPr>
          <w:t>these three frameworks</w:t>
        </w:r>
      </w:ins>
      <w:ins w:id="38" w:author="fcalado" w:date="2026-03-14T14:40:00Z" w16du:dateUtc="2026-03-14T18:40:00Z">
        <w:r w:rsidR="00F3107A" w:rsidRPr="006B5182">
          <w:rPr>
            <w:rFonts w:ascii="Linux Libertine" w:hAnsi="Linux Libertine" w:cs="Linux Libertine"/>
          </w:rPr>
          <w:t xml:space="preserve"> examine</w:t>
        </w:r>
      </w:ins>
      <w:ins w:id="39" w:author="fcalado" w:date="2026-03-16T12:38:00Z" w16du:dateUtc="2026-03-16T16:38:00Z">
        <w:r w:rsidR="00812A37" w:rsidRPr="006B5182">
          <w:rPr>
            <w:rFonts w:ascii="Linux Libertine" w:hAnsi="Linux Libertine" w:cs="Linux Libertine"/>
          </w:rPr>
          <w:t>s</w:t>
        </w:r>
      </w:ins>
      <w:ins w:id="40" w:author="fcalado" w:date="2026-03-14T14:40:00Z" w16du:dateUtc="2026-03-14T18:40:00Z">
        <w:r w:rsidR="00F3107A" w:rsidRPr="006B5182">
          <w:rPr>
            <w:rFonts w:ascii="Linux Libertine" w:hAnsi="Linux Libertine" w:cs="Linux Libertine"/>
          </w:rPr>
          <w:t xml:space="preserve"> in detail how gender </w:t>
        </w:r>
      </w:ins>
      <w:ins w:id="41" w:author="fcalado" w:date="2026-03-14T14:41:00Z" w16du:dateUtc="2026-03-14T18:41:00Z">
        <w:r w:rsidR="00F3107A" w:rsidRPr="006B5182">
          <w:rPr>
            <w:rFonts w:ascii="Linux Libertine" w:hAnsi="Linux Libertine" w:cs="Linux Libertine"/>
          </w:rPr>
          <w:t>is operationalized</w:t>
        </w:r>
      </w:ins>
      <w:ins w:id="42" w:author="fcalado" w:date="2026-03-14T14:46:00Z" w16du:dateUtc="2026-03-14T18:46:00Z">
        <w:r w:rsidR="00F3107A" w:rsidRPr="006B5182">
          <w:rPr>
            <w:rFonts w:ascii="Linux Libertine" w:hAnsi="Linux Libertine" w:cs="Linux Libertine"/>
          </w:rPr>
          <w:t xml:space="preserve"> </w:t>
        </w:r>
      </w:ins>
      <w:ins w:id="43" w:author="fcalado" w:date="2026-03-14T14:47:00Z" w16du:dateUtc="2026-03-14T18:47:00Z">
        <w:r w:rsidR="00F3107A" w:rsidRPr="006B5182">
          <w:rPr>
            <w:rFonts w:ascii="Linux Libertine" w:hAnsi="Linux Libertine" w:cs="Linux Libertine"/>
          </w:rPr>
          <w:t>and how language makes gender forms visible</w:t>
        </w:r>
      </w:ins>
      <w:ins w:id="44" w:author="fcalado" w:date="2026-03-14T14:41:00Z" w16du:dateUtc="2026-03-14T18:41:00Z">
        <w:r w:rsidR="00F3107A" w:rsidRPr="006B5182">
          <w:rPr>
            <w:rFonts w:ascii="Linux Libertine" w:hAnsi="Linux Libertine" w:cs="Linux Libertine"/>
          </w:rPr>
          <w:t xml:space="preserve">. </w:t>
        </w:r>
      </w:ins>
      <w:ins w:id="45" w:author="fcalado" w:date="2026-03-14T14:44:00Z" w16du:dateUtc="2026-03-14T18:44:00Z">
        <w:r w:rsidR="00F3107A" w:rsidRPr="006B5182">
          <w:rPr>
            <w:rFonts w:ascii="Linux Libertine" w:hAnsi="Linux Libertine" w:cs="Linux Libertine"/>
          </w:rPr>
          <w:t>The f</w:t>
        </w:r>
      </w:ins>
      <w:ins w:id="46" w:author="fcalado" w:date="2026-03-14T14:41:00Z" w16du:dateUtc="2026-03-14T18:41:00Z">
        <w:r w:rsidR="00F3107A" w:rsidRPr="006B5182">
          <w:rPr>
            <w:rFonts w:ascii="Linux Libertine" w:hAnsi="Linux Libertine" w:cs="Linux Libertine"/>
          </w:rPr>
          <w:t xml:space="preserve">ollowing discussion then </w:t>
        </w:r>
      </w:ins>
      <w:r w:rsidR="000C4706" w:rsidRPr="006B5182">
        <w:rPr>
          <w:rFonts w:ascii="Linux Libertine" w:hAnsi="Linux Libertine" w:cs="Linux Libertine"/>
        </w:rPr>
        <w:t xml:space="preserve">draws out potential sites of engagement with Trans Studies theory. </w:t>
      </w:r>
      <w:r w:rsidRPr="006B5182">
        <w:rPr>
          <w:rFonts w:ascii="Linux Libertine" w:hAnsi="Linux Libertine" w:cs="Linux Libertine"/>
        </w:rPr>
        <w:t xml:space="preserve">It argues that </w:t>
      </w:r>
      <w:ins w:id="47" w:author="fcalado" w:date="2026-03-14T14:42:00Z" w16du:dateUtc="2026-03-14T18:42:00Z">
        <w:r w:rsidR="00F3107A" w:rsidRPr="006B5182">
          <w:rPr>
            <w:rFonts w:ascii="Linux Libertine" w:hAnsi="Linux Libertine" w:cs="Linux Libertine"/>
          </w:rPr>
          <w:t xml:space="preserve">two of these </w:t>
        </w:r>
      </w:ins>
      <w:ins w:id="48" w:author="fcalado" w:date="2026-03-14T14:47:00Z" w16du:dateUtc="2026-03-14T18:47:00Z">
        <w:r w:rsidR="00F3107A" w:rsidRPr="006B5182">
          <w:rPr>
            <w:rFonts w:ascii="Linux Libertine" w:hAnsi="Linux Libertine" w:cs="Linux Libertine"/>
          </w:rPr>
          <w:t>frameworks</w:t>
        </w:r>
      </w:ins>
      <w:ins w:id="49" w:author="fcalado" w:date="2026-03-14T14:42:00Z" w16du:dateUtc="2026-03-14T18:42:00Z">
        <w:r w:rsidR="00F3107A" w:rsidRPr="006B5182">
          <w:rPr>
            <w:rFonts w:ascii="Linux Libertine" w:hAnsi="Linux Libertine" w:cs="Linux Libertine"/>
          </w:rPr>
          <w:t xml:space="preserve">, TIDEs and EQUITBL, </w:t>
        </w:r>
      </w:ins>
      <w:ins w:id="50" w:author="fcalado" w:date="2026-03-14T14:47:00Z" w16du:dateUtc="2026-03-14T18:47:00Z">
        <w:r w:rsidR="00F3107A" w:rsidRPr="006B5182">
          <w:rPr>
            <w:rFonts w:ascii="Linux Libertine" w:hAnsi="Linux Libertine" w:cs="Linux Libertine"/>
          </w:rPr>
          <w:t xml:space="preserve">despite </w:t>
        </w:r>
      </w:ins>
      <w:ins w:id="51" w:author="fcalado" w:date="2026-03-14T14:50:00Z" w16du:dateUtc="2026-03-14T18:50:00Z">
        <w:r w:rsidR="008D300C" w:rsidRPr="006B5182">
          <w:rPr>
            <w:rFonts w:ascii="Linux Libertine" w:hAnsi="Linux Libertine" w:cs="Linux Libertine"/>
          </w:rPr>
          <w:t>contrasting</w:t>
        </w:r>
      </w:ins>
      <w:ins w:id="52" w:author="fcalado" w:date="2026-03-14T14:47:00Z" w16du:dateUtc="2026-03-14T18:47:00Z">
        <w:r w:rsidR="00F3107A" w:rsidRPr="006B5182">
          <w:rPr>
            <w:rFonts w:ascii="Linux Libertine" w:hAnsi="Linux Libertine" w:cs="Linux Libertine"/>
          </w:rPr>
          <w:t xml:space="preserve"> approach</w:t>
        </w:r>
      </w:ins>
      <w:ins w:id="53" w:author="fcalado" w:date="2026-03-14T14:50:00Z" w16du:dateUtc="2026-03-14T18:50:00Z">
        <w:r w:rsidR="008D300C" w:rsidRPr="006B5182">
          <w:rPr>
            <w:rFonts w:ascii="Linux Libertine" w:hAnsi="Linux Libertine" w:cs="Linux Libertine"/>
          </w:rPr>
          <w:t>es</w:t>
        </w:r>
      </w:ins>
      <w:ins w:id="54" w:author="fcalado" w:date="2026-03-14T14:47:00Z" w16du:dateUtc="2026-03-14T18:47:00Z">
        <w:r w:rsidR="00F3107A" w:rsidRPr="006B5182">
          <w:rPr>
            <w:rFonts w:ascii="Linux Libertine" w:hAnsi="Linux Libertine" w:cs="Linux Libertine"/>
          </w:rPr>
          <w:t xml:space="preserve"> (one is quantitative</w:t>
        </w:r>
      </w:ins>
      <w:ins w:id="55" w:author="fcalado" w:date="2026-03-14T14:48:00Z" w16du:dateUtc="2026-03-14T18:48:00Z">
        <w:r w:rsidR="00F3107A" w:rsidRPr="006B5182">
          <w:rPr>
            <w:rFonts w:ascii="Linux Libertine" w:hAnsi="Linux Libertine" w:cs="Linux Libertine"/>
          </w:rPr>
          <w:t xml:space="preserve"> </w:t>
        </w:r>
      </w:ins>
      <w:ins w:id="56" w:author="fcalado" w:date="2026-03-14T14:47:00Z" w16du:dateUtc="2026-03-14T18:47:00Z">
        <w:r w:rsidR="00F3107A" w:rsidRPr="006B5182">
          <w:rPr>
            <w:rFonts w:ascii="Linux Libertine" w:hAnsi="Linux Libertine" w:cs="Linux Libertine"/>
          </w:rPr>
          <w:t xml:space="preserve">and the other qualitative) </w:t>
        </w:r>
      </w:ins>
      <w:r w:rsidRPr="006B5182">
        <w:rPr>
          <w:rFonts w:ascii="Linux Libertine" w:hAnsi="Linux Libertine" w:cs="Linux Libertine"/>
        </w:rPr>
        <w:t xml:space="preserve">significantly </w:t>
      </w:r>
      <w:r w:rsidR="00ED0F0A" w:rsidRPr="006B5182">
        <w:rPr>
          <w:rFonts w:ascii="Linux Libertine" w:hAnsi="Linux Libertine" w:cs="Linux Libertine"/>
        </w:rPr>
        <w:t>benefit</w:t>
      </w:r>
      <w:r w:rsidR="000C4706" w:rsidRPr="006B5182">
        <w:rPr>
          <w:rFonts w:ascii="Linux Libertine" w:hAnsi="Linux Libertine" w:cs="Linux Libertine"/>
        </w:rPr>
        <w:t xml:space="preserve"> from </w:t>
      </w:r>
      <w:ins w:id="57" w:author="fcalado" w:date="2026-03-16T12:38:00Z" w16du:dateUtc="2026-03-16T16:38:00Z">
        <w:r w:rsidR="00812A37" w:rsidRPr="006B5182">
          <w:rPr>
            <w:rFonts w:ascii="Linux Libertine" w:hAnsi="Linux Libertine" w:cs="Linux Libertine"/>
          </w:rPr>
          <w:t>addressing</w:t>
        </w:r>
      </w:ins>
      <w:r w:rsidR="000C4706" w:rsidRPr="006B5182">
        <w:rPr>
          <w:rFonts w:ascii="Linux Libertine" w:hAnsi="Linux Libertine" w:cs="Linux Libertine"/>
        </w:rPr>
        <w:t xml:space="preserve"> gender as a behavioral and social phenomenon, as theorized in Trans Studies</w:t>
      </w:r>
      <w:r w:rsidRPr="006B5182">
        <w:rPr>
          <w:rFonts w:ascii="Linux Libertine" w:hAnsi="Linux Libertine" w:cs="Linux Libertine"/>
        </w:rPr>
        <w:t>.</w:t>
      </w:r>
      <w:ins w:id="58" w:author="fcalado" w:date="2026-03-14T14:50:00Z" w16du:dateUtc="2026-03-14T18:50:00Z">
        <w:r w:rsidR="008D300C" w:rsidRPr="006B5182">
          <w:rPr>
            <w:rFonts w:ascii="Linux Libertine" w:hAnsi="Linux Libertine" w:cs="Linux Libertine"/>
          </w:rPr>
          <w:t xml:space="preserve"> </w:t>
        </w:r>
      </w:ins>
      <w:ins w:id="59" w:author="fcalado" w:date="2026-03-14T14:51:00Z" w16du:dateUtc="2026-03-14T18:51:00Z">
        <w:r w:rsidR="008D300C" w:rsidRPr="006B5182">
          <w:rPr>
            <w:rFonts w:ascii="Linux Libertine" w:hAnsi="Linux Libertine" w:cs="Linux Libertine"/>
          </w:rPr>
          <w:t>Conversely,</w:t>
        </w:r>
      </w:ins>
      <w:ins w:id="60" w:author="fcalado" w:date="2026-03-14T14:44:00Z" w16du:dateUtc="2026-03-14T18:44:00Z">
        <w:r w:rsidR="00F3107A" w:rsidRPr="006B5182">
          <w:rPr>
            <w:rFonts w:ascii="Linux Libertine" w:hAnsi="Linux Libertine" w:cs="Linux Libertine"/>
          </w:rPr>
          <w:t xml:space="preserve"> the third approach, TANGO, is found to be limited by its focus </w:t>
        </w:r>
      </w:ins>
      <w:ins w:id="61" w:author="fcalado" w:date="2026-03-14T14:45:00Z" w16du:dateUtc="2026-03-14T18:45:00Z">
        <w:r w:rsidR="00F3107A" w:rsidRPr="006B5182">
          <w:rPr>
            <w:rFonts w:ascii="Linux Libertine" w:hAnsi="Linux Libertine" w:cs="Linux Libertine"/>
          </w:rPr>
          <w:t xml:space="preserve">on gender as an </w:t>
        </w:r>
      </w:ins>
      <w:ins w:id="62" w:author="fcalado" w:date="2026-03-16T12:39:00Z" w16du:dateUtc="2026-03-16T16:39:00Z">
        <w:r w:rsidR="00812A37" w:rsidRPr="006B5182">
          <w:rPr>
            <w:rFonts w:ascii="Linux Libertine" w:hAnsi="Linux Libertine" w:cs="Linux Libertine"/>
          </w:rPr>
          <w:t xml:space="preserve">exclusively </w:t>
        </w:r>
      </w:ins>
      <w:ins w:id="63" w:author="fcalado" w:date="2026-03-14T14:45:00Z" w16du:dateUtc="2026-03-14T18:45:00Z">
        <w:r w:rsidR="00F3107A" w:rsidRPr="006B5182">
          <w:rPr>
            <w:rFonts w:ascii="Linux Libertine" w:hAnsi="Linux Libertine" w:cs="Linux Libertine"/>
          </w:rPr>
          <w:t xml:space="preserve">internal </w:t>
        </w:r>
      </w:ins>
      <w:ins w:id="64" w:author="fcalado" w:date="2026-03-16T12:39:00Z" w16du:dateUtc="2026-03-16T16:39:00Z">
        <w:r w:rsidR="00812A37" w:rsidRPr="006B5182">
          <w:rPr>
            <w:rFonts w:ascii="Linux Libertine" w:hAnsi="Linux Libertine" w:cs="Linux Libertine"/>
          </w:rPr>
          <w:t>concept</w:t>
        </w:r>
      </w:ins>
      <w:ins w:id="65" w:author="fcalado" w:date="2026-03-14T14:45:00Z" w16du:dateUtc="2026-03-14T18:45:00Z">
        <w:r w:rsidR="00F3107A" w:rsidRPr="006B5182">
          <w:rPr>
            <w:rFonts w:ascii="Linux Libertine" w:hAnsi="Linux Libertine" w:cs="Linux Libertine"/>
          </w:rPr>
          <w:t>. The discussion thus illustrates how</w:t>
        </w:r>
      </w:ins>
      <w:r w:rsidRPr="006B5182">
        <w:rPr>
          <w:rFonts w:ascii="Linux Libertine" w:hAnsi="Linux Libertine" w:cs="Linux Libertine"/>
        </w:rPr>
        <w:t xml:space="preserve"> </w:t>
      </w:r>
      <w:r w:rsidR="000C4706" w:rsidRPr="006B5182">
        <w:rPr>
          <w:rFonts w:ascii="Linux Libertine" w:hAnsi="Linux Libertine" w:cs="Linux Libertine"/>
        </w:rPr>
        <w:t>Tran</w:t>
      </w:r>
      <w:ins w:id="66" w:author="fcalado" w:date="2026-03-16T10:44:00Z" w16du:dateUtc="2026-03-16T14:44:00Z">
        <w:r w:rsidR="00CF4F23" w:rsidRPr="006B5182">
          <w:rPr>
            <w:rFonts w:ascii="Linux Libertine" w:hAnsi="Linux Libertine" w:cs="Linux Libertine"/>
          </w:rPr>
          <w:t>s</w:t>
        </w:r>
      </w:ins>
      <w:r w:rsidR="000C4706" w:rsidRPr="006B5182">
        <w:rPr>
          <w:rFonts w:ascii="Linux Libertine" w:hAnsi="Linux Libertine" w:cs="Linux Libertine"/>
        </w:rPr>
        <w:t xml:space="preserve"> Studies’ </w:t>
      </w:r>
      <w:ins w:id="67" w:author="fcalado" w:date="2026-03-14T14:45:00Z" w16du:dateUtc="2026-03-14T18:45:00Z">
        <w:r w:rsidR="00F3107A" w:rsidRPr="006B5182">
          <w:rPr>
            <w:rFonts w:ascii="Linux Libertine" w:hAnsi="Linux Libertine" w:cs="Linux Libertine"/>
          </w:rPr>
          <w:t>theorizing</w:t>
        </w:r>
      </w:ins>
      <w:ins w:id="68" w:author="fcalado" w:date="2026-03-14T14:46:00Z" w16du:dateUtc="2026-03-14T18:46:00Z">
        <w:r w:rsidR="00F3107A" w:rsidRPr="006B5182">
          <w:rPr>
            <w:rFonts w:ascii="Linux Libertine" w:hAnsi="Linux Libertine" w:cs="Linux Libertine"/>
          </w:rPr>
          <w:t xml:space="preserve"> on</w:t>
        </w:r>
      </w:ins>
      <w:r w:rsidR="000C4706" w:rsidRPr="006B5182">
        <w:rPr>
          <w:rFonts w:ascii="Linux Libertine" w:hAnsi="Linux Libertine" w:cs="Linux Libertine"/>
        </w:rPr>
        <w:t xml:space="preserve"> expressive</w:t>
      </w:r>
      <w:ins w:id="69" w:author="fcalado" w:date="2026-03-14T14:46:00Z" w16du:dateUtc="2026-03-14T18:46:00Z">
        <w:r w:rsidR="00F3107A" w:rsidRPr="006B5182">
          <w:rPr>
            <w:rFonts w:ascii="Linux Libertine" w:hAnsi="Linux Libertine" w:cs="Linux Libertine"/>
          </w:rPr>
          <w:t xml:space="preserve"> and behavioral</w:t>
        </w:r>
      </w:ins>
      <w:r w:rsidR="000C4706" w:rsidRPr="006B5182">
        <w:rPr>
          <w:rFonts w:ascii="Linux Libertine" w:hAnsi="Linux Libertine" w:cs="Linux Libertine"/>
        </w:rPr>
        <w:t xml:space="preserve"> aspects of gender identity</w:t>
      </w:r>
      <w:r w:rsidRPr="006B5182">
        <w:rPr>
          <w:rFonts w:ascii="Linux Libertine" w:hAnsi="Linux Libertine" w:cs="Linux Libertine"/>
        </w:rPr>
        <w:t xml:space="preserve"> has direct application to </w:t>
      </w:r>
      <w:r w:rsidR="000C4706" w:rsidRPr="006B5182">
        <w:rPr>
          <w:rFonts w:ascii="Linux Libertine" w:hAnsi="Linux Libertine" w:cs="Linux Libertine"/>
        </w:rPr>
        <w:t>techniques for marking up and coding gender</w:t>
      </w:r>
      <w:r w:rsidRPr="006B5182">
        <w:rPr>
          <w:rFonts w:ascii="Linux Libertine" w:hAnsi="Linux Libertine" w:cs="Linux Libertine"/>
        </w:rPr>
        <w:t xml:space="preserve"> in NLP.</w:t>
      </w:r>
      <w:ins w:id="70" w:author="fcalado" w:date="2026-03-14T14:43:00Z" w16du:dateUtc="2026-03-14T18:43:00Z">
        <w:r w:rsidR="00F3107A" w:rsidRPr="006B5182">
          <w:rPr>
            <w:rFonts w:ascii="Linux Libertine" w:hAnsi="Linux Libertine" w:cs="Linux Libertine"/>
          </w:rPr>
          <w:t xml:space="preserve"> </w:t>
        </w:r>
      </w:ins>
      <w:ins w:id="71" w:author="fcalado" w:date="2026-03-16T13:02:00Z" w16du:dateUtc="2026-03-16T17:02:00Z">
        <w:r w:rsidR="003523D3" w:rsidRPr="006B5182">
          <w:rPr>
            <w:rFonts w:ascii="Linux Libertine" w:hAnsi="Linux Libertine" w:cs="Linux Libertine"/>
          </w:rPr>
          <w:t>As such, this</w:t>
        </w:r>
      </w:ins>
      <w:ins w:id="72" w:author="fcalado" w:date="2026-03-16T13:01:00Z" w16du:dateUtc="2026-03-16T17:01:00Z">
        <w:r w:rsidR="003523D3" w:rsidRPr="006B5182">
          <w:rPr>
            <w:rFonts w:ascii="Linux Libertine" w:hAnsi="Linux Libertine" w:cs="Linux Libertine"/>
          </w:rPr>
          <w:t xml:space="preserve"> paper contributes to the small but increasing momentum around deconstructing “gender” as a concept within NLP by drawing </w:t>
        </w:r>
      </w:ins>
      <w:ins w:id="73" w:author="fcalado" w:date="2026-03-17T08:25:00Z" w16du:dateUtc="2026-03-17T12:25:00Z">
        <w:r w:rsidR="00507254" w:rsidRPr="006B5182">
          <w:rPr>
            <w:rFonts w:ascii="Linux Libertine" w:hAnsi="Linux Libertine" w:cs="Linux Libertine"/>
          </w:rPr>
          <w:t>from</w:t>
        </w:r>
      </w:ins>
      <w:ins w:id="74" w:author="fcalado" w:date="2026-03-16T13:01:00Z" w16du:dateUtc="2026-03-16T17:01:00Z">
        <w:r w:rsidR="003523D3" w:rsidRPr="006B5182">
          <w:rPr>
            <w:rFonts w:ascii="Linux Libertine" w:hAnsi="Linux Libertine" w:cs="Linux Libertine"/>
          </w:rPr>
          <w:t xml:space="preserve"> knowledge domains beyond computer science</w:t>
        </w:r>
      </w:ins>
      <w:ins w:id="75" w:author="fcalado" w:date="2026-03-16T13:02:00Z" w16du:dateUtc="2026-03-16T17:02:00Z">
        <w:r w:rsidR="003523D3" w:rsidRPr="006B5182">
          <w:rPr>
            <w:rFonts w:ascii="Linux Libertine" w:hAnsi="Linux Libertine" w:cs="Linux Libertine"/>
          </w:rPr>
          <w:t xml:space="preserve"> [23, </w:t>
        </w:r>
      </w:ins>
      <w:r w:rsidR="003E0169">
        <w:rPr>
          <w:rFonts w:ascii="Linux Libertine" w:hAnsi="Linux Libertine" w:cs="Linux Libertine"/>
        </w:rPr>
        <w:t>9</w:t>
      </w:r>
      <w:ins w:id="76" w:author="fcalado" w:date="2026-03-16T13:02:00Z" w16du:dateUtc="2026-03-16T17:02:00Z">
        <w:r w:rsidR="003523D3" w:rsidRPr="006B5182">
          <w:rPr>
            <w:rFonts w:ascii="Linux Libertine" w:hAnsi="Linux Libertine" w:cs="Linux Libertine"/>
          </w:rPr>
          <w:t>].</w:t>
        </w:r>
      </w:ins>
    </w:p>
    <w:p w14:paraId="6ADA2319" w14:textId="1E453AE6" w:rsidR="005B434B" w:rsidRPr="006B5182" w:rsidRDefault="00397D0F" w:rsidP="008579B0">
      <w:pPr>
        <w:pStyle w:val="Para"/>
        <w:ind w:firstLine="720"/>
        <w:rPr>
          <w:ins w:id="77" w:author="fcalado" w:date="2026-03-15T14:22:00Z" w16du:dateUtc="2026-03-15T18:22:00Z"/>
          <w:rFonts w:ascii="Linux Libertine" w:eastAsia="Times New Roman" w:hAnsi="Linux Libertine" w:cs="Linux Libertine"/>
          <w:color w:val="000000"/>
          <w:szCs w:val="18"/>
        </w:rPr>
      </w:pPr>
      <w:r w:rsidRPr="006B5182">
        <w:rPr>
          <w:rFonts w:ascii="Linux Libertine" w:eastAsia="Times New Roman" w:hAnsi="Linux Libertine" w:cs="Linux Libertine"/>
          <w:color w:val="000000"/>
          <w:szCs w:val="18"/>
        </w:rPr>
        <w:t>A central part of this paper</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s motivation is its analytical method, which it demonstrates in practice</w:t>
      </w:r>
      <w:r w:rsidRPr="006B5182">
        <w:rPr>
          <w:rFonts w:ascii="Linux Libertine" w:hAnsi="Linux Libertine" w:cs="Linux Libertine"/>
          <w:color w:val="000000"/>
          <w:szCs w:val="18"/>
        </w:rPr>
        <w:t xml:space="preserve"> in its analysis of the </w:t>
      </w:r>
      <w:ins w:id="78" w:author="fcalado" w:date="2026-03-14T15:46:00Z" w16du:dateUtc="2026-03-14T19:46:00Z">
        <w:r w:rsidR="002C77C0" w:rsidRPr="006B5182">
          <w:rPr>
            <w:rFonts w:ascii="Linux Libertine" w:hAnsi="Linux Libertine" w:cs="Linux Libertine"/>
            <w:color w:val="000000"/>
            <w:szCs w:val="18"/>
          </w:rPr>
          <w:t xml:space="preserve">three </w:t>
        </w:r>
      </w:ins>
      <w:r w:rsidRPr="006B5182">
        <w:rPr>
          <w:rFonts w:ascii="Linux Libertine" w:hAnsi="Linux Libertine" w:cs="Linux Libertine"/>
          <w:color w:val="000000"/>
          <w:szCs w:val="18"/>
        </w:rPr>
        <w:t>bias detection and mitigation techniques</w:t>
      </w:r>
      <w:r w:rsidRPr="006B5182">
        <w:rPr>
          <w:rFonts w:ascii="Linux Libertine" w:eastAsia="Times New Roman" w:hAnsi="Linux Libertine" w:cs="Linux Libertine"/>
          <w:color w:val="000000"/>
          <w:szCs w:val="18"/>
        </w:rPr>
        <w:t xml:space="preserve">. </w:t>
      </w:r>
      <w:r w:rsidRPr="006B5182">
        <w:rPr>
          <w:rFonts w:ascii="Linux Libertine" w:hAnsi="Linux Libertine" w:cs="Linux Libertine"/>
          <w:color w:val="000000"/>
          <w:szCs w:val="18"/>
        </w:rPr>
        <w:t>This paper</w:t>
      </w:r>
      <w:r w:rsidRPr="006B5182">
        <w:rPr>
          <w:rFonts w:ascii="Linux Libertine" w:eastAsia="Times New Roman" w:hAnsi="Linux Libertine" w:cs="Linux Libertine"/>
          <w:color w:val="000000"/>
          <w:szCs w:val="18"/>
        </w:rPr>
        <w:t xml:space="preserve"> </w:t>
      </w:r>
      <w:r w:rsidRPr="006B5182">
        <w:rPr>
          <w:rFonts w:ascii="Linux Libertine" w:hAnsi="Linux Libertine" w:cs="Linux Libertine"/>
          <w:color w:val="000000"/>
          <w:szCs w:val="18"/>
        </w:rPr>
        <w:t>posits</w:t>
      </w:r>
      <w:r w:rsidRPr="006B5182">
        <w:rPr>
          <w:rFonts w:ascii="Linux Libertine" w:eastAsia="Times New Roman" w:hAnsi="Linux Libertine" w:cs="Linux Libertine"/>
          <w:color w:val="000000"/>
          <w:szCs w:val="18"/>
        </w:rPr>
        <w:t xml:space="preserve"> that </w:t>
      </w:r>
      <w:r w:rsidRPr="006B5182">
        <w:rPr>
          <w:rFonts w:ascii="Linux Libertine" w:hAnsi="Linux Libertine" w:cs="Linux Libertine"/>
          <w:color w:val="000000"/>
          <w:szCs w:val="18"/>
        </w:rPr>
        <w:t>the sustained attention to individual samples of evidence,</w:t>
      </w:r>
      <w:r w:rsidRPr="006B5182">
        <w:rPr>
          <w:rFonts w:ascii="Linux Libertine" w:eastAsia="Times New Roman" w:hAnsi="Linux Libertine" w:cs="Linux Libertine"/>
          <w:color w:val="000000"/>
          <w:szCs w:val="18"/>
        </w:rPr>
        <w:t xml:space="preserve"> called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close reading</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in Humanities disciplines, can draw out significant alignments between diverse methodologies. </w:t>
      </w:r>
      <w:r w:rsidR="00751AEE" w:rsidRPr="006B5182">
        <w:rPr>
          <w:rFonts w:ascii="Linux Libertine" w:eastAsia="Times New Roman" w:hAnsi="Linux Libertine" w:cs="Linux Libertine"/>
          <w:color w:val="000000"/>
          <w:szCs w:val="18"/>
        </w:rPr>
        <w:t>It</w:t>
      </w:r>
      <w:r w:rsidRPr="006B5182">
        <w:rPr>
          <w:rFonts w:ascii="Linux Libertine" w:eastAsia="Times New Roman" w:hAnsi="Linux Libertine" w:cs="Linux Libertine"/>
          <w:color w:val="000000"/>
          <w:szCs w:val="18"/>
        </w:rPr>
        <w:t xml:space="preserve"> therefore contributes to work </w:t>
      </w:r>
      <w:r w:rsidR="00751AEE" w:rsidRPr="006B5182">
        <w:rPr>
          <w:rFonts w:ascii="Linux Libertine" w:eastAsia="Times New Roman" w:hAnsi="Linux Libertine" w:cs="Linux Libertine"/>
          <w:color w:val="000000"/>
          <w:szCs w:val="18"/>
        </w:rPr>
        <w:t xml:space="preserve">from this venue </w:t>
      </w:r>
      <w:r w:rsidRPr="006B5182">
        <w:rPr>
          <w:rFonts w:ascii="Linux Libertine" w:eastAsia="Times New Roman" w:hAnsi="Linux Libertine" w:cs="Linux Libertine"/>
          <w:color w:val="000000"/>
          <w:szCs w:val="18"/>
        </w:rPr>
        <w:t xml:space="preserve">that calls for interdisciplinary theorizing </w:t>
      </w:r>
      <w:r w:rsidRPr="006B5182">
        <w:rPr>
          <w:rFonts w:ascii="Linux Libertine" w:hAnsi="Linux Libertine" w:cs="Linux Libertine"/>
          <w:color w:val="000000"/>
          <w:szCs w:val="18"/>
        </w:rPr>
        <w:t>in</w:t>
      </w:r>
      <w:r w:rsidRPr="006B5182">
        <w:rPr>
          <w:rFonts w:ascii="Linux Libertine" w:eastAsia="Times New Roman" w:hAnsi="Linux Libertine" w:cs="Linux Libertine"/>
          <w:color w:val="000000"/>
          <w:szCs w:val="18"/>
        </w:rPr>
        <w:t xml:space="preserve"> NLP</w:t>
      </w:r>
      <w:r w:rsidRPr="006B5182">
        <w:rPr>
          <w:rFonts w:ascii="Linux Libertine" w:hAnsi="Linux Libertine" w:cs="Linux Libertine"/>
          <w:color w:val="000000"/>
          <w:szCs w:val="18"/>
        </w:rPr>
        <w:t xml:space="preserve"> </w:t>
      </w:r>
      <w:r w:rsidR="00D6313D" w:rsidRPr="006B5182">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43</w:t>
      </w:r>
      <w:r w:rsidRPr="006B5182">
        <w:rPr>
          <w:rFonts w:ascii="Linux Libertine" w:eastAsia="Times New Roman" w:hAnsi="Linux Libertine" w:cs="Linux Libertine"/>
          <w:color w:val="000000"/>
          <w:szCs w:val="18"/>
        </w:rPr>
        <w:t xml:space="preserve">, </w:t>
      </w:r>
      <w:r w:rsidR="00D6313D" w:rsidRPr="006B5182">
        <w:rPr>
          <w:rFonts w:ascii="Linux Libertine" w:eastAsia="Times New Roman" w:hAnsi="Linux Libertine" w:cs="Linux Libertine"/>
          <w:color w:val="000000"/>
          <w:szCs w:val="18"/>
        </w:rPr>
        <w:t>4]</w:t>
      </w:r>
      <w:r w:rsidR="00751AEE" w:rsidRPr="006B5182">
        <w:rPr>
          <w:rFonts w:ascii="Linux Libertine" w:eastAsia="Times New Roman" w:hAnsi="Linux Libertine" w:cs="Linux Libertine"/>
          <w:color w:val="000000"/>
          <w:szCs w:val="18"/>
        </w:rPr>
        <w:t>.</w:t>
      </w:r>
    </w:p>
    <w:p w14:paraId="0440C5FD" w14:textId="65BADD90" w:rsidR="008B3B8A" w:rsidRPr="006B5182" w:rsidRDefault="005B710F" w:rsidP="008B3B8A">
      <w:pPr>
        <w:pStyle w:val="Head1"/>
        <w:tabs>
          <w:tab w:val="clear" w:pos="360"/>
        </w:tabs>
        <w:ind w:left="432" w:hanging="432"/>
        <w:rPr>
          <w:ins w:id="79" w:author="fcalado" w:date="2026-03-16T12:49:00Z" w16du:dateUtc="2026-03-16T16:49:00Z"/>
          <w:rFonts w:ascii="Linux Libertine" w:hAnsi="Linux Libertine" w:cs="Linux Libertine"/>
        </w:rPr>
      </w:pPr>
      <w:ins w:id="80" w:author="fcalado" w:date="2026-03-15T14:30:00Z" w16du:dateUtc="2026-03-15T18:30:00Z">
        <w:r w:rsidRPr="006B5182">
          <w:rPr>
            <w:rFonts w:ascii="Linux Libertine" w:hAnsi="Linux Libertine" w:cs="Linux Libertine"/>
          </w:rPr>
          <w:t>gender bias in NLP</w:t>
        </w:r>
      </w:ins>
    </w:p>
    <w:p w14:paraId="20F86B7A" w14:textId="469727D9" w:rsidR="008B3B8A" w:rsidRPr="006B5182" w:rsidRDefault="008B3B8A" w:rsidP="008B3B8A">
      <w:pPr>
        <w:pStyle w:val="PostHeadPara"/>
        <w:rPr>
          <w:ins w:id="81" w:author="fcalado" w:date="2026-03-16T12:55:00Z" w16du:dateUtc="2026-03-16T16:55:00Z"/>
          <w:rFonts w:ascii="Linux Libertine" w:hAnsi="Linux Libertine" w:cs="Linux Libertine"/>
        </w:rPr>
      </w:pPr>
      <w:ins w:id="82" w:author="fcalado" w:date="2026-03-16T12:50:00Z" w16du:dateUtc="2026-03-16T16:50:00Z">
        <w:r w:rsidRPr="006B5182">
          <w:rPr>
            <w:rFonts w:ascii="Linux Libertine" w:hAnsi="Linux Libertine" w:cs="Linux Libertine"/>
          </w:rPr>
          <w:t>Much of NLP research on gender bias is d</w:t>
        </w:r>
      </w:ins>
      <w:ins w:id="83" w:author="fcalado" w:date="2026-03-16T12:51:00Z" w16du:dateUtc="2026-03-16T16:51:00Z">
        <w:r w:rsidRPr="006B5182">
          <w:rPr>
            <w:rFonts w:ascii="Linux Libertine" w:hAnsi="Linux Libertine" w:cs="Linux Libertine"/>
          </w:rPr>
          <w:t xml:space="preserve">riven by various assumptions about </w:t>
        </w:r>
      </w:ins>
      <w:ins w:id="84" w:author="fcalado" w:date="2026-03-17T09:32:00Z" w16du:dateUtc="2026-03-17T13:32:00Z">
        <w:r w:rsidR="00AC0BD1" w:rsidRPr="006B5182">
          <w:rPr>
            <w:rFonts w:ascii="Linux Libertine" w:hAnsi="Linux Libertine" w:cs="Linux Libertine"/>
          </w:rPr>
          <w:t xml:space="preserve">various concepts like </w:t>
        </w:r>
      </w:ins>
      <w:ins w:id="85" w:author="fcalado" w:date="2026-03-16T12:51:00Z" w16du:dateUtc="2026-03-16T16:51:00Z">
        <w:r w:rsidRPr="006B5182">
          <w:rPr>
            <w:rFonts w:ascii="Linux Libertine" w:hAnsi="Linux Libertine" w:cs="Linux Libertine"/>
          </w:rPr>
          <w:t xml:space="preserve">“bias” </w:t>
        </w:r>
      </w:ins>
      <w:ins w:id="86" w:author="fcalado" w:date="2026-03-17T09:32:00Z" w16du:dateUtc="2026-03-17T13:32:00Z">
        <w:r w:rsidR="00AC0BD1" w:rsidRPr="006B5182">
          <w:rPr>
            <w:rFonts w:ascii="Linux Libertine" w:hAnsi="Linux Libertine" w:cs="Linux Libertine"/>
          </w:rPr>
          <w:t>and “gender equality”</w:t>
        </w:r>
      </w:ins>
      <w:ins w:id="87" w:author="fcalado" w:date="2026-03-16T12:51:00Z" w16du:dateUtc="2026-03-16T16:51:00Z">
        <w:r w:rsidRPr="006B5182">
          <w:rPr>
            <w:rFonts w:ascii="Linux Libertine" w:hAnsi="Linux Libertine" w:cs="Linux Libertine"/>
          </w:rPr>
          <w:t xml:space="preserve">. </w:t>
        </w:r>
      </w:ins>
      <w:ins w:id="88" w:author="fcalado" w:date="2026-03-16T12:55:00Z" w16du:dateUtc="2026-03-16T16:55:00Z">
        <w:r w:rsidRPr="006B5182">
          <w:rPr>
            <w:rFonts w:ascii="Linux Libertine" w:hAnsi="Linux Libertine" w:cs="Linux Libertine"/>
          </w:rPr>
          <w:t xml:space="preserve">The trend is powerfully articulated by </w:t>
        </w:r>
      </w:ins>
      <w:ins w:id="89" w:author="fcalado" w:date="2026-03-17T11:49:00Z" w16du:dateUtc="2026-03-17T15:49:00Z">
        <w:r w:rsidR="003E0169">
          <w:rPr>
            <w:rFonts w:ascii="Linux Libertine" w:hAnsi="Linux Libertine" w:cs="Linux Libertine"/>
          </w:rPr>
          <w:t>Blodgett</w:t>
        </w:r>
      </w:ins>
      <w:ins w:id="90" w:author="fcalado" w:date="2026-03-17T12:08:00Z" w16du:dateUtc="2026-03-17T16:08:00Z">
        <w:r w:rsidR="00242EBC">
          <w:rPr>
            <w:rFonts w:ascii="Linux Libertine" w:hAnsi="Linux Libertine" w:cs="Linux Libertine"/>
          </w:rPr>
          <w:t xml:space="preserve"> et al.’s </w:t>
        </w:r>
      </w:ins>
      <w:ins w:id="91" w:author="fcalado" w:date="2026-03-16T12:55:00Z" w16du:dateUtc="2026-03-16T16:55:00Z">
        <w:r w:rsidRPr="006B5182">
          <w:rPr>
            <w:rFonts w:ascii="Linux Libertine" w:hAnsi="Linux Libertine" w:cs="Linux Libertine"/>
          </w:rPr>
          <w:t>[</w:t>
        </w:r>
      </w:ins>
      <w:ins w:id="92" w:author="fcalado" w:date="2026-03-17T11:49:00Z" w16du:dateUtc="2026-03-17T15:49:00Z">
        <w:r w:rsidR="003E0169">
          <w:rPr>
            <w:rFonts w:ascii="Linux Libertine" w:hAnsi="Linux Libertine" w:cs="Linux Libertine"/>
          </w:rPr>
          <w:t>5</w:t>
        </w:r>
      </w:ins>
      <w:ins w:id="93" w:author="fcalado" w:date="2026-03-16T12:55:00Z" w16du:dateUtc="2026-03-16T16:55:00Z">
        <w:r w:rsidRPr="006B5182">
          <w:rPr>
            <w:rFonts w:ascii="Linux Libertine" w:hAnsi="Linux Libertine" w:cs="Linux Libertine"/>
          </w:rPr>
          <w:t>] landmark paper in NLP bias research, which points out that much of this research does not define underlying terms</w:t>
        </w:r>
      </w:ins>
      <w:ins w:id="94" w:author="fcalado" w:date="2026-03-17T09:27:00Z" w16du:dateUtc="2026-03-17T13:27:00Z">
        <w:r w:rsidR="00AC0BD1" w:rsidRPr="006B5182">
          <w:rPr>
            <w:rFonts w:ascii="Linux Libertine" w:hAnsi="Linux Libertine" w:cs="Linux Libertine"/>
          </w:rPr>
          <w:t xml:space="preserve"> </w:t>
        </w:r>
      </w:ins>
      <w:ins w:id="95" w:author="fcalado" w:date="2026-03-16T12:55:00Z" w16du:dateUtc="2026-03-16T16:55:00Z">
        <w:r w:rsidRPr="006B5182">
          <w:rPr>
            <w:rFonts w:ascii="Linux Libertine" w:hAnsi="Linux Libertine" w:cs="Linux Libertine"/>
          </w:rPr>
          <w:t>like “bias”, as well as associated ha</w:t>
        </w:r>
      </w:ins>
      <w:ins w:id="96" w:author="fcalado" w:date="2026-03-16T12:56:00Z" w16du:dateUtc="2026-03-16T16:56:00Z">
        <w:r w:rsidRPr="006B5182">
          <w:rPr>
            <w:rFonts w:ascii="Linux Libertine" w:hAnsi="Linux Libertine" w:cs="Linux Libertine"/>
          </w:rPr>
          <w:t>rms</w:t>
        </w:r>
      </w:ins>
      <w:ins w:id="97" w:author="fcalado" w:date="2026-03-16T12:55:00Z" w16du:dateUtc="2026-03-16T16:55:00Z">
        <w:r w:rsidRPr="006B5182">
          <w:rPr>
            <w:rFonts w:ascii="Linux Libertine" w:hAnsi="Linux Libertine" w:cs="Linux Libertine"/>
          </w:rPr>
          <w:t>. This paper argues that when the motivation for analyzing bias is not explicit, then the techniques used to address bias appear arbitrary. For example, the operationalization of terms like “discriminate,” “systematic bias”, and “social injustice” in ways that are not intelligible run the risk of being improperly matched to</w:t>
        </w:r>
      </w:ins>
      <w:ins w:id="98" w:author="fcalado" w:date="2026-03-17T09:27:00Z" w16du:dateUtc="2026-03-17T13:27:00Z">
        <w:r w:rsidR="00AC0BD1" w:rsidRPr="006B5182">
          <w:rPr>
            <w:rFonts w:ascii="Linux Libertine" w:hAnsi="Linux Libertine" w:cs="Linux Libertine"/>
          </w:rPr>
          <w:t xml:space="preserve"> detection and mitigation</w:t>
        </w:r>
      </w:ins>
      <w:ins w:id="99" w:author="fcalado" w:date="2026-03-16T12:55:00Z" w16du:dateUtc="2026-03-16T16:55:00Z">
        <w:r w:rsidRPr="006B5182">
          <w:rPr>
            <w:rFonts w:ascii="Linux Libertine" w:hAnsi="Linux Libertine" w:cs="Linux Libertine"/>
          </w:rPr>
          <w:t xml:space="preserve"> techniques. </w:t>
        </w:r>
      </w:ins>
    </w:p>
    <w:p w14:paraId="493DC364" w14:textId="4AF01490" w:rsidR="008B3B8A" w:rsidRPr="006B5182" w:rsidRDefault="00AC0BD1" w:rsidP="003523D3">
      <w:pPr>
        <w:pStyle w:val="PostHeadPara"/>
        <w:ind w:firstLine="720"/>
        <w:rPr>
          <w:ins w:id="100" w:author="fcalado" w:date="2026-03-16T12:49:00Z" w16du:dateUtc="2026-03-16T16:49:00Z"/>
          <w:rFonts w:ascii="Linux Libertine" w:hAnsi="Linux Libertine" w:cs="Linux Libertine"/>
        </w:rPr>
      </w:pPr>
      <w:ins w:id="101" w:author="fcalado" w:date="2026-03-17T09:31:00Z" w16du:dateUtc="2026-03-17T13:31:00Z">
        <w:r w:rsidRPr="006B5182">
          <w:rPr>
            <w:rFonts w:ascii="Linux Libertine" w:hAnsi="Linux Libertine" w:cs="Linux Libertine"/>
          </w:rPr>
          <w:t>Additionally, t</w:t>
        </w:r>
      </w:ins>
      <w:ins w:id="102" w:author="fcalado" w:date="2026-03-17T09:27:00Z" w16du:dateUtc="2026-03-17T13:27:00Z">
        <w:r w:rsidRPr="006B5182">
          <w:rPr>
            <w:rFonts w:ascii="Linux Libertine" w:hAnsi="Linux Libertine" w:cs="Linux Libertine"/>
          </w:rPr>
          <w:t>e</w:t>
        </w:r>
      </w:ins>
      <w:ins w:id="103" w:author="fcalado" w:date="2026-03-17T09:31:00Z" w16du:dateUtc="2026-03-17T13:31:00Z">
        <w:r w:rsidRPr="006B5182">
          <w:rPr>
            <w:rFonts w:ascii="Linux Libertine" w:hAnsi="Linux Libertine" w:cs="Linux Libertine"/>
          </w:rPr>
          <w:t>chniques for detecting and mitigating</w:t>
        </w:r>
      </w:ins>
      <w:ins w:id="104" w:author="fcalado" w:date="2026-03-16T12:49:00Z" w16du:dateUtc="2026-03-16T16:49:00Z">
        <w:r w:rsidR="008B3B8A" w:rsidRPr="006B5182">
          <w:rPr>
            <w:rFonts w:ascii="Linux Libertine" w:hAnsi="Linux Libertine" w:cs="Linux Libertine"/>
          </w:rPr>
          <w:t xml:space="preserve"> gender bias </w:t>
        </w:r>
      </w:ins>
      <w:ins w:id="105" w:author="fcalado" w:date="2026-03-16T12:52:00Z" w16du:dateUtc="2026-03-16T16:52:00Z">
        <w:r w:rsidR="008B3B8A" w:rsidRPr="006B5182">
          <w:rPr>
            <w:rFonts w:ascii="Linux Libertine" w:hAnsi="Linux Libertine" w:cs="Linux Libertine"/>
          </w:rPr>
          <w:t xml:space="preserve">often </w:t>
        </w:r>
      </w:ins>
      <w:ins w:id="106" w:author="fcalado" w:date="2026-03-16T12:56:00Z" w16du:dateUtc="2026-03-16T16:56:00Z">
        <w:r w:rsidR="008B3B8A" w:rsidRPr="006B5182">
          <w:rPr>
            <w:rFonts w:ascii="Linux Libertine" w:hAnsi="Linux Libertine" w:cs="Linux Libertine"/>
          </w:rPr>
          <w:t>assum</w:t>
        </w:r>
      </w:ins>
      <w:ins w:id="107" w:author="fcalado" w:date="2026-03-17T09:31:00Z" w16du:dateUtc="2026-03-17T13:31:00Z">
        <w:r w:rsidRPr="006B5182">
          <w:rPr>
            <w:rFonts w:ascii="Linux Libertine" w:hAnsi="Linux Libertine" w:cs="Linux Libertine"/>
          </w:rPr>
          <w:t>e</w:t>
        </w:r>
      </w:ins>
      <w:ins w:id="108" w:author="fcalado" w:date="2026-03-16T12:56:00Z" w16du:dateUtc="2026-03-16T16:56:00Z">
        <w:r w:rsidR="008B3B8A" w:rsidRPr="006B5182">
          <w:rPr>
            <w:rFonts w:ascii="Linux Libertine" w:hAnsi="Linux Libertine" w:cs="Linux Libertine"/>
          </w:rPr>
          <w:t xml:space="preserve"> that</w:t>
        </w:r>
      </w:ins>
      <w:ins w:id="109" w:author="fcalado" w:date="2026-03-16T12:49:00Z" w16du:dateUtc="2026-03-16T16:49:00Z">
        <w:r w:rsidR="008B3B8A" w:rsidRPr="006B5182">
          <w:rPr>
            <w:rFonts w:ascii="Linux Libertine" w:hAnsi="Linux Libertine" w:cs="Linux Libertine"/>
          </w:rPr>
          <w:t xml:space="preserve"> </w:t>
        </w:r>
      </w:ins>
      <w:ins w:id="110" w:author="fcalado" w:date="2026-03-17T09:32:00Z" w16du:dateUtc="2026-03-17T13:32:00Z">
        <w:r w:rsidRPr="006B5182">
          <w:rPr>
            <w:rFonts w:ascii="Linux Libertine" w:hAnsi="Linux Libertine" w:cs="Linux Libertine"/>
          </w:rPr>
          <w:t xml:space="preserve">gender equality means that </w:t>
        </w:r>
      </w:ins>
      <w:ins w:id="111" w:author="fcalado" w:date="2026-03-16T12:49:00Z" w16du:dateUtc="2026-03-16T16:49:00Z">
        <w:r w:rsidR="008B3B8A" w:rsidRPr="006B5182">
          <w:rPr>
            <w:rFonts w:ascii="Linux Libertine" w:hAnsi="Linux Libertine" w:cs="Linux Libertine"/>
          </w:rPr>
          <w:t xml:space="preserve">gender terms </w:t>
        </w:r>
      </w:ins>
      <w:ins w:id="112" w:author="fcalado" w:date="2026-03-17T09:31:00Z" w16du:dateUtc="2026-03-17T13:31:00Z">
        <w:r w:rsidRPr="006B5182">
          <w:rPr>
            <w:rFonts w:ascii="Linux Libertine" w:hAnsi="Linux Libertine" w:cs="Linux Libertine"/>
          </w:rPr>
          <w:t>ought to</w:t>
        </w:r>
      </w:ins>
      <w:ins w:id="113" w:author="fcalado" w:date="2026-03-16T12:52:00Z" w16du:dateUtc="2026-03-16T16:52:00Z">
        <w:r w:rsidR="008B3B8A" w:rsidRPr="006B5182">
          <w:rPr>
            <w:rFonts w:ascii="Linux Libertine" w:hAnsi="Linux Libertine" w:cs="Linux Libertine"/>
          </w:rPr>
          <w:t xml:space="preserve"> be </w:t>
        </w:r>
      </w:ins>
      <w:ins w:id="114" w:author="fcalado" w:date="2026-03-16T12:49:00Z" w16du:dateUtc="2026-03-16T16:49:00Z">
        <w:r w:rsidR="008B3B8A" w:rsidRPr="006B5182">
          <w:rPr>
            <w:rFonts w:ascii="Linux Libertine" w:hAnsi="Linux Libertine" w:cs="Linux Libertine"/>
          </w:rPr>
          <w:t>interchangeable (i.e., switching “male” for “female” in text generation tasks</w:t>
        </w:r>
      </w:ins>
      <w:ins w:id="115" w:author="fcalado" w:date="2026-03-17T09:31:00Z" w16du:dateUtc="2026-03-17T13:31:00Z">
        <w:r w:rsidRPr="006B5182">
          <w:rPr>
            <w:rFonts w:ascii="Linux Libertine" w:hAnsi="Linux Libertine" w:cs="Linux Libertine"/>
          </w:rPr>
          <w:t>)</w:t>
        </w:r>
      </w:ins>
      <w:ins w:id="116" w:author="fcalado" w:date="2026-03-16T12:49:00Z" w16du:dateUtc="2026-03-16T16:49:00Z">
        <w:r w:rsidR="008B3B8A" w:rsidRPr="006B5182">
          <w:rPr>
            <w:rFonts w:ascii="Linux Libertine" w:hAnsi="Linux Libertine" w:cs="Linux Libertine"/>
          </w:rPr>
          <w:t>. Word embedding [</w:t>
        </w:r>
      </w:ins>
      <w:ins w:id="117" w:author="fcalado" w:date="2026-03-17T11:49:00Z" w16du:dateUtc="2026-03-17T15:49:00Z">
        <w:r w:rsidR="003E0169">
          <w:rPr>
            <w:rFonts w:ascii="Linux Libertine" w:hAnsi="Linux Libertine" w:cs="Linux Libertine"/>
          </w:rPr>
          <w:t>6</w:t>
        </w:r>
      </w:ins>
      <w:ins w:id="118" w:author="fcalado" w:date="2026-03-16T12:49:00Z" w16du:dateUtc="2026-03-16T16:49:00Z">
        <w:r w:rsidR="008B3B8A" w:rsidRPr="006B5182">
          <w:rPr>
            <w:rFonts w:ascii="Linux Libertine" w:hAnsi="Linux Libertine" w:cs="Linux Libertine"/>
          </w:rPr>
          <w:t>] and Coreference Resolution tasks [3</w:t>
        </w:r>
      </w:ins>
      <w:ins w:id="119" w:author="fcalado" w:date="2026-03-17T11:49:00Z" w16du:dateUtc="2026-03-17T15:49:00Z">
        <w:r w:rsidR="003E0169">
          <w:rPr>
            <w:rFonts w:ascii="Linux Libertine" w:hAnsi="Linux Libertine" w:cs="Linux Libertine"/>
          </w:rPr>
          <w:t>5</w:t>
        </w:r>
      </w:ins>
      <w:ins w:id="120" w:author="fcalado" w:date="2026-03-16T12:49:00Z" w16du:dateUtc="2026-03-16T16:49:00Z">
        <w:r w:rsidR="008B3B8A" w:rsidRPr="006B5182">
          <w:rPr>
            <w:rFonts w:ascii="Linux Libertine" w:hAnsi="Linux Libertine" w:cs="Linux Libertine"/>
          </w:rPr>
          <w:t>], for example, are based on the idea that each of the genders ought to have equal associations with all attributes</w:t>
        </w:r>
      </w:ins>
      <w:ins w:id="121" w:author="fcalado" w:date="2026-03-16T12:53:00Z" w16du:dateUtc="2026-03-16T16:53:00Z">
        <w:r w:rsidR="008B3B8A" w:rsidRPr="006B5182">
          <w:rPr>
            <w:rFonts w:ascii="Linux Libertine" w:hAnsi="Linux Libertine" w:cs="Linux Libertine"/>
          </w:rPr>
          <w:t xml:space="preserve"> (i.e. </w:t>
        </w:r>
      </w:ins>
      <w:ins w:id="122" w:author="fcalado" w:date="2026-03-16T12:49:00Z" w16du:dateUtc="2026-03-16T16:49:00Z">
        <w:r w:rsidR="008B3B8A" w:rsidRPr="006B5182">
          <w:rPr>
            <w:rFonts w:ascii="Linux Libertine" w:hAnsi="Linux Libertine" w:cs="Linux Libertine"/>
          </w:rPr>
          <w:t>that a male gendered term ought to be as equally associated as a female one to attributes such as “babysitter” or “computer programmer”</w:t>
        </w:r>
      </w:ins>
      <w:ins w:id="123" w:author="fcalado" w:date="2026-03-16T12:53:00Z" w16du:dateUtc="2026-03-16T16:53:00Z">
        <w:r w:rsidR="008B3B8A" w:rsidRPr="006B5182">
          <w:rPr>
            <w:rFonts w:ascii="Linux Libertine" w:hAnsi="Linux Libertine" w:cs="Linux Libertine"/>
          </w:rPr>
          <w:t>)</w:t>
        </w:r>
      </w:ins>
      <w:ins w:id="124" w:author="fcalado" w:date="2026-03-16T12:49:00Z" w16du:dateUtc="2026-03-16T16:49:00Z">
        <w:r w:rsidR="008B3B8A" w:rsidRPr="006B5182">
          <w:rPr>
            <w:rFonts w:ascii="Linux Libertine" w:hAnsi="Linux Libertine" w:cs="Linux Libertine"/>
          </w:rPr>
          <w:t xml:space="preserve"> [</w:t>
        </w:r>
      </w:ins>
      <w:ins w:id="125" w:author="fcalado" w:date="2026-03-17T11:50:00Z" w16du:dateUtc="2026-03-17T15:50:00Z">
        <w:r w:rsidR="003E0169">
          <w:rPr>
            <w:rFonts w:ascii="Linux Libertine" w:hAnsi="Linux Libertine" w:cs="Linux Libertine"/>
          </w:rPr>
          <w:t>6</w:t>
        </w:r>
      </w:ins>
      <w:ins w:id="126" w:author="fcalado" w:date="2026-03-16T12:49:00Z" w16du:dateUtc="2026-03-16T16:49:00Z">
        <w:r w:rsidR="008B3B8A" w:rsidRPr="006B5182">
          <w:rPr>
            <w:rFonts w:ascii="Linux Libertine" w:hAnsi="Linux Libertine" w:cs="Linux Libertine"/>
          </w:rPr>
          <w:t xml:space="preserve">]. Meanwhile, other research [21, 23, </w:t>
        </w:r>
      </w:ins>
      <w:ins w:id="127" w:author="fcalado" w:date="2026-03-17T11:52:00Z" w16du:dateUtc="2026-03-17T15:52:00Z">
        <w:r w:rsidR="0013306E">
          <w:rPr>
            <w:rFonts w:ascii="Linux Libertine" w:hAnsi="Linux Libertine" w:cs="Linux Libertine"/>
          </w:rPr>
          <w:t>9</w:t>
        </w:r>
      </w:ins>
      <w:ins w:id="128" w:author="fcalado" w:date="2026-03-16T12:49:00Z" w16du:dateUtc="2026-03-16T16:49:00Z">
        <w:r w:rsidR="008B3B8A" w:rsidRPr="006B5182">
          <w:rPr>
            <w:rFonts w:ascii="Linux Libertine" w:hAnsi="Linux Libertine" w:cs="Linux Libertine"/>
          </w:rPr>
          <w:t>] points out that such frameworks do not consider how gender terms contain deeper associations</w:t>
        </w:r>
      </w:ins>
      <w:ins w:id="129" w:author="fcalado" w:date="2026-03-17T08:25:00Z" w16du:dateUtc="2026-03-17T12:25:00Z">
        <w:r w:rsidR="00507254" w:rsidRPr="006B5182">
          <w:rPr>
            <w:rFonts w:ascii="Linux Libertine" w:hAnsi="Linux Libertine" w:cs="Linux Libertine"/>
          </w:rPr>
          <w:t xml:space="preserve"> </w:t>
        </w:r>
      </w:ins>
      <w:ins w:id="130" w:author="fcalado" w:date="2026-03-17T08:26:00Z" w16du:dateUtc="2026-03-17T12:26:00Z">
        <w:r w:rsidR="00507254" w:rsidRPr="006B5182">
          <w:rPr>
            <w:rFonts w:ascii="Linux Libertine" w:hAnsi="Linux Libertine" w:cs="Linux Libertine"/>
          </w:rPr>
          <w:t>with</w:t>
        </w:r>
      </w:ins>
      <w:ins w:id="131" w:author="fcalado" w:date="2026-03-17T08:25:00Z" w16du:dateUtc="2026-03-17T12:25:00Z">
        <w:r w:rsidR="00507254" w:rsidRPr="006B5182">
          <w:rPr>
            <w:rFonts w:ascii="Linux Libertine" w:hAnsi="Linux Libertine" w:cs="Linux Libertine"/>
          </w:rPr>
          <w:t xml:space="preserve"> social norms</w:t>
        </w:r>
      </w:ins>
      <w:ins w:id="132" w:author="fcalado" w:date="2026-03-16T12:49:00Z" w16du:dateUtc="2026-03-16T16:49:00Z">
        <w:r w:rsidR="008B3B8A" w:rsidRPr="006B5182">
          <w:rPr>
            <w:rFonts w:ascii="Linux Libertine" w:hAnsi="Linux Libertine" w:cs="Linux Libertine"/>
          </w:rPr>
          <w:t xml:space="preserve">. For example, [21] find that after debiasing, words like “nurse,” while no longer associated with </w:t>
        </w:r>
      </w:ins>
      <w:ins w:id="133" w:author="fcalado" w:date="2026-03-16T12:53:00Z" w16du:dateUtc="2026-03-16T16:53:00Z">
        <w:r w:rsidR="008B3B8A" w:rsidRPr="006B5182">
          <w:rPr>
            <w:rFonts w:ascii="Linux Libertine" w:hAnsi="Linux Libertine" w:cs="Linux Libertine"/>
          </w:rPr>
          <w:t>“</w:t>
        </w:r>
      </w:ins>
      <w:ins w:id="134" w:author="fcalado" w:date="2026-03-16T12:49:00Z" w16du:dateUtc="2026-03-16T16:49:00Z">
        <w:r w:rsidR="008B3B8A" w:rsidRPr="006B5182">
          <w:rPr>
            <w:rFonts w:ascii="Linux Libertine" w:hAnsi="Linux Libertine" w:cs="Linux Libertine"/>
          </w:rPr>
          <w:t>explicitly marked feminine words,” maintains its association to “socially-marked feminine words,” like “receptionist” and “teacher”.</w:t>
        </w:r>
      </w:ins>
    </w:p>
    <w:p w14:paraId="7877A146" w14:textId="1913B961" w:rsidR="00F005D7" w:rsidRPr="006B5182" w:rsidRDefault="003523D3" w:rsidP="003523D3">
      <w:pPr>
        <w:pStyle w:val="PostHeadPara"/>
        <w:ind w:firstLine="720"/>
        <w:rPr>
          <w:ins w:id="135" w:author="fcalado" w:date="2026-03-15T14:57:00Z" w16du:dateUtc="2026-03-15T18:57:00Z"/>
          <w:rFonts w:ascii="Linux Libertine" w:hAnsi="Linux Libertine" w:cs="Linux Libertine"/>
        </w:rPr>
      </w:pPr>
      <w:ins w:id="136" w:author="fcalado" w:date="2026-03-16T12:56:00Z" w16du:dateUtc="2026-03-16T16:56:00Z">
        <w:r w:rsidRPr="006B5182">
          <w:rPr>
            <w:rFonts w:ascii="Linux Libertine" w:hAnsi="Linux Libertine" w:cs="Linux Libertine"/>
          </w:rPr>
          <w:lastRenderedPageBreak/>
          <w:t>One major a</w:t>
        </w:r>
      </w:ins>
      <w:ins w:id="137" w:author="fcalado" w:date="2026-03-16T12:57:00Z" w16du:dateUtc="2026-03-16T16:57:00Z">
        <w:r w:rsidRPr="006B5182">
          <w:rPr>
            <w:rFonts w:ascii="Linux Libertine" w:hAnsi="Linux Libertine" w:cs="Linux Libertine"/>
          </w:rPr>
          <w:t xml:space="preserve">ssumption that guides gender bias research is the gender </w:t>
        </w:r>
      </w:ins>
      <w:ins w:id="138" w:author="fcalado" w:date="2026-03-15T14:33:00Z" w16du:dateUtc="2026-03-15T18:33:00Z">
        <w:r w:rsidR="00DA4E83" w:rsidRPr="006B5182">
          <w:rPr>
            <w:rFonts w:ascii="Linux Libertine" w:hAnsi="Linux Libertine" w:cs="Linux Libertine"/>
          </w:rPr>
          <w:t>binary</w:t>
        </w:r>
      </w:ins>
      <w:ins w:id="139" w:author="fcalado" w:date="2026-03-16T12:57:00Z" w16du:dateUtc="2026-03-16T16:57:00Z">
        <w:r w:rsidRPr="006B5182">
          <w:rPr>
            <w:rFonts w:ascii="Linux Libertine" w:hAnsi="Linux Libertine" w:cs="Linux Libertine"/>
          </w:rPr>
          <w:t xml:space="preserve"> itself, the assumption of gender</w:t>
        </w:r>
      </w:ins>
      <w:ins w:id="140" w:author="fcalado" w:date="2026-03-15T14:34:00Z" w16du:dateUtc="2026-03-15T18:34:00Z">
        <w:r w:rsidR="00DA4E83" w:rsidRPr="006B5182">
          <w:rPr>
            <w:rFonts w:ascii="Linux Libertine" w:hAnsi="Linux Libertine" w:cs="Linux Libertine"/>
          </w:rPr>
          <w:t xml:space="preserve"> as</w:t>
        </w:r>
      </w:ins>
      <w:ins w:id="141" w:author="fcalado" w:date="2026-03-15T14:33:00Z" w16du:dateUtc="2026-03-15T18:33:00Z">
        <w:r w:rsidR="00DA4E83" w:rsidRPr="006B5182">
          <w:rPr>
            <w:rFonts w:ascii="Linux Libertine" w:hAnsi="Linux Libertine" w:cs="Linux Libertine"/>
          </w:rPr>
          <w:t xml:space="preserve"> male</w:t>
        </w:r>
      </w:ins>
      <w:ins w:id="142" w:author="fcalado" w:date="2026-03-15T14:34:00Z" w16du:dateUtc="2026-03-15T18:34:00Z">
        <w:r w:rsidR="00DA4E83" w:rsidRPr="006B5182">
          <w:rPr>
            <w:rFonts w:ascii="Linux Libertine" w:hAnsi="Linux Libertine" w:cs="Linux Libertine"/>
          </w:rPr>
          <w:t xml:space="preserve"> </w:t>
        </w:r>
      </w:ins>
      <w:ins w:id="143" w:author="fcalado" w:date="2026-03-16T12:57:00Z" w16du:dateUtc="2026-03-16T16:57:00Z">
        <w:r w:rsidRPr="006B5182">
          <w:rPr>
            <w:rFonts w:ascii="Linux Libertine" w:hAnsi="Linux Libertine" w:cs="Linux Libertine"/>
          </w:rPr>
          <w:t>or</w:t>
        </w:r>
      </w:ins>
      <w:ins w:id="144" w:author="fcalado" w:date="2026-03-15T14:34:00Z" w16du:dateUtc="2026-03-15T18:34:00Z">
        <w:r w:rsidR="00DA4E83" w:rsidRPr="006B5182">
          <w:rPr>
            <w:rFonts w:ascii="Linux Libertine" w:hAnsi="Linux Libertine" w:cs="Linux Libertine"/>
          </w:rPr>
          <w:t xml:space="preserve"> female [</w:t>
        </w:r>
      </w:ins>
      <w:ins w:id="145" w:author="fcalado" w:date="2026-03-16T12:40:00Z" w16du:dateUtc="2026-03-16T16:40:00Z">
        <w:r w:rsidR="00812A37" w:rsidRPr="006B5182">
          <w:rPr>
            <w:rFonts w:ascii="Linux Libertine" w:hAnsi="Linux Libertine" w:cs="Linux Libertine"/>
          </w:rPr>
          <w:t>6</w:t>
        </w:r>
      </w:ins>
      <w:ins w:id="146" w:author="fcalado" w:date="2026-03-15T14:36:00Z" w16du:dateUtc="2026-03-15T18:36:00Z">
        <w:r w:rsidR="00DA4E83" w:rsidRPr="006B5182">
          <w:rPr>
            <w:rFonts w:ascii="Linux Libertine" w:hAnsi="Linux Libertine" w:cs="Linux Libertine"/>
          </w:rPr>
          <w:t xml:space="preserve">, </w:t>
        </w:r>
      </w:ins>
      <w:ins w:id="147" w:author="fcalado" w:date="2026-03-16T12:41:00Z" w16du:dateUtc="2026-03-16T16:41:00Z">
        <w:r w:rsidR="00812A37" w:rsidRPr="006B5182">
          <w:rPr>
            <w:rFonts w:ascii="Linux Libertine" w:hAnsi="Linux Libertine" w:cs="Linux Libertine"/>
          </w:rPr>
          <w:t>22</w:t>
        </w:r>
      </w:ins>
      <w:ins w:id="148" w:author="fcalado" w:date="2026-03-15T14:34:00Z" w16du:dateUtc="2026-03-15T18:34:00Z">
        <w:r w:rsidR="00DA4E83" w:rsidRPr="006B5182">
          <w:rPr>
            <w:rFonts w:ascii="Linux Libertine" w:hAnsi="Linux Libertine" w:cs="Linux Libertine"/>
          </w:rPr>
          <w:t xml:space="preserve">, </w:t>
        </w:r>
      </w:ins>
      <w:ins w:id="149" w:author="fcalado" w:date="2026-03-16T12:41:00Z" w16du:dateUtc="2026-03-16T16:41:00Z">
        <w:r w:rsidR="00812A37" w:rsidRPr="006B5182">
          <w:rPr>
            <w:rFonts w:ascii="Linux Libertine" w:hAnsi="Linux Libertine" w:cs="Linux Libertine"/>
          </w:rPr>
          <w:t>21</w:t>
        </w:r>
      </w:ins>
      <w:ins w:id="150" w:author="fcalado" w:date="2026-03-15T14:37:00Z" w16du:dateUtc="2026-03-15T18:37:00Z">
        <w:r w:rsidR="00DA4E83" w:rsidRPr="006B5182">
          <w:rPr>
            <w:rFonts w:ascii="Linux Libertine" w:hAnsi="Linux Libertine" w:cs="Linux Libertine"/>
          </w:rPr>
          <w:t>]</w:t>
        </w:r>
      </w:ins>
      <w:ins w:id="151" w:author="fcalado" w:date="2026-03-15T14:34:00Z" w16du:dateUtc="2026-03-15T18:34:00Z">
        <w:r w:rsidR="00DA4E83" w:rsidRPr="006B5182">
          <w:rPr>
            <w:rFonts w:ascii="Linux Libertine" w:hAnsi="Linux Libertine" w:cs="Linux Libertine"/>
          </w:rPr>
          <w:t>.</w:t>
        </w:r>
      </w:ins>
      <w:ins w:id="152" w:author="fcalado" w:date="2026-03-15T14:37:00Z" w16du:dateUtc="2026-03-15T18:37:00Z">
        <w:r w:rsidR="00DA4E83" w:rsidRPr="006B5182">
          <w:rPr>
            <w:rFonts w:ascii="Linux Libertine" w:hAnsi="Linux Libertine" w:cs="Linux Libertine"/>
          </w:rPr>
          <w:t xml:space="preserve"> This tendency has been strongly critiqued in work that </w:t>
        </w:r>
      </w:ins>
      <w:ins w:id="153" w:author="fcalado" w:date="2026-03-15T14:38:00Z" w16du:dateUtc="2026-03-15T18:38:00Z">
        <w:r w:rsidR="00DA4E83" w:rsidRPr="006B5182">
          <w:rPr>
            <w:rFonts w:ascii="Linux Libertine" w:hAnsi="Linux Libertine" w:cs="Linux Libertine"/>
          </w:rPr>
          <w:t>emphasizes LGBTIQIA+ identities and</w:t>
        </w:r>
      </w:ins>
      <w:ins w:id="154" w:author="fcalado" w:date="2026-03-15T14:43:00Z" w16du:dateUtc="2026-03-15T18:43:00Z">
        <w:r w:rsidR="008579B0" w:rsidRPr="006B5182">
          <w:rPr>
            <w:rFonts w:ascii="Linux Libertine" w:hAnsi="Linux Libertine" w:cs="Linux Libertine"/>
          </w:rPr>
          <w:t xml:space="preserve"> which</w:t>
        </w:r>
      </w:ins>
      <w:ins w:id="155" w:author="fcalado" w:date="2026-03-15T14:38:00Z" w16du:dateUtc="2026-03-15T18:38:00Z">
        <w:r w:rsidR="00DA4E83" w:rsidRPr="006B5182">
          <w:rPr>
            <w:rFonts w:ascii="Linux Libertine" w:hAnsi="Linux Libertine" w:cs="Linux Libertine"/>
          </w:rPr>
          <w:t>, increasingly, centers these communities in the creation of bias detection and mitigation techniques</w:t>
        </w:r>
      </w:ins>
      <w:ins w:id="156" w:author="fcalado" w:date="2026-03-15T14:39:00Z" w16du:dateUtc="2026-03-15T18:39:00Z">
        <w:r w:rsidR="00DA4E83" w:rsidRPr="006B5182">
          <w:rPr>
            <w:rFonts w:ascii="Linux Libertine" w:hAnsi="Linux Libertine" w:cs="Linux Libertine"/>
          </w:rPr>
          <w:t xml:space="preserve"> [</w:t>
        </w:r>
      </w:ins>
      <w:ins w:id="157" w:author="fcalado" w:date="2026-03-16T12:42:00Z" w16du:dateUtc="2026-03-16T16:42:00Z">
        <w:r w:rsidR="00812A37" w:rsidRPr="006B5182">
          <w:rPr>
            <w:rFonts w:ascii="Linux Libertine" w:hAnsi="Linux Libertine" w:cs="Linux Libertine"/>
          </w:rPr>
          <w:t>19</w:t>
        </w:r>
      </w:ins>
      <w:ins w:id="158" w:author="fcalado" w:date="2026-03-15T14:39:00Z" w16du:dateUtc="2026-03-15T18:39:00Z">
        <w:r w:rsidR="00DA4E83" w:rsidRPr="006B5182">
          <w:rPr>
            <w:rFonts w:ascii="Linux Libertine" w:hAnsi="Linux Libertine" w:cs="Linux Libertine"/>
          </w:rPr>
          <w:t xml:space="preserve">, </w:t>
        </w:r>
      </w:ins>
      <w:ins w:id="159" w:author="fcalado" w:date="2026-03-16T12:42:00Z" w16du:dateUtc="2026-03-16T16:42:00Z">
        <w:r w:rsidR="00812A37" w:rsidRPr="006B5182">
          <w:rPr>
            <w:rFonts w:ascii="Linux Libertine" w:hAnsi="Linux Libertine" w:cs="Linux Libertine"/>
          </w:rPr>
          <w:t>14</w:t>
        </w:r>
      </w:ins>
      <w:ins w:id="160" w:author="fcalado" w:date="2026-03-15T14:39:00Z" w16du:dateUtc="2026-03-15T18:39:00Z">
        <w:r w:rsidR="00DA4E83" w:rsidRPr="006B5182">
          <w:rPr>
            <w:rFonts w:ascii="Linux Libertine" w:hAnsi="Linux Libertine" w:cs="Linux Libertine"/>
          </w:rPr>
          <w:t xml:space="preserve">, </w:t>
        </w:r>
      </w:ins>
      <w:ins w:id="161" w:author="fcalado" w:date="2026-03-16T12:43:00Z" w16du:dateUtc="2026-03-16T16:43:00Z">
        <w:r w:rsidR="00812A37" w:rsidRPr="006B5182">
          <w:rPr>
            <w:rFonts w:ascii="Linux Libertine" w:hAnsi="Linux Libertine" w:cs="Linux Libertine"/>
          </w:rPr>
          <w:t>31</w:t>
        </w:r>
      </w:ins>
      <w:ins w:id="162" w:author="fcalado" w:date="2026-03-15T14:39:00Z" w16du:dateUtc="2026-03-15T18:39:00Z">
        <w:r w:rsidR="00DA4E83" w:rsidRPr="006B5182">
          <w:rPr>
            <w:rFonts w:ascii="Linux Libertine" w:hAnsi="Linux Libertine" w:cs="Linux Libertine"/>
          </w:rPr>
          <w:t xml:space="preserve">, </w:t>
        </w:r>
      </w:ins>
      <w:ins w:id="163" w:author="fcalado" w:date="2026-03-16T12:44:00Z" w16du:dateUtc="2026-03-16T16:44:00Z">
        <w:r w:rsidR="00812A37" w:rsidRPr="006B5182">
          <w:rPr>
            <w:rFonts w:ascii="Linux Libertine" w:hAnsi="Linux Libertine" w:cs="Linux Libertine"/>
          </w:rPr>
          <w:t>33</w:t>
        </w:r>
      </w:ins>
      <w:ins w:id="164" w:author="fcalado" w:date="2026-03-15T14:39:00Z" w16du:dateUtc="2026-03-15T18:39:00Z">
        <w:r w:rsidR="00DA4E83" w:rsidRPr="006B5182">
          <w:rPr>
            <w:rFonts w:ascii="Linux Libertine" w:hAnsi="Linux Libertine" w:cs="Linux Libertine"/>
          </w:rPr>
          <w:t>]</w:t>
        </w:r>
      </w:ins>
      <w:ins w:id="165" w:author="fcalado" w:date="2026-03-15T14:38:00Z" w16du:dateUtc="2026-03-15T18:38:00Z">
        <w:r w:rsidR="00DA4E83" w:rsidRPr="006B5182">
          <w:rPr>
            <w:rFonts w:ascii="Linux Libertine" w:hAnsi="Linux Libertine" w:cs="Linux Libertine"/>
          </w:rPr>
          <w:t>.</w:t>
        </w:r>
      </w:ins>
      <w:ins w:id="166" w:author="fcalado" w:date="2026-03-15T14:34:00Z" w16du:dateUtc="2026-03-15T18:34:00Z">
        <w:r w:rsidR="00DA4E83" w:rsidRPr="006B5182">
          <w:rPr>
            <w:rFonts w:ascii="Linux Libertine" w:hAnsi="Linux Libertine" w:cs="Linux Libertine"/>
          </w:rPr>
          <w:t xml:space="preserve"> </w:t>
        </w:r>
      </w:ins>
      <w:ins w:id="167" w:author="fcalado" w:date="2026-03-15T14:43:00Z" w16du:dateUtc="2026-03-15T18:43:00Z">
        <w:r w:rsidR="008579B0" w:rsidRPr="006B5182">
          <w:rPr>
            <w:rFonts w:ascii="Linux Libertine" w:hAnsi="Linux Libertine" w:cs="Linux Libertine"/>
          </w:rPr>
          <w:t>From this</w:t>
        </w:r>
      </w:ins>
      <w:ins w:id="168" w:author="fcalado" w:date="2026-03-16T12:45:00Z" w16du:dateUtc="2026-03-16T16:45:00Z">
        <w:r w:rsidR="00812A37" w:rsidRPr="006B5182">
          <w:rPr>
            <w:rFonts w:ascii="Linux Libertine" w:hAnsi="Linux Libertine" w:cs="Linux Libertine"/>
          </w:rPr>
          <w:t xml:space="preserve"> </w:t>
        </w:r>
      </w:ins>
      <w:ins w:id="169" w:author="fcalado" w:date="2026-03-15T14:43:00Z" w16du:dateUtc="2026-03-15T18:43:00Z">
        <w:r w:rsidR="008579B0" w:rsidRPr="006B5182">
          <w:rPr>
            <w:rFonts w:ascii="Linux Libertine" w:hAnsi="Linux Libertine" w:cs="Linux Libertine"/>
          </w:rPr>
          <w:t>research</w:t>
        </w:r>
      </w:ins>
      <w:ins w:id="170" w:author="fcalado" w:date="2026-03-16T12:45:00Z" w16du:dateUtc="2026-03-16T16:45:00Z">
        <w:r w:rsidR="00812A37" w:rsidRPr="006B5182">
          <w:rPr>
            <w:rFonts w:ascii="Linux Libertine" w:hAnsi="Linux Libertine" w:cs="Linux Libertine"/>
          </w:rPr>
          <w:t xml:space="preserve">, </w:t>
        </w:r>
      </w:ins>
      <w:ins w:id="171" w:author="fcalado" w:date="2026-03-15T15:03:00Z" w16du:dateUtc="2026-03-15T19:03:00Z">
        <w:r w:rsidR="00A56D1E" w:rsidRPr="006B5182">
          <w:rPr>
            <w:rFonts w:ascii="Linux Libertine" w:hAnsi="Linux Libertine" w:cs="Linux Libertine"/>
          </w:rPr>
          <w:t>one</w:t>
        </w:r>
      </w:ins>
      <w:ins w:id="172" w:author="fcalado" w:date="2026-03-15T14:45:00Z" w16du:dateUtc="2026-03-15T18:45:00Z">
        <w:r w:rsidR="008579B0" w:rsidRPr="006B5182">
          <w:rPr>
            <w:rFonts w:ascii="Linux Libertine" w:hAnsi="Linux Libertine" w:cs="Linux Libertine"/>
          </w:rPr>
          <w:t xml:space="preserve"> major trend</w:t>
        </w:r>
      </w:ins>
      <w:ins w:id="173" w:author="fcalado" w:date="2026-03-15T15:03:00Z" w16du:dateUtc="2026-03-15T19:03:00Z">
        <w:r w:rsidR="00A56D1E" w:rsidRPr="006B5182">
          <w:rPr>
            <w:rFonts w:ascii="Linux Libertine" w:hAnsi="Linux Libertine" w:cs="Linux Libertine"/>
          </w:rPr>
          <w:t xml:space="preserve"> is relevant to this project</w:t>
        </w:r>
      </w:ins>
      <w:ins w:id="174" w:author="fcalado" w:date="2026-03-15T14:45:00Z" w16du:dateUtc="2026-03-15T18:45:00Z">
        <w:r w:rsidR="008579B0" w:rsidRPr="006B5182">
          <w:rPr>
            <w:rFonts w:ascii="Linux Libertine" w:hAnsi="Linux Libertine" w:cs="Linux Libertine"/>
          </w:rPr>
          <w:t xml:space="preserve">: </w:t>
        </w:r>
      </w:ins>
      <w:ins w:id="175" w:author="fcalado" w:date="2026-03-15T14:46:00Z" w16du:dateUtc="2026-03-15T18:46:00Z">
        <w:r w:rsidR="008579B0" w:rsidRPr="006B5182">
          <w:rPr>
            <w:rFonts w:ascii="Linux Libertine" w:hAnsi="Linux Libertine" w:cs="Linux Libertine"/>
          </w:rPr>
          <w:t>the</w:t>
        </w:r>
      </w:ins>
      <w:ins w:id="176" w:author="fcalado" w:date="2026-03-15T14:45:00Z" w16du:dateUtc="2026-03-15T18:45:00Z">
        <w:r w:rsidR="008579B0" w:rsidRPr="006B5182">
          <w:rPr>
            <w:rFonts w:ascii="Linux Libertine" w:hAnsi="Linux Libertine" w:cs="Linux Libertine"/>
          </w:rPr>
          <w:t xml:space="preserve"> </w:t>
        </w:r>
      </w:ins>
      <w:ins w:id="177" w:author="fcalado" w:date="2026-03-15T14:46:00Z" w16du:dateUtc="2026-03-15T18:46:00Z">
        <w:r w:rsidR="008579B0" w:rsidRPr="006B5182">
          <w:rPr>
            <w:rFonts w:ascii="Linux Libertine" w:hAnsi="Linux Libertine" w:cs="Linux Libertine"/>
          </w:rPr>
          <w:t>interrogation of</w:t>
        </w:r>
      </w:ins>
      <w:ins w:id="178" w:author="fcalado" w:date="2026-03-15T14:45:00Z" w16du:dateUtc="2026-03-15T18:45:00Z">
        <w:r w:rsidR="008579B0" w:rsidRPr="006B5182">
          <w:rPr>
            <w:rFonts w:ascii="Linux Libertine" w:hAnsi="Linux Libertine" w:cs="Linux Libertine"/>
          </w:rPr>
          <w:t xml:space="preserve"> how </w:t>
        </w:r>
      </w:ins>
      <w:ins w:id="179" w:author="fcalado" w:date="2026-03-15T14:48:00Z" w16du:dateUtc="2026-03-15T18:48:00Z">
        <w:r w:rsidR="008579B0" w:rsidRPr="006B5182">
          <w:rPr>
            <w:rFonts w:ascii="Linux Libertine" w:hAnsi="Linux Libertine" w:cs="Linux Libertine"/>
          </w:rPr>
          <w:t xml:space="preserve">key </w:t>
        </w:r>
      </w:ins>
      <w:ins w:id="180" w:author="fcalado" w:date="2026-03-15T14:45:00Z" w16du:dateUtc="2026-03-15T18:45:00Z">
        <w:r w:rsidR="008579B0" w:rsidRPr="006B5182">
          <w:rPr>
            <w:rFonts w:ascii="Linux Libertine" w:hAnsi="Linux Libertine" w:cs="Linux Libertine"/>
          </w:rPr>
          <w:t xml:space="preserve">terms </w:t>
        </w:r>
      </w:ins>
      <w:ins w:id="181" w:author="fcalado" w:date="2026-03-15T15:04:00Z" w16du:dateUtc="2026-03-15T19:04:00Z">
        <w:r w:rsidR="00A56D1E" w:rsidRPr="006B5182">
          <w:rPr>
            <w:rFonts w:ascii="Linux Libertine" w:hAnsi="Linux Libertine" w:cs="Linux Libertine"/>
          </w:rPr>
          <w:t xml:space="preserve">like “gender” </w:t>
        </w:r>
      </w:ins>
      <w:ins w:id="182" w:author="fcalado" w:date="2026-03-15T14:45:00Z" w16du:dateUtc="2026-03-15T18:45:00Z">
        <w:r w:rsidR="008579B0" w:rsidRPr="006B5182">
          <w:rPr>
            <w:rFonts w:ascii="Linux Libertine" w:hAnsi="Linux Libertine" w:cs="Linux Libertine"/>
          </w:rPr>
          <w:t>are being defined and operationalized</w:t>
        </w:r>
      </w:ins>
      <w:ins w:id="183" w:author="fcalado" w:date="2026-03-15T15:04:00Z" w16du:dateUtc="2026-03-15T19:04:00Z">
        <w:r w:rsidR="00A56D1E" w:rsidRPr="006B5182">
          <w:rPr>
            <w:rFonts w:ascii="Linux Libertine" w:hAnsi="Linux Libertine" w:cs="Linux Libertine"/>
          </w:rPr>
          <w:t>.</w:t>
        </w:r>
      </w:ins>
      <w:ins w:id="184" w:author="fcalado" w:date="2026-03-16T12:54:00Z" w16du:dateUtc="2026-03-16T16:54:00Z">
        <w:r w:rsidR="008B3B8A" w:rsidRPr="006B5182">
          <w:rPr>
            <w:rFonts w:ascii="Linux Libertine" w:hAnsi="Linux Libertine" w:cs="Linux Libertine"/>
          </w:rPr>
          <w:t xml:space="preserve"> </w:t>
        </w:r>
      </w:ins>
      <w:ins w:id="185" w:author="fcalado" w:date="2026-03-15T14:53:00Z" w16du:dateUtc="2026-03-15T18:53:00Z">
        <w:r w:rsidR="00F005D7" w:rsidRPr="006B5182">
          <w:rPr>
            <w:rFonts w:ascii="Linux Libertine" w:hAnsi="Linux Libertine" w:cs="Linux Libertine"/>
          </w:rPr>
          <w:t>[</w:t>
        </w:r>
      </w:ins>
      <w:ins w:id="186" w:author="fcalado" w:date="2026-03-16T12:44:00Z" w16du:dateUtc="2026-03-16T16:44:00Z">
        <w:r w:rsidR="00812A37" w:rsidRPr="006B5182">
          <w:rPr>
            <w:rFonts w:ascii="Linux Libertine" w:hAnsi="Linux Libertine" w:cs="Linux Libertine"/>
          </w:rPr>
          <w:t>23</w:t>
        </w:r>
      </w:ins>
      <w:ins w:id="187" w:author="fcalado" w:date="2026-03-16T12:59:00Z" w16du:dateUtc="2026-03-16T16:59:00Z">
        <w:r w:rsidRPr="006B5182">
          <w:rPr>
            <w:rFonts w:ascii="Linux Libertine" w:hAnsi="Linux Libertine" w:cs="Linux Libertine"/>
          </w:rPr>
          <w:t>, 9</w:t>
        </w:r>
      </w:ins>
      <w:ins w:id="188" w:author="fcalado" w:date="2026-03-15T14:53:00Z" w16du:dateUtc="2026-03-15T18:53:00Z">
        <w:r w:rsidR="00F005D7" w:rsidRPr="006B5182">
          <w:rPr>
            <w:rFonts w:ascii="Linux Libertine" w:hAnsi="Linux Libertine" w:cs="Linux Libertine"/>
          </w:rPr>
          <w:t>]</w:t>
        </w:r>
      </w:ins>
      <w:ins w:id="189" w:author="fcalado" w:date="2026-03-16T12:57:00Z" w16du:dateUtc="2026-03-16T16:57:00Z">
        <w:r w:rsidRPr="006B5182">
          <w:rPr>
            <w:rFonts w:ascii="Linux Libertine" w:hAnsi="Linux Libertine" w:cs="Linux Libertine"/>
          </w:rPr>
          <w:t>, for example,</w:t>
        </w:r>
      </w:ins>
      <w:ins w:id="190" w:author="fcalado" w:date="2026-03-15T14:53:00Z" w16du:dateUtc="2026-03-15T18:53:00Z">
        <w:r w:rsidR="00F005D7" w:rsidRPr="006B5182">
          <w:rPr>
            <w:rFonts w:ascii="Linux Libertine" w:hAnsi="Linux Libertine" w:cs="Linux Libertine"/>
          </w:rPr>
          <w:t xml:space="preserve"> </w:t>
        </w:r>
      </w:ins>
      <w:ins w:id="191" w:author="fcalado" w:date="2026-03-16T12:48:00Z" w16du:dateUtc="2026-03-16T16:48:00Z">
        <w:r w:rsidR="008B3B8A" w:rsidRPr="006B5182">
          <w:rPr>
            <w:rFonts w:ascii="Linux Libertine" w:hAnsi="Linux Libertine" w:cs="Linux Libertine"/>
          </w:rPr>
          <w:t xml:space="preserve">draw from the insights of seminal gender theorist, Judith Butler, </w:t>
        </w:r>
      </w:ins>
      <w:ins w:id="192" w:author="fcalado" w:date="2026-03-16T12:58:00Z" w16du:dateUtc="2026-03-16T16:58:00Z">
        <w:r w:rsidRPr="006B5182">
          <w:rPr>
            <w:rFonts w:ascii="Linux Libertine" w:hAnsi="Linux Libertine" w:cs="Linux Libertine"/>
          </w:rPr>
          <w:t>in order to conceptualize gender as a social construction</w:t>
        </w:r>
      </w:ins>
      <w:ins w:id="193" w:author="fcalado" w:date="2026-03-15T14:57:00Z" w16du:dateUtc="2026-03-15T18:57:00Z">
        <w:r w:rsidR="00F005D7" w:rsidRPr="006B5182">
          <w:rPr>
            <w:rFonts w:ascii="Linux Libertine" w:hAnsi="Linux Libertine" w:cs="Linux Libertine"/>
          </w:rPr>
          <w:t>.</w:t>
        </w:r>
      </w:ins>
      <w:ins w:id="194" w:author="fcalado" w:date="2026-03-16T12:59:00Z" w16du:dateUtc="2026-03-16T16:59:00Z">
        <w:r w:rsidRPr="006B5182">
          <w:rPr>
            <w:rFonts w:ascii="Linux Libertine" w:hAnsi="Linux Libertine" w:cs="Linux Libertine"/>
          </w:rPr>
          <w:t xml:space="preserve"> Wh</w:t>
        </w:r>
      </w:ins>
      <w:ins w:id="195" w:author="fcalado" w:date="2026-03-16T13:00:00Z" w16du:dateUtc="2026-03-16T17:00:00Z">
        <w:r w:rsidRPr="006B5182">
          <w:rPr>
            <w:rFonts w:ascii="Linux Libertine" w:hAnsi="Linux Libertine" w:cs="Linux Libertine"/>
          </w:rPr>
          <w:t>i</w:t>
        </w:r>
      </w:ins>
      <w:ins w:id="196" w:author="fcalado" w:date="2026-03-16T12:59:00Z" w16du:dateUtc="2026-03-16T16:59:00Z">
        <w:r w:rsidRPr="006B5182">
          <w:rPr>
            <w:rFonts w:ascii="Linux Libertine" w:hAnsi="Linux Libertine" w:cs="Linux Libertine"/>
          </w:rPr>
          <w:t>le [23] uses this construction to show the harmful ways that sex and gender have been collapsed in</w:t>
        </w:r>
      </w:ins>
      <w:ins w:id="197" w:author="fcalado" w:date="2026-03-16T13:00:00Z" w16du:dateUtc="2026-03-16T17:00:00Z">
        <w:r w:rsidRPr="006B5182">
          <w:rPr>
            <w:rFonts w:ascii="Linux Libertine" w:hAnsi="Linux Libertine" w:cs="Linux Libertine"/>
          </w:rPr>
          <w:t xml:space="preserve"> language model outputs, [9] uses it to base a critique of dominant bias detection and mitigation techniques.</w:t>
        </w:r>
      </w:ins>
      <w:ins w:id="198" w:author="fcalado" w:date="2026-03-16T13:03:00Z" w16du:dateUtc="2026-03-16T17:03:00Z">
        <w:r w:rsidRPr="006B5182">
          <w:rPr>
            <w:rFonts w:ascii="Linux Libertine" w:hAnsi="Linux Libertine" w:cs="Linux Libertine"/>
          </w:rPr>
          <w:t xml:space="preserve"> </w:t>
        </w:r>
      </w:ins>
    </w:p>
    <w:p w14:paraId="4D817922" w14:textId="41055C86" w:rsidR="005B434B" w:rsidRPr="006B5182" w:rsidRDefault="005B710F"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t xml:space="preserve">defining </w:t>
      </w:r>
      <w:r w:rsidR="0041155A" w:rsidRPr="006B5182">
        <w:rPr>
          <w:rFonts w:ascii="Linux Libertine" w:hAnsi="Linux Libertine" w:cs="Linux Libertine"/>
        </w:rPr>
        <w:t>GENDER</w:t>
      </w:r>
    </w:p>
    <w:p w14:paraId="7B10DB59" w14:textId="3364982B" w:rsidR="005B434B" w:rsidRPr="006B5182" w:rsidRDefault="005B434B" w:rsidP="008579B0">
      <w:pPr>
        <w:pStyle w:val="PostHeadPara"/>
        <w:rPr>
          <w:rFonts w:ascii="Linux Libertine" w:hAnsi="Linux Libertine" w:cs="Linux Libertine"/>
        </w:rPr>
      </w:pPr>
      <w:r w:rsidRPr="006B5182">
        <w:rPr>
          <w:rFonts w:ascii="Linux Libertine" w:hAnsi="Linux Libertine" w:cs="Linux Libertine"/>
        </w:rPr>
        <w:t>The next subsections</w:t>
      </w:r>
      <w:r w:rsidR="0041155A" w:rsidRPr="006B5182">
        <w:rPr>
          <w:rFonts w:ascii="Linux Libertine" w:hAnsi="Linux Libertine" w:cs="Linux Libertine"/>
        </w:rPr>
        <w:t xml:space="preserve"> consider how gender has been conceptualized </w:t>
      </w:r>
      <w:ins w:id="199" w:author="fcalado" w:date="2026-03-15T14:24:00Z" w16du:dateUtc="2026-03-15T18:24:00Z">
        <w:r w:rsidR="005B710F" w:rsidRPr="006B5182">
          <w:rPr>
            <w:rFonts w:ascii="Linux Libertine" w:hAnsi="Linux Libertine" w:cs="Linux Libertine"/>
          </w:rPr>
          <w:t xml:space="preserve">between popular </w:t>
        </w:r>
      </w:ins>
      <w:ins w:id="200" w:author="fcalado" w:date="2026-03-14T12:35:00Z" w16du:dateUtc="2026-03-14T16:35:00Z">
        <w:r w:rsidR="00B12212" w:rsidRPr="006B5182">
          <w:rPr>
            <w:rFonts w:ascii="Linux Libertine" w:hAnsi="Linux Libertine" w:cs="Linux Libertine"/>
          </w:rPr>
          <w:t>discourse</w:t>
        </w:r>
      </w:ins>
      <w:ins w:id="201" w:author="fcalado" w:date="2026-03-15T14:24:00Z" w16du:dateUtc="2026-03-15T18:24:00Z">
        <w:r w:rsidR="005B710F" w:rsidRPr="006B5182">
          <w:rPr>
            <w:rFonts w:ascii="Linux Libertine" w:hAnsi="Linux Libertine" w:cs="Linux Libertine"/>
          </w:rPr>
          <w:t>s</w:t>
        </w:r>
      </w:ins>
      <w:ins w:id="202" w:author="fcalado" w:date="2026-03-14T12:35:00Z" w16du:dateUtc="2026-03-14T16:35:00Z">
        <w:r w:rsidR="00B12212" w:rsidRPr="006B5182">
          <w:rPr>
            <w:rFonts w:ascii="Linux Libertine" w:hAnsi="Linux Libertine" w:cs="Linux Libertine"/>
          </w:rPr>
          <w:t xml:space="preserve"> and the academic field of Trans Studies</w:t>
        </w:r>
      </w:ins>
      <w:ins w:id="203" w:author="fcalado" w:date="2026-03-15T14:23:00Z" w16du:dateUtc="2026-03-15T18:23:00Z">
        <w:r w:rsidR="005B710F" w:rsidRPr="006B5182">
          <w:rPr>
            <w:rFonts w:ascii="Linux Libertine" w:hAnsi="Linux Libertine" w:cs="Linux Libertine"/>
          </w:rPr>
          <w:t>.</w:t>
        </w:r>
      </w:ins>
    </w:p>
    <w:p w14:paraId="50BBE8E8" w14:textId="6EA4C6E1" w:rsidR="005B434B" w:rsidRPr="006B5182" w:rsidRDefault="0041155A" w:rsidP="008579B0">
      <w:pPr>
        <w:pStyle w:val="Head2"/>
        <w:tabs>
          <w:tab w:val="clear" w:pos="360"/>
        </w:tabs>
        <w:rPr>
          <w:rFonts w:ascii="Linux Libertine" w:hAnsi="Linux Libertine" w:cs="Linux Libertine"/>
        </w:rPr>
      </w:pPr>
      <w:r w:rsidRPr="006B5182">
        <w:rPr>
          <w:rFonts w:ascii="Linux Libertine" w:hAnsi="Linux Libertine" w:cs="Linux Libertine"/>
        </w:rPr>
        <w:t>Gender Ideology</w:t>
      </w:r>
      <w:ins w:id="204" w:author="fcalado" w:date="2026-03-14T12:34:00Z" w16du:dateUtc="2026-03-14T16:34:00Z">
        <w:r w:rsidR="00B12212" w:rsidRPr="006B5182">
          <w:rPr>
            <w:rFonts w:ascii="Linux Libertine" w:hAnsi="Linux Libertine" w:cs="Linux Libertine"/>
          </w:rPr>
          <w:t xml:space="preserve"> in Popular Discourse</w:t>
        </w:r>
      </w:ins>
    </w:p>
    <w:p w14:paraId="53E2E49F" w14:textId="29EB537B" w:rsidR="0041155A" w:rsidRPr="006B5182" w:rsidRDefault="0041155A"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The term “gender ideology”, which the Southern Poverty Law Center classifies as a derogatory term, refers to the view that </w:t>
      </w:r>
      <w:r w:rsidR="00751AEE" w:rsidRPr="006B5182">
        <w:rPr>
          <w:rFonts w:ascii="Linux Libertine" w:hAnsi="Linux Libertine" w:cs="Linux Libertine"/>
          <w:color w:val="000000"/>
        </w:rPr>
        <w:t>trans</w:t>
      </w:r>
      <w:ins w:id="205" w:author="fcalado" w:date="2026-03-16T10:52:00Z" w16du:dateUtc="2026-03-16T14:52:00Z">
        <w:r w:rsidR="00CF4F23" w:rsidRPr="006B5182">
          <w:rPr>
            <w:rFonts w:ascii="Linux Libertine" w:hAnsi="Linux Libertine" w:cs="Linux Libertine"/>
            <w:color w:val="000000"/>
          </w:rPr>
          <w:t xml:space="preserve"> </w:t>
        </w:r>
      </w:ins>
      <w:r w:rsidRPr="006B5182">
        <w:rPr>
          <w:rFonts w:ascii="Linux Libertine" w:hAnsi="Linux Libertine" w:cs="Linux Libertine"/>
          <w:color w:val="000000"/>
        </w:rPr>
        <w:t>identit</w:t>
      </w:r>
      <w:r w:rsidR="00751AEE" w:rsidRPr="006B5182">
        <w:rPr>
          <w:rFonts w:ascii="Linux Libertine" w:hAnsi="Linux Libertine" w:cs="Linux Libertine"/>
          <w:color w:val="000000"/>
        </w:rPr>
        <w:t>ies</w:t>
      </w:r>
      <w:r w:rsidRPr="006B5182">
        <w:rPr>
          <w:rFonts w:ascii="Linux Libertine" w:hAnsi="Linux Libertine" w:cs="Linux Libertine"/>
          <w:color w:val="000000"/>
        </w:rPr>
        <w:t xml:space="preserve"> </w:t>
      </w:r>
      <w:r w:rsidR="00751AEE" w:rsidRPr="006B5182">
        <w:rPr>
          <w:rFonts w:ascii="Linux Libertine" w:hAnsi="Linux Libertine" w:cs="Linux Libertine"/>
          <w:color w:val="000000"/>
        </w:rPr>
        <w:t>are</w:t>
      </w:r>
      <w:r w:rsidRPr="006B5182">
        <w:rPr>
          <w:rFonts w:ascii="Linux Libertine" w:hAnsi="Linux Libertine" w:cs="Linux Libertine"/>
          <w:color w:val="000000"/>
        </w:rPr>
        <w:t xml:space="preserve"> internal and therefore false belief system</w:t>
      </w:r>
      <w:r w:rsidR="00751AEE" w:rsidRPr="006B5182">
        <w:rPr>
          <w:rFonts w:ascii="Linux Libertine" w:hAnsi="Linux Libertine" w:cs="Linux Libertine"/>
          <w:color w:val="000000"/>
        </w:rPr>
        <w:t>s</w:t>
      </w:r>
      <w:r w:rsidRPr="006B5182">
        <w:rPr>
          <w:rFonts w:ascii="Linux Libertine" w:hAnsi="Linux Libertine" w:cs="Linux Libertine"/>
          <w:color w:val="000000"/>
        </w:rPr>
        <w:t xml:space="preserve"> </w:t>
      </w:r>
      <w:r w:rsidR="00386DA1" w:rsidRPr="006B5182">
        <w:rPr>
          <w:rFonts w:ascii="Linux Libertine" w:hAnsi="Linux Libertine" w:cs="Linux Libertine"/>
          <w:color w:val="000000"/>
        </w:rPr>
        <w:t>[</w:t>
      </w:r>
      <w:r w:rsidR="0013306E">
        <w:rPr>
          <w:rFonts w:ascii="Linux Libertine" w:hAnsi="Linux Libertine" w:cs="Linux Libertine"/>
          <w:color w:val="000000"/>
        </w:rPr>
        <w:t>37</w:t>
      </w:r>
      <w:r w:rsidR="00386DA1" w:rsidRPr="006B5182">
        <w:rPr>
          <w:rFonts w:ascii="Linux Libertine" w:hAnsi="Linux Libertine" w:cs="Linux Libertine"/>
          <w:color w:val="000000"/>
        </w:rPr>
        <w:t>]</w:t>
      </w:r>
      <w:r w:rsidR="002B2B8E"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In various countries around the world, gender ideology has risen to a national issue, serving to unite various political aims into </w:t>
      </w:r>
      <w:r w:rsidR="00751AEE" w:rsidRPr="006B5182">
        <w:rPr>
          <w:rFonts w:ascii="Linux Libertine" w:hAnsi="Linux Libertine" w:cs="Linux Libertine"/>
          <w:color w:val="000000"/>
        </w:rPr>
        <w:t>what are mostly</w:t>
      </w:r>
      <w:r w:rsidRPr="006B5182">
        <w:rPr>
          <w:rFonts w:ascii="Linux Libertine" w:hAnsi="Linux Libertine" w:cs="Linux Libertine"/>
          <w:color w:val="000000"/>
        </w:rPr>
        <w:t xml:space="preserve"> </w:t>
      </w:r>
      <w:r w:rsidR="00751AEE" w:rsidRPr="006B5182">
        <w:rPr>
          <w:rFonts w:ascii="Linux Libertine" w:hAnsi="Linux Libertine" w:cs="Linux Libertine"/>
          <w:color w:val="000000"/>
        </w:rPr>
        <w:t>alt-right</w:t>
      </w:r>
      <w:r w:rsidRPr="006B5182">
        <w:rPr>
          <w:rFonts w:ascii="Linux Libertine" w:hAnsi="Linux Libertine" w:cs="Linux Libertine"/>
          <w:color w:val="000000"/>
        </w:rPr>
        <w:t xml:space="preserve"> agendas. In the European continent, </w:t>
      </w:r>
      <w:r w:rsidR="00751AEE" w:rsidRPr="006B5182">
        <w:rPr>
          <w:rFonts w:ascii="Linux Libertine" w:hAnsi="Linux Libertine" w:cs="Linux Libertine"/>
          <w:color w:val="000000"/>
        </w:rPr>
        <w:t>conservative</w:t>
      </w:r>
      <w:r w:rsidRPr="006B5182">
        <w:rPr>
          <w:rFonts w:ascii="Linux Libertine" w:hAnsi="Linux Libertine" w:cs="Linux Libertine"/>
          <w:color w:val="000000"/>
        </w:rPr>
        <w:t xml:space="preserve"> groups have used gender ideology to prop up other forms of social discrimination, such as </w:t>
      </w:r>
      <w:r w:rsidR="00C730FF" w:rsidRPr="006B5182">
        <w:rPr>
          <w:rFonts w:ascii="Linux Libertine" w:hAnsi="Linux Libertine" w:cs="Linux Libertine"/>
          <w:color w:val="000000"/>
        </w:rPr>
        <w:t>that</w:t>
      </w:r>
      <w:r w:rsidRPr="006B5182">
        <w:rPr>
          <w:rFonts w:ascii="Linux Libertine" w:hAnsi="Linux Libertine" w:cs="Linux Libertine"/>
          <w:color w:val="000000"/>
        </w:rPr>
        <w:t xml:space="preserve"> against migrants. In Italy, for example, discourses of gender ideology have been linked to white nationalism, whereby “‘gender’ can be used to ‘stick’ ‘migrant’ and queer subjects together, characterizing both as threats to the sexual order of Europe”</w:t>
      </w:r>
      <w:r w:rsidR="00023998" w:rsidRPr="006B5182">
        <w:rPr>
          <w:rFonts w:ascii="Linux Libertine" w:hAnsi="Linux Libertine" w:cs="Linux Libertine"/>
          <w:color w:val="000000"/>
        </w:rPr>
        <w:t xml:space="preserve"> [</w:t>
      </w:r>
      <w:r w:rsidR="0013306E">
        <w:rPr>
          <w:rFonts w:ascii="Linux Libertine" w:hAnsi="Linux Libertine" w:cs="Linux Libertine"/>
          <w:color w:val="000000"/>
        </w:rPr>
        <w:t>26</w:t>
      </w:r>
      <w:r w:rsidR="00023998" w:rsidRPr="006B5182">
        <w:rPr>
          <w:rFonts w:ascii="Linux Libertine" w:hAnsi="Linux Libertine" w:cs="Linux Libertine"/>
          <w:color w:val="000000"/>
        </w:rPr>
        <w:t>]</w:t>
      </w:r>
      <w:r w:rsidRPr="006B5182">
        <w:rPr>
          <w:rFonts w:ascii="Linux Libertine" w:hAnsi="Linux Libertine" w:cs="Linux Libertine"/>
          <w:color w:val="000000"/>
        </w:rPr>
        <w:t>. Meanwhile, on the African continent, similar arguments are used toward politically opposite messaging, in anti-colonial discourses, where gender ideology is framed as a dangerous, Western import that threatens traditional gender roles. In Uganda, in particular,</w:t>
      </w:r>
      <w:r w:rsidR="00ED0F0A" w:rsidRPr="006B5182">
        <w:rPr>
          <w:rFonts w:ascii="Linux Libertine" w:hAnsi="Linux Libertine" w:cs="Linux Libertine"/>
          <w:color w:val="000000"/>
        </w:rPr>
        <w:t xml:space="preserve"> resistance against</w:t>
      </w:r>
      <w:r w:rsidRPr="006B5182">
        <w:rPr>
          <w:rFonts w:ascii="Linux Libertine" w:hAnsi="Linux Libertine" w:cs="Linux Libertine"/>
          <w:color w:val="000000"/>
        </w:rPr>
        <w:t xml:space="preserve"> </w:t>
      </w:r>
      <w:r w:rsidR="00ED0F0A" w:rsidRPr="006B5182">
        <w:rPr>
          <w:rFonts w:ascii="Linux Libertine" w:hAnsi="Linux Libertine" w:cs="Linux Libertine"/>
          <w:color w:val="000000"/>
        </w:rPr>
        <w:t>gender ideology has prompted a</w:t>
      </w:r>
      <w:r w:rsidR="00751AEE" w:rsidRPr="006B5182">
        <w:rPr>
          <w:rFonts w:ascii="Linux Libertine" w:hAnsi="Linux Libertine" w:cs="Linux Libertine"/>
          <w:color w:val="000000"/>
        </w:rPr>
        <w:t xml:space="preserve"> </w:t>
      </w:r>
      <w:r w:rsidRPr="006B5182">
        <w:rPr>
          <w:rFonts w:ascii="Linux Libertine" w:hAnsi="Linux Libertine" w:cs="Linux Libertine"/>
          <w:color w:val="000000"/>
        </w:rPr>
        <w:t>wave of anti-LGBT+ legislation</w:t>
      </w:r>
      <w:r w:rsidR="00ED0F0A" w:rsidRPr="006B5182">
        <w:rPr>
          <w:rFonts w:ascii="Linux Libertine" w:hAnsi="Linux Libertine" w:cs="Linux Libertine"/>
          <w:color w:val="000000"/>
        </w:rPr>
        <w:t xml:space="preserve">, with one law </w:t>
      </w:r>
      <w:r w:rsidRPr="006B5182">
        <w:rPr>
          <w:rFonts w:ascii="Linux Libertine" w:hAnsi="Linux Libertine" w:cs="Linux Libertine"/>
          <w:color w:val="000000"/>
        </w:rPr>
        <w:t>penaliz</w:t>
      </w:r>
      <w:r w:rsidR="00ED0F0A" w:rsidRPr="006B5182">
        <w:rPr>
          <w:rFonts w:ascii="Linux Libertine" w:hAnsi="Linux Libertine" w:cs="Linux Libertine"/>
          <w:color w:val="000000"/>
        </w:rPr>
        <w:t>ing</w:t>
      </w:r>
      <w:r w:rsidRPr="006B5182">
        <w:rPr>
          <w:rFonts w:ascii="Linux Libertine" w:hAnsi="Linux Libertine" w:cs="Linux Libertine"/>
          <w:color w:val="000000"/>
        </w:rPr>
        <w:t xml:space="preserve"> what it calls “aggravated homosexuality”</w:t>
      </w:r>
      <w:r w:rsidR="00ED0F0A" w:rsidRPr="006B5182">
        <w:rPr>
          <w:rFonts w:ascii="Linux Libertine" w:hAnsi="Linux Libertine" w:cs="Linux Libertine"/>
          <w:color w:val="000000"/>
        </w:rPr>
        <w:t xml:space="preserve"> with the death penalty</w:t>
      </w:r>
      <w:r w:rsidRPr="006B5182">
        <w:rPr>
          <w:rFonts w:ascii="Linux Libertine" w:hAnsi="Linux Libertine" w:cs="Linux Libertine"/>
          <w:color w:val="000000"/>
        </w:rPr>
        <w:t xml:space="preserve"> </w:t>
      </w:r>
      <w:r w:rsidR="00D6313D" w:rsidRPr="006B5182">
        <w:rPr>
          <w:rFonts w:ascii="Linux Libertine" w:hAnsi="Linux Libertine" w:cs="Linux Libertine"/>
          <w:color w:val="000000"/>
        </w:rPr>
        <w:t>[2]</w:t>
      </w:r>
      <w:r w:rsidRPr="006B5182">
        <w:rPr>
          <w:rFonts w:ascii="Linux Libertine" w:hAnsi="Linux Libertine" w:cs="Linux Libertine"/>
          <w:color w:val="000000"/>
        </w:rPr>
        <w:t>.</w:t>
      </w:r>
      <w:r w:rsidR="00C730FF" w:rsidRPr="006B5182">
        <w:rPr>
          <w:rFonts w:ascii="Linux Libertine" w:hAnsi="Linux Libertine" w:cs="Linux Libertine"/>
          <w:color w:val="000000"/>
        </w:rPr>
        <w:t xml:space="preserve"> </w:t>
      </w:r>
      <w:r w:rsidR="00ED0F0A" w:rsidRPr="006B5182">
        <w:rPr>
          <w:rFonts w:ascii="Linux Libertine" w:hAnsi="Linux Libertine" w:cs="Linux Libertine"/>
          <w:color w:val="000000"/>
        </w:rPr>
        <w:t>Across</w:t>
      </w:r>
      <w:r w:rsidR="00C730FF" w:rsidRPr="006B5182">
        <w:rPr>
          <w:rFonts w:ascii="Linux Libertine" w:hAnsi="Linux Libertine" w:cs="Linux Libertine"/>
          <w:color w:val="000000"/>
        </w:rPr>
        <w:t xml:space="preserve"> the</w:t>
      </w:r>
      <w:r w:rsidR="00ED0F0A" w:rsidRPr="006B5182">
        <w:rPr>
          <w:rFonts w:ascii="Linux Libertine" w:hAnsi="Linux Libertine" w:cs="Linux Libertine"/>
          <w:color w:val="000000"/>
        </w:rPr>
        <w:t xml:space="preserve">se various </w:t>
      </w:r>
      <w:r w:rsidR="00C730FF" w:rsidRPr="006B5182">
        <w:rPr>
          <w:rFonts w:ascii="Linux Libertine" w:hAnsi="Linux Libertine" w:cs="Linux Libertine"/>
          <w:color w:val="000000"/>
        </w:rPr>
        <w:t xml:space="preserve">political contexts, </w:t>
      </w:r>
      <w:r w:rsidR="004D536E" w:rsidRPr="006B5182">
        <w:rPr>
          <w:rFonts w:ascii="Linux Libertine" w:hAnsi="Linux Libertine" w:cs="Linux Libertine"/>
          <w:color w:val="000000"/>
        </w:rPr>
        <w:t>ranging from</w:t>
      </w:r>
      <w:r w:rsidR="00C730FF" w:rsidRPr="006B5182">
        <w:rPr>
          <w:rFonts w:ascii="Linux Libertine" w:hAnsi="Linux Libertine" w:cs="Linux Libertine"/>
          <w:color w:val="000000"/>
        </w:rPr>
        <w:t xml:space="preserve"> anti-immigrant to anti-West</w:t>
      </w:r>
      <w:r w:rsidR="004D536E" w:rsidRPr="006B5182">
        <w:rPr>
          <w:rFonts w:ascii="Linux Libertine" w:hAnsi="Linux Libertine" w:cs="Linux Libertine"/>
          <w:color w:val="000000"/>
        </w:rPr>
        <w:t xml:space="preserve"> framings</w:t>
      </w:r>
      <w:r w:rsidR="00C730FF" w:rsidRPr="006B5182">
        <w:rPr>
          <w:rFonts w:ascii="Linux Libertine" w:hAnsi="Linux Libertine" w:cs="Linux Libertine"/>
          <w:color w:val="000000"/>
        </w:rPr>
        <w:t xml:space="preserve">, </w:t>
      </w:r>
      <w:r w:rsidR="00751AEE" w:rsidRPr="006B5182">
        <w:rPr>
          <w:rFonts w:ascii="Linux Libertine" w:hAnsi="Linux Libertine" w:cs="Linux Libertine"/>
          <w:color w:val="000000"/>
        </w:rPr>
        <w:t>gender ideology arguments tend to</w:t>
      </w:r>
      <w:r w:rsidR="00C730FF" w:rsidRPr="006B5182">
        <w:rPr>
          <w:rFonts w:ascii="Linux Libertine" w:hAnsi="Linux Libertine" w:cs="Linux Libertine"/>
          <w:color w:val="000000"/>
        </w:rPr>
        <w:t xml:space="preserve"> </w:t>
      </w:r>
      <w:r w:rsidR="00ED0F0A" w:rsidRPr="006B5182">
        <w:rPr>
          <w:rFonts w:ascii="Linux Libertine" w:hAnsi="Linux Libertine" w:cs="Linux Libertine"/>
          <w:color w:val="000000"/>
        </w:rPr>
        <w:t xml:space="preserve">center on </w:t>
      </w:r>
      <w:r w:rsidR="00C730FF" w:rsidRPr="006B5182">
        <w:rPr>
          <w:rFonts w:ascii="Linux Libertine" w:hAnsi="Linux Libertine" w:cs="Linux Libertine"/>
          <w:color w:val="000000"/>
        </w:rPr>
        <w:t xml:space="preserve">patriarchal </w:t>
      </w:r>
      <w:r w:rsidR="00ED0F0A" w:rsidRPr="006B5182">
        <w:rPr>
          <w:rFonts w:ascii="Linux Libertine" w:hAnsi="Linux Libertine" w:cs="Linux Libertine"/>
          <w:color w:val="000000"/>
        </w:rPr>
        <w:t>arguments about the traditional</w:t>
      </w:r>
      <w:r w:rsidR="004D536E" w:rsidRPr="006B5182">
        <w:rPr>
          <w:rFonts w:ascii="Linux Libertine" w:hAnsi="Linux Libertine" w:cs="Linux Libertine"/>
          <w:color w:val="000000"/>
        </w:rPr>
        <w:t xml:space="preserve"> sexual order</w:t>
      </w:r>
      <w:r w:rsidR="007C59F5" w:rsidRPr="006B5182">
        <w:rPr>
          <w:rFonts w:ascii="Linux Libertine" w:hAnsi="Linux Libertine" w:cs="Linux Libertine"/>
          <w:color w:val="000000"/>
        </w:rPr>
        <w:t>.</w:t>
      </w:r>
    </w:p>
    <w:p w14:paraId="42698785" w14:textId="771338EA" w:rsidR="004D536E" w:rsidRPr="006B5182" w:rsidRDefault="0041155A" w:rsidP="00A3124D">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In the USA, concerns over gender ideology have prompted a dramatic increase in legislation </w:t>
      </w:r>
      <w:ins w:id="206" w:author="fcalado" w:date="2026-03-17T09:03:00Z" w16du:dateUtc="2026-03-17T13:03:00Z">
        <w:r w:rsidR="00884735" w:rsidRPr="006B5182">
          <w:rPr>
            <w:rFonts w:ascii="Linux Libertine" w:hAnsi="Linux Libertine" w:cs="Linux Libertine"/>
            <w:color w:val="000000"/>
          </w:rPr>
          <w:t xml:space="preserve">and policies </w:t>
        </w:r>
      </w:ins>
      <w:r w:rsidRPr="006B5182">
        <w:rPr>
          <w:rFonts w:ascii="Linux Libertine" w:hAnsi="Linux Libertine" w:cs="Linux Libertine"/>
          <w:color w:val="000000"/>
        </w:rPr>
        <w:t xml:space="preserve">which limits the rights of trans people. Over the last five years, the number of proposed anti-trans bills each year has surpassed the last, with 2025 </w:t>
      </w:r>
      <w:r w:rsidR="00751AEE" w:rsidRPr="006B5182">
        <w:rPr>
          <w:rFonts w:ascii="Linux Libertine" w:hAnsi="Linux Libertine" w:cs="Linux Libertine"/>
          <w:color w:val="000000"/>
        </w:rPr>
        <w:t>seeing</w:t>
      </w:r>
      <w:r w:rsidRPr="006B5182">
        <w:rPr>
          <w:rFonts w:ascii="Linux Libertine" w:hAnsi="Linux Libertine" w:cs="Linux Libertine"/>
          <w:color w:val="000000"/>
        </w:rPr>
        <w:t xml:space="preserve"> over 1000 such bills </w:t>
      </w:r>
      <w:r w:rsidR="00751AEE" w:rsidRPr="006B5182">
        <w:rPr>
          <w:rFonts w:ascii="Linux Libertine" w:hAnsi="Linux Libertine" w:cs="Linux Libertine"/>
          <w:color w:val="000000"/>
        </w:rPr>
        <w:t xml:space="preserve">being proposed </w:t>
      </w:r>
      <w:r w:rsidRPr="006B5182">
        <w:rPr>
          <w:rFonts w:ascii="Linux Libertine" w:hAnsi="Linux Libertine" w:cs="Linux Libertine"/>
          <w:color w:val="000000"/>
        </w:rPr>
        <w:t>in legislative houses across the country</w:t>
      </w:r>
      <w:r w:rsidR="002B2B8E" w:rsidRPr="006B5182">
        <w:rPr>
          <w:rFonts w:ascii="Linux Libertine" w:hAnsi="Linux Libertine" w:cs="Linux Libertine"/>
          <w:color w:val="000000"/>
        </w:rPr>
        <w:t xml:space="preserve"> </w:t>
      </w:r>
      <w:r w:rsidR="00386DA1" w:rsidRPr="006B5182">
        <w:rPr>
          <w:rFonts w:ascii="Linux Libertine" w:hAnsi="Linux Libertine" w:cs="Linux Libertine"/>
          <w:color w:val="000000"/>
        </w:rPr>
        <w:t>[</w:t>
      </w:r>
      <w:r w:rsidR="0013306E">
        <w:rPr>
          <w:rFonts w:ascii="Linux Libertine" w:hAnsi="Linux Libertine" w:cs="Linux Libertine"/>
          <w:color w:val="000000"/>
        </w:rPr>
        <w:t>41</w:t>
      </w:r>
      <w:r w:rsidR="00386DA1" w:rsidRPr="006B5182">
        <w:rPr>
          <w:rFonts w:ascii="Linux Libertine" w:hAnsi="Linux Libertine" w:cs="Linux Libertine"/>
          <w:color w:val="000000"/>
        </w:rPr>
        <w:t>]</w:t>
      </w:r>
      <w:r w:rsidRPr="006B5182">
        <w:rPr>
          <w:rFonts w:ascii="Linux Libertine" w:hAnsi="Linux Libertine" w:cs="Linux Libertine"/>
          <w:color w:val="000000"/>
        </w:rPr>
        <w:t xml:space="preserve">. </w:t>
      </w:r>
      <w:ins w:id="207" w:author="fcalado" w:date="2026-03-17T08:35:00Z" w16du:dateUtc="2026-03-17T12:35:00Z">
        <w:r w:rsidR="009B2645" w:rsidRPr="006B5182">
          <w:rPr>
            <w:rFonts w:ascii="Linux Libertine" w:hAnsi="Linux Libertine" w:cs="Linux Libertine"/>
            <w:color w:val="000000"/>
          </w:rPr>
          <w:t>Additionally, last year</w:t>
        </w:r>
      </w:ins>
      <w:r w:rsidRPr="006B5182">
        <w:rPr>
          <w:rFonts w:ascii="Linux Libertine" w:hAnsi="Linux Libertine" w:cs="Linux Libertine"/>
          <w:color w:val="000000"/>
        </w:rPr>
        <w:t>,</w:t>
      </w:r>
      <w:ins w:id="208" w:author="fcalado" w:date="2026-03-16T10:46:00Z" w16du:dateUtc="2026-03-16T14:46:00Z">
        <w:r w:rsidR="00CF4F23" w:rsidRPr="006B5182">
          <w:rPr>
            <w:rFonts w:ascii="Linux Libertine" w:hAnsi="Linux Libertine" w:cs="Linux Libertine"/>
            <w:color w:val="000000"/>
          </w:rPr>
          <w:t xml:space="preserve"> the White House re</w:t>
        </w:r>
      </w:ins>
      <w:ins w:id="209" w:author="fcalado" w:date="2026-03-16T10:47:00Z" w16du:dateUtc="2026-03-16T14:47:00Z">
        <w:r w:rsidR="00CF4F23" w:rsidRPr="006B5182">
          <w:rPr>
            <w:rFonts w:ascii="Linux Libertine" w:hAnsi="Linux Libertine" w:cs="Linux Libertine"/>
            <w:color w:val="000000"/>
          </w:rPr>
          <w:t>leased</w:t>
        </w:r>
      </w:ins>
      <w:r w:rsidRPr="006B5182">
        <w:rPr>
          <w:rFonts w:ascii="Linux Libertine" w:hAnsi="Linux Libertine" w:cs="Linux Libertine"/>
          <w:color w:val="000000"/>
        </w:rPr>
        <w:t xml:space="preserve"> a series of </w:t>
      </w:r>
      <w:sdt>
        <w:sdtPr>
          <w:rPr>
            <w:rFonts w:ascii="Linux Libertine" w:hAnsi="Linux Libertine" w:cs="Linux Libertine"/>
          </w:rPr>
          <w:tag w:val="goog_rdk_7"/>
          <w:id w:val="1645058012"/>
        </w:sdtPr>
        <w:sdtContent/>
      </w:sdt>
      <w:sdt>
        <w:sdtPr>
          <w:rPr>
            <w:rFonts w:ascii="Linux Libertine" w:hAnsi="Linux Libertine" w:cs="Linux Libertine"/>
          </w:rPr>
          <w:tag w:val="goog_rdk_8"/>
          <w:id w:val="1973881122"/>
        </w:sdtPr>
        <w:sdtContent/>
      </w:sdt>
      <w:sdt>
        <w:sdtPr>
          <w:rPr>
            <w:rFonts w:ascii="Linux Libertine" w:hAnsi="Linux Libertine" w:cs="Linux Libertine"/>
          </w:rPr>
          <w:tag w:val="goog_rdk_9"/>
          <w:id w:val="14076399"/>
        </w:sdtPr>
        <w:sdtContent/>
      </w:sdt>
      <w:r w:rsidRPr="006B5182">
        <w:rPr>
          <w:rFonts w:ascii="Linux Libertine" w:hAnsi="Linux Libertine" w:cs="Linux Libertine"/>
          <w:color w:val="000000"/>
        </w:rPr>
        <w:t>Executive Orders</w:t>
      </w:r>
      <w:r w:rsidR="00C730FF" w:rsidRPr="006B5182">
        <w:rPr>
          <w:rFonts w:ascii="Linux Libertine" w:hAnsi="Linux Libertine" w:cs="Linux Libertine"/>
          <w:color w:val="000000"/>
        </w:rPr>
        <w:t xml:space="preserve"> </w:t>
      </w:r>
      <w:ins w:id="210" w:author="fcalado" w:date="2026-03-17T09:04:00Z" w16du:dateUtc="2026-03-17T13:04:00Z">
        <w:r w:rsidR="00884735" w:rsidRPr="006B5182">
          <w:rPr>
            <w:rFonts w:ascii="Linux Libertine" w:hAnsi="Linux Libertine" w:cs="Linux Libertine"/>
            <w:color w:val="000000"/>
          </w:rPr>
          <w:t xml:space="preserve">with </w:t>
        </w:r>
      </w:ins>
      <w:r w:rsidRPr="006B5182">
        <w:rPr>
          <w:rFonts w:ascii="Linux Libertine" w:hAnsi="Linux Libertine" w:cs="Linux Libertine"/>
          <w:color w:val="000000"/>
        </w:rPr>
        <w:t xml:space="preserve">titles that frame trans discrimination as </w:t>
      </w:r>
      <w:r w:rsidR="00ED0F0A" w:rsidRPr="006B5182">
        <w:rPr>
          <w:rFonts w:ascii="Linux Libertine" w:hAnsi="Linux Libertine" w:cs="Linux Libertine"/>
          <w:color w:val="000000"/>
        </w:rPr>
        <w:t xml:space="preserve">the </w:t>
      </w:r>
      <w:r w:rsidR="007C59F5" w:rsidRPr="006B5182">
        <w:rPr>
          <w:rFonts w:ascii="Linux Libertine" w:hAnsi="Linux Libertine" w:cs="Linux Libertine"/>
          <w:color w:val="000000"/>
        </w:rPr>
        <w:t xml:space="preserve">protection </w:t>
      </w:r>
      <w:r w:rsidR="00ED0F0A" w:rsidRPr="006B5182">
        <w:rPr>
          <w:rFonts w:ascii="Linux Libertine" w:hAnsi="Linux Libertine" w:cs="Linux Libertine"/>
          <w:color w:val="000000"/>
        </w:rPr>
        <w:t>of</w:t>
      </w:r>
      <w:r w:rsidRPr="006B5182">
        <w:rPr>
          <w:rFonts w:ascii="Linux Libertine" w:hAnsi="Linux Libertine" w:cs="Linux Libertine"/>
          <w:color w:val="000000"/>
        </w:rPr>
        <w:t xml:space="preserve"> women: “Defending Women From Gender Ideology Extremism And Restoring Biological Truth To The Federal Government” and “Keeping Men Out of Women’s Sports”</w:t>
      </w:r>
      <w:r w:rsidR="002B2B8E" w:rsidRPr="006B5182">
        <w:rPr>
          <w:rFonts w:ascii="Linux Libertine" w:hAnsi="Linux Libertine" w:cs="Linux Libertine"/>
          <w:color w:val="000000"/>
        </w:rPr>
        <w:t xml:space="preserve"> the  [</w:t>
      </w:r>
      <w:r w:rsidR="0013306E">
        <w:rPr>
          <w:rFonts w:ascii="Linux Libertine" w:hAnsi="Linux Libertine" w:cs="Linux Libertine"/>
          <w:color w:val="000000"/>
        </w:rPr>
        <w:t>39</w:t>
      </w:r>
      <w:r w:rsidR="002B2B8E" w:rsidRPr="006B5182">
        <w:rPr>
          <w:rFonts w:ascii="Linux Libertine" w:hAnsi="Linux Libertine" w:cs="Linux Libertine"/>
          <w:color w:val="000000"/>
        </w:rPr>
        <w:t xml:space="preserve">, </w:t>
      </w:r>
      <w:r w:rsidR="0013306E">
        <w:rPr>
          <w:rFonts w:ascii="Linux Libertine" w:hAnsi="Linux Libertine" w:cs="Linux Libertine"/>
          <w:color w:val="000000"/>
        </w:rPr>
        <w:t>40</w:t>
      </w:r>
      <w:r w:rsidR="002B2B8E" w:rsidRPr="006B5182">
        <w:rPr>
          <w:rFonts w:ascii="Linux Libertine" w:hAnsi="Linux Libertine" w:cs="Linux Libertine"/>
          <w:color w:val="000000"/>
        </w:rPr>
        <w:t>]</w:t>
      </w:r>
      <w:r w:rsidRPr="006B5182">
        <w:rPr>
          <w:rFonts w:ascii="Linux Libertine" w:hAnsi="Linux Libertine" w:cs="Linux Libertine"/>
          <w:color w:val="000000"/>
        </w:rPr>
        <w:t xml:space="preserve">. </w:t>
      </w:r>
      <w:ins w:id="211" w:author="fcalado" w:date="2026-03-17T08:51:00Z" w16du:dateUtc="2026-03-17T12:51:00Z">
        <w:r w:rsidR="00A3124D" w:rsidRPr="006B5182">
          <w:rPr>
            <w:rFonts w:ascii="Linux Libertine" w:hAnsi="Linux Libertine" w:cs="Linux Libertine"/>
            <w:color w:val="000000"/>
          </w:rPr>
          <w:t>These</w:t>
        </w:r>
      </w:ins>
      <w:ins w:id="212" w:author="fcalado" w:date="2026-03-17T08:53:00Z" w16du:dateUtc="2026-03-17T12:53:00Z">
        <w:r w:rsidR="00A3124D" w:rsidRPr="006B5182">
          <w:rPr>
            <w:rFonts w:ascii="Linux Libertine" w:hAnsi="Linux Libertine" w:cs="Linux Libertine"/>
            <w:color w:val="000000"/>
          </w:rPr>
          <w:t xml:space="preserve"> orders </w:t>
        </w:r>
      </w:ins>
      <w:ins w:id="213" w:author="fcalado" w:date="2026-03-17T09:04:00Z" w16du:dateUtc="2026-03-17T13:04:00Z">
        <w:r w:rsidR="00884735" w:rsidRPr="006B5182">
          <w:rPr>
            <w:rFonts w:ascii="Linux Libertine" w:hAnsi="Linux Libertine" w:cs="Linux Libertine"/>
            <w:color w:val="000000"/>
          </w:rPr>
          <w:t>deploy</w:t>
        </w:r>
      </w:ins>
      <w:ins w:id="214" w:author="fcalado" w:date="2026-03-17T08:52:00Z" w16du:dateUtc="2026-03-17T12:52:00Z">
        <w:r w:rsidR="00A3124D" w:rsidRPr="006B5182">
          <w:rPr>
            <w:rFonts w:ascii="Linux Libertine" w:hAnsi="Linux Libertine" w:cs="Linux Libertine"/>
            <w:color w:val="000000"/>
          </w:rPr>
          <w:t xml:space="preserve"> a common</w:t>
        </w:r>
      </w:ins>
      <w:ins w:id="215" w:author="fcalado" w:date="2026-03-17T08:53:00Z" w16du:dateUtc="2026-03-17T12:53:00Z">
        <w:r w:rsidR="00A3124D" w:rsidRPr="006B5182">
          <w:rPr>
            <w:rFonts w:ascii="Linux Libertine" w:hAnsi="Linux Libertine" w:cs="Linux Libertine"/>
            <w:color w:val="000000"/>
          </w:rPr>
          <w:t>, right-wing talking point</w:t>
        </w:r>
      </w:ins>
      <w:ins w:id="216" w:author="fcalado" w:date="2026-03-17T08:52:00Z" w16du:dateUtc="2026-03-17T12:52:00Z">
        <w:r w:rsidR="00A3124D" w:rsidRPr="006B5182">
          <w:rPr>
            <w:rFonts w:ascii="Linux Libertine" w:hAnsi="Linux Libertine" w:cs="Linux Libertine"/>
            <w:color w:val="000000"/>
          </w:rPr>
          <w:t xml:space="preserve"> </w:t>
        </w:r>
      </w:ins>
      <w:ins w:id="217" w:author="fcalado" w:date="2026-03-17T08:51:00Z" w16du:dateUtc="2026-03-17T12:51:00Z">
        <w:r w:rsidR="00A3124D" w:rsidRPr="006B5182">
          <w:rPr>
            <w:rFonts w:ascii="Linux Libertine" w:hAnsi="Linux Libertine" w:cs="Linux Libertine"/>
            <w:color w:val="000000"/>
          </w:rPr>
          <w:t>that so-called “biological” women need explicit protection from t</w:t>
        </w:r>
      </w:ins>
      <w:customXmlInsRangeStart w:id="218" w:author="fcalado" w:date="2026-03-17T08:51:00Z"/>
      <w:sdt>
        <w:sdtPr>
          <w:rPr>
            <w:rFonts w:ascii="Linux Libertine" w:hAnsi="Linux Libertine" w:cs="Linux Libertine"/>
          </w:rPr>
          <w:tag w:val="goog_rdk_11"/>
          <w:id w:val="-620234307"/>
        </w:sdtPr>
        <w:sdtContent>
          <w:customXmlInsRangeEnd w:id="218"/>
          <w:customXmlInsRangeStart w:id="219" w:author="fcalado" w:date="2026-03-17T08:51:00Z"/>
        </w:sdtContent>
      </w:sdt>
      <w:customXmlInsRangeEnd w:id="219"/>
      <w:ins w:id="220" w:author="fcalado" w:date="2026-03-17T08:51:00Z" w16du:dateUtc="2026-03-17T12:51:00Z">
        <w:r w:rsidR="00A3124D" w:rsidRPr="006B5182">
          <w:rPr>
            <w:rFonts w:ascii="Linux Libertine" w:hAnsi="Linux Libertine" w:cs="Linux Libertine"/>
            <w:color w:val="000000"/>
          </w:rPr>
          <w:t>rans women</w:t>
        </w:r>
      </w:ins>
      <w:ins w:id="221" w:author="fcalado" w:date="2026-03-17T09:34:00Z" w16du:dateUtc="2026-03-17T13:34:00Z">
        <w:r w:rsidR="00AC0BD1" w:rsidRPr="006B5182">
          <w:rPr>
            <w:rFonts w:ascii="Linux Libertine" w:hAnsi="Linux Libertine" w:cs="Linux Libertine"/>
            <w:color w:val="000000"/>
          </w:rPr>
          <w:t xml:space="preserve"> (</w:t>
        </w:r>
      </w:ins>
      <w:ins w:id="222" w:author="fcalado" w:date="2026-03-17T09:35:00Z" w16du:dateUtc="2026-03-17T13:35:00Z">
        <w:r w:rsidR="00AC0BD1" w:rsidRPr="006B5182">
          <w:rPr>
            <w:rFonts w:ascii="Linux Libertine" w:hAnsi="Linux Libertine" w:cs="Linux Libertine"/>
            <w:color w:val="000000"/>
          </w:rPr>
          <w:t xml:space="preserve">this </w:t>
        </w:r>
      </w:ins>
      <w:ins w:id="223" w:author="fcalado" w:date="2026-03-17T09:38:00Z" w16du:dateUtc="2026-03-17T13:38:00Z">
        <w:r w:rsidR="00DD393E" w:rsidRPr="006B5182">
          <w:rPr>
            <w:rFonts w:ascii="Linux Libertine" w:hAnsi="Linux Libertine" w:cs="Linux Libertine"/>
            <w:color w:val="000000"/>
          </w:rPr>
          <w:t>argumentation</w:t>
        </w:r>
      </w:ins>
      <w:ins w:id="224" w:author="fcalado" w:date="2026-03-17T09:35:00Z" w16du:dateUtc="2026-03-17T13:35:00Z">
        <w:r w:rsidR="00AC0BD1" w:rsidRPr="006B5182">
          <w:rPr>
            <w:rFonts w:ascii="Linux Libertine" w:hAnsi="Linux Libertine" w:cs="Linux Libertine"/>
            <w:color w:val="000000"/>
          </w:rPr>
          <w:t xml:space="preserve"> also </w:t>
        </w:r>
      </w:ins>
      <w:ins w:id="225" w:author="fcalado" w:date="2026-03-17T09:34:00Z" w16du:dateUtc="2026-03-17T13:34:00Z">
        <w:r w:rsidR="00AC0BD1" w:rsidRPr="006B5182">
          <w:rPr>
            <w:rFonts w:ascii="Linux Libertine" w:hAnsi="Linux Libertine" w:cs="Linux Libertine"/>
            <w:color w:val="000000"/>
          </w:rPr>
          <w:t xml:space="preserve">appears </w:t>
        </w:r>
      </w:ins>
      <w:ins w:id="226" w:author="fcalado" w:date="2026-03-17T09:38:00Z" w16du:dateUtc="2026-03-17T13:38:00Z">
        <w:r w:rsidR="00DD393E" w:rsidRPr="006B5182">
          <w:rPr>
            <w:rFonts w:ascii="Linux Libertine" w:hAnsi="Linux Libertine" w:cs="Linux Libertine"/>
            <w:color w:val="000000"/>
          </w:rPr>
          <w:t>in</w:t>
        </w:r>
      </w:ins>
      <w:ins w:id="227" w:author="fcalado" w:date="2026-03-17T09:34:00Z" w16du:dateUtc="2026-03-17T13:34:00Z">
        <w:r w:rsidR="00AC0BD1" w:rsidRPr="006B5182">
          <w:rPr>
            <w:rFonts w:ascii="Linux Libertine" w:hAnsi="Linux Libertine" w:cs="Linux Libertine"/>
            <w:color w:val="000000"/>
          </w:rPr>
          <w:t xml:space="preserve"> TERF r</w:t>
        </w:r>
      </w:ins>
      <w:ins w:id="228" w:author="fcalado" w:date="2026-03-17T09:35:00Z" w16du:dateUtc="2026-03-17T13:35:00Z">
        <w:r w:rsidR="00AC0BD1" w:rsidRPr="006B5182">
          <w:rPr>
            <w:rFonts w:ascii="Linux Libertine" w:hAnsi="Linux Libertine" w:cs="Linux Libertine"/>
            <w:color w:val="000000"/>
          </w:rPr>
          <w:t>hetoric, discussed below)</w:t>
        </w:r>
      </w:ins>
      <w:ins w:id="229" w:author="fcalado" w:date="2026-03-17T08:51:00Z" w16du:dateUtc="2026-03-17T12:51:00Z">
        <w:r w:rsidR="00A3124D" w:rsidRPr="006B5182">
          <w:rPr>
            <w:rFonts w:ascii="Linux Libertine" w:hAnsi="Linux Libertine" w:cs="Linux Libertine"/>
            <w:color w:val="000000"/>
          </w:rPr>
          <w:t xml:space="preserve">. </w:t>
        </w:r>
      </w:ins>
      <w:ins w:id="230" w:author="fcalado" w:date="2026-03-17T08:56:00Z" w16du:dateUtc="2026-03-17T12:56:00Z">
        <w:r w:rsidR="00884735" w:rsidRPr="006B5182">
          <w:rPr>
            <w:rFonts w:ascii="Linux Libertine" w:hAnsi="Linux Libertine" w:cs="Linux Libertine"/>
            <w:color w:val="000000"/>
          </w:rPr>
          <w:t xml:space="preserve">More recently, </w:t>
        </w:r>
      </w:ins>
      <w:ins w:id="231" w:author="fcalado" w:date="2026-03-17T08:57:00Z" w16du:dateUtc="2026-03-17T12:57:00Z">
        <w:r w:rsidR="00884735" w:rsidRPr="006B5182">
          <w:rPr>
            <w:rFonts w:ascii="Linux Libertine" w:hAnsi="Linux Libertine" w:cs="Linux Libertine"/>
            <w:color w:val="000000"/>
          </w:rPr>
          <w:t xml:space="preserve">gender ideology </w:t>
        </w:r>
      </w:ins>
      <w:ins w:id="232" w:author="fcalado" w:date="2026-03-17T09:35:00Z" w16du:dateUtc="2026-03-17T13:35:00Z">
        <w:r w:rsidR="00AC0BD1" w:rsidRPr="006B5182">
          <w:rPr>
            <w:rFonts w:ascii="Linux Libertine" w:hAnsi="Linux Libertine" w:cs="Linux Libertine"/>
            <w:color w:val="000000"/>
          </w:rPr>
          <w:t xml:space="preserve">affects </w:t>
        </w:r>
      </w:ins>
      <w:ins w:id="233" w:author="fcalado" w:date="2026-03-17T08:57:00Z" w16du:dateUtc="2026-03-17T12:57:00Z">
        <w:r w:rsidR="00884735" w:rsidRPr="006B5182">
          <w:rPr>
            <w:rFonts w:ascii="Linux Libertine" w:hAnsi="Linux Libertine" w:cs="Linux Libertine"/>
            <w:color w:val="000000"/>
          </w:rPr>
          <w:t>immigration policy</w:t>
        </w:r>
      </w:ins>
      <w:ins w:id="234" w:author="fcalado" w:date="2026-03-17T09:12:00Z" w16du:dateUtc="2026-03-17T13:12:00Z">
        <w:r w:rsidR="00D45671" w:rsidRPr="006B5182">
          <w:rPr>
            <w:rFonts w:ascii="Linux Libertine" w:hAnsi="Linux Libertine" w:cs="Linux Libertine"/>
            <w:color w:val="000000"/>
          </w:rPr>
          <w:t xml:space="preserve"> in </w:t>
        </w:r>
      </w:ins>
      <w:ins w:id="235" w:author="fcalado" w:date="2026-03-17T08:39:00Z" w16du:dateUtc="2026-03-17T12:39:00Z">
        <w:r w:rsidR="009B2645" w:rsidRPr="006B5182">
          <w:rPr>
            <w:rFonts w:ascii="Linux Libertine" w:hAnsi="Linux Libertine" w:cs="Linux Libertine"/>
            <w:color w:val="000000"/>
          </w:rPr>
          <w:t xml:space="preserve">the </w:t>
        </w:r>
      </w:ins>
      <w:ins w:id="236" w:author="fcalado" w:date="2026-03-17T08:40:00Z" w16du:dateUtc="2026-03-17T12:40:00Z">
        <w:r w:rsidR="009B2645" w:rsidRPr="006B5182">
          <w:rPr>
            <w:rFonts w:ascii="Linux Libertine" w:hAnsi="Linux Libertine" w:cs="Linux Libertine"/>
            <w:color w:val="000000"/>
          </w:rPr>
          <w:t xml:space="preserve">US </w:t>
        </w:r>
      </w:ins>
      <w:ins w:id="237" w:author="fcalado" w:date="2026-03-17T08:41:00Z" w16du:dateUtc="2026-03-17T12:41:00Z">
        <w:r w:rsidR="009B2645" w:rsidRPr="006B5182">
          <w:rPr>
            <w:rFonts w:ascii="Linux Libertine" w:hAnsi="Linux Libertine" w:cs="Linux Libertine"/>
            <w:color w:val="000000"/>
          </w:rPr>
          <w:t>State Department</w:t>
        </w:r>
      </w:ins>
      <w:ins w:id="238" w:author="fcalado" w:date="2026-03-17T08:57:00Z" w16du:dateUtc="2026-03-17T12:57:00Z">
        <w:r w:rsidR="00884735" w:rsidRPr="006B5182">
          <w:rPr>
            <w:rFonts w:ascii="Linux Libertine" w:hAnsi="Linux Libertine" w:cs="Linux Libertine"/>
            <w:color w:val="000000"/>
          </w:rPr>
          <w:t xml:space="preserve">’s new </w:t>
        </w:r>
      </w:ins>
      <w:ins w:id="239" w:author="fcalado" w:date="2026-03-17T08:40:00Z" w16du:dateUtc="2026-03-17T12:40:00Z">
        <w:r w:rsidR="009B2645" w:rsidRPr="006B5182">
          <w:rPr>
            <w:rFonts w:ascii="Linux Libertine" w:hAnsi="Linux Libertine" w:cs="Linux Libertine"/>
            <w:color w:val="000000"/>
          </w:rPr>
          <w:t xml:space="preserve">rule, </w:t>
        </w:r>
        <w:r w:rsidR="009B2645" w:rsidRPr="006B5182">
          <w:rPr>
            <w:rFonts w:ascii="Linux Libertine" w:hAnsi="Linux Libertine" w:cs="Linux Libertine"/>
          </w:rPr>
          <w:t xml:space="preserve">“Enhancing Vetting and Combatting Fraud in the Diversity Immigrant Visa Program,” </w:t>
        </w:r>
      </w:ins>
      <w:ins w:id="240" w:author="fcalado" w:date="2026-03-17T08:57:00Z" w16du:dateUtc="2026-03-17T12:57:00Z">
        <w:r w:rsidR="00884735" w:rsidRPr="006B5182">
          <w:rPr>
            <w:rFonts w:ascii="Linux Libertine" w:hAnsi="Linux Libertine" w:cs="Linux Libertine"/>
          </w:rPr>
          <w:t>that</w:t>
        </w:r>
      </w:ins>
      <w:ins w:id="241" w:author="fcalado" w:date="2026-03-17T08:40:00Z" w16du:dateUtc="2026-03-17T12:40:00Z">
        <w:r w:rsidR="009B2645" w:rsidRPr="006B5182">
          <w:rPr>
            <w:rFonts w:ascii="Linux Libertine" w:hAnsi="Linux Libertine" w:cs="Linux Libertine"/>
          </w:rPr>
          <w:t xml:space="preserve"> requires visa applicants </w:t>
        </w:r>
      </w:ins>
      <w:ins w:id="242" w:author="fcalado" w:date="2026-03-17T08:41:00Z" w16du:dateUtc="2026-03-17T12:41:00Z">
        <w:r w:rsidR="009B2645" w:rsidRPr="006B5182">
          <w:rPr>
            <w:rFonts w:ascii="Linux Libertine" w:hAnsi="Linux Libertine" w:cs="Linux Libertine"/>
          </w:rPr>
          <w:t xml:space="preserve">to </w:t>
        </w:r>
      </w:ins>
      <w:ins w:id="243" w:author="fcalado" w:date="2026-03-17T08:42:00Z" w16du:dateUtc="2026-03-17T12:42:00Z">
        <w:r w:rsidR="009B2645" w:rsidRPr="006B5182">
          <w:rPr>
            <w:rFonts w:ascii="Linux Libertine" w:hAnsi="Linux Libertine" w:cs="Linux Libertine"/>
          </w:rPr>
          <w:t>match gender on their</w:t>
        </w:r>
      </w:ins>
      <w:ins w:id="244" w:author="fcalado" w:date="2026-03-17T08:43:00Z" w16du:dateUtc="2026-03-17T12:43:00Z">
        <w:r w:rsidR="009B2645" w:rsidRPr="006B5182">
          <w:rPr>
            <w:rFonts w:ascii="Linux Libertine" w:hAnsi="Linux Libertine" w:cs="Linux Libertine"/>
          </w:rPr>
          <w:t xml:space="preserve"> passports to that on their</w:t>
        </w:r>
      </w:ins>
      <w:ins w:id="245" w:author="fcalado" w:date="2026-03-17T08:42:00Z" w16du:dateUtc="2026-03-17T12:42:00Z">
        <w:r w:rsidR="009B2645" w:rsidRPr="006B5182">
          <w:rPr>
            <w:rFonts w:ascii="Linux Libertine" w:hAnsi="Linux Libertine" w:cs="Linux Libertine"/>
          </w:rPr>
          <w:t xml:space="preserve"> birth certificate</w:t>
        </w:r>
      </w:ins>
      <w:ins w:id="246" w:author="fcalado" w:date="2026-03-17T08:50:00Z" w16du:dateUtc="2026-03-17T12:50:00Z">
        <w:r w:rsidR="00A3124D" w:rsidRPr="006B5182">
          <w:rPr>
            <w:rFonts w:ascii="Linux Libertine" w:hAnsi="Linux Libertine" w:cs="Linux Libertine"/>
          </w:rPr>
          <w:t xml:space="preserve"> </w:t>
        </w:r>
      </w:ins>
      <w:ins w:id="247" w:author="fcalado" w:date="2026-03-17T08:45:00Z" w16du:dateUtc="2026-03-17T12:45:00Z">
        <w:r w:rsidR="009B2645" w:rsidRPr="006B5182">
          <w:rPr>
            <w:rFonts w:ascii="Linux Libertine" w:hAnsi="Linux Libertine" w:cs="Linux Libertine"/>
          </w:rPr>
          <w:t>under</w:t>
        </w:r>
      </w:ins>
      <w:ins w:id="248" w:author="fcalado" w:date="2026-03-17T08:42:00Z" w16du:dateUtc="2026-03-17T12:42:00Z">
        <w:r w:rsidR="009B2645" w:rsidRPr="006B5182">
          <w:rPr>
            <w:rFonts w:ascii="Linux Libertine" w:hAnsi="Linux Libertine" w:cs="Linux Libertine"/>
          </w:rPr>
          <w:t xml:space="preserve"> the penalty of fraud</w:t>
        </w:r>
      </w:ins>
      <w:ins w:id="249" w:author="fcalado" w:date="2026-03-17T09:07:00Z" w16du:dateUtc="2026-03-17T13:07:00Z">
        <w:r w:rsidR="00D45671" w:rsidRPr="006B5182">
          <w:rPr>
            <w:rFonts w:ascii="Linux Libertine" w:hAnsi="Linux Libertine" w:cs="Linux Libertine"/>
          </w:rPr>
          <w:t xml:space="preserve"> [</w:t>
        </w:r>
      </w:ins>
      <w:ins w:id="250" w:author="fcalado" w:date="2026-03-17T09:12:00Z" w16du:dateUtc="2026-03-17T13:12:00Z">
        <w:r w:rsidR="00D45671" w:rsidRPr="006B5182">
          <w:rPr>
            <w:rFonts w:ascii="Linux Libertine" w:hAnsi="Linux Libertine" w:cs="Linux Libertine"/>
          </w:rPr>
          <w:t>38</w:t>
        </w:r>
      </w:ins>
      <w:ins w:id="251" w:author="fcalado" w:date="2026-03-17T09:07:00Z" w16du:dateUtc="2026-03-17T13:07:00Z">
        <w:r w:rsidR="00D45671" w:rsidRPr="006B5182">
          <w:rPr>
            <w:rFonts w:ascii="Linux Libertine" w:hAnsi="Linux Libertine" w:cs="Linux Libertine"/>
          </w:rPr>
          <w:t>]</w:t>
        </w:r>
      </w:ins>
      <w:ins w:id="252" w:author="fcalado" w:date="2026-03-17T08:43:00Z" w16du:dateUtc="2026-03-17T12:43:00Z">
        <w:r w:rsidR="009B2645" w:rsidRPr="006B5182">
          <w:rPr>
            <w:rFonts w:ascii="Linux Libertine" w:hAnsi="Linux Libertine" w:cs="Linux Libertine"/>
          </w:rPr>
          <w:t xml:space="preserve">. </w:t>
        </w:r>
      </w:ins>
      <w:ins w:id="253" w:author="fcalado" w:date="2026-03-17T08:45:00Z" w16du:dateUtc="2026-03-17T12:45:00Z">
        <w:r w:rsidR="00A3124D" w:rsidRPr="006B5182">
          <w:rPr>
            <w:rFonts w:ascii="Linux Libertine" w:hAnsi="Linux Libertine" w:cs="Linux Libertine"/>
          </w:rPr>
          <w:t xml:space="preserve">As </w:t>
        </w:r>
      </w:ins>
      <w:ins w:id="254" w:author="fcalado" w:date="2026-03-17T08:57:00Z" w16du:dateUtc="2026-03-17T12:57:00Z">
        <w:r w:rsidR="00884735" w:rsidRPr="006B5182">
          <w:rPr>
            <w:rFonts w:ascii="Linux Libertine" w:hAnsi="Linux Libertine" w:cs="Linux Libertine"/>
          </w:rPr>
          <w:t>[</w:t>
        </w:r>
      </w:ins>
      <w:ins w:id="255" w:author="fcalado" w:date="2026-03-17T09:12:00Z" w16du:dateUtc="2026-03-17T13:12:00Z">
        <w:r w:rsidR="00D45671" w:rsidRPr="006B5182">
          <w:rPr>
            <w:rFonts w:ascii="Linux Libertine" w:hAnsi="Linux Libertine" w:cs="Linux Libertine"/>
          </w:rPr>
          <w:t>42</w:t>
        </w:r>
      </w:ins>
      <w:ins w:id="256" w:author="fcalado" w:date="2026-03-17T08:57:00Z" w16du:dateUtc="2026-03-17T12:57:00Z">
        <w:r w:rsidR="00884735" w:rsidRPr="006B5182">
          <w:rPr>
            <w:rFonts w:ascii="Linux Libertine" w:hAnsi="Linux Libertine" w:cs="Linux Libertine"/>
          </w:rPr>
          <w:t>]</w:t>
        </w:r>
      </w:ins>
      <w:ins w:id="257" w:author="fcalado" w:date="2026-03-17T08:45:00Z" w16du:dateUtc="2026-03-17T12:45:00Z">
        <w:r w:rsidR="00A3124D" w:rsidRPr="006B5182">
          <w:rPr>
            <w:rFonts w:ascii="Linux Libertine" w:hAnsi="Linux Libertine" w:cs="Linux Libertine"/>
          </w:rPr>
          <w:t xml:space="preserve"> points out, this rule </w:t>
        </w:r>
      </w:ins>
      <w:ins w:id="258" w:author="fcalado" w:date="2026-03-17T09:12:00Z" w16du:dateUtc="2026-03-17T13:12:00Z">
        <w:r w:rsidR="00D45671" w:rsidRPr="006B5182">
          <w:rPr>
            <w:rFonts w:ascii="Linux Libertine" w:hAnsi="Linux Libertine" w:cs="Linux Libertine"/>
          </w:rPr>
          <w:t xml:space="preserve">implicitly </w:t>
        </w:r>
      </w:ins>
      <w:ins w:id="259" w:author="fcalado" w:date="2026-03-17T08:47:00Z" w16du:dateUtc="2026-03-17T12:47:00Z">
        <w:r w:rsidR="00A3124D" w:rsidRPr="006B5182">
          <w:rPr>
            <w:rFonts w:ascii="Linux Libertine" w:hAnsi="Linux Libertine" w:cs="Linux Libertine"/>
          </w:rPr>
          <w:t>empowers</w:t>
        </w:r>
      </w:ins>
      <w:ins w:id="260" w:author="fcalado" w:date="2026-03-17T08:46:00Z" w16du:dateUtc="2026-03-17T12:46:00Z">
        <w:r w:rsidR="00A3124D" w:rsidRPr="006B5182">
          <w:rPr>
            <w:rFonts w:ascii="Linux Libertine" w:hAnsi="Linux Libertine" w:cs="Linux Libertine"/>
          </w:rPr>
          <w:t xml:space="preserve"> </w:t>
        </w:r>
      </w:ins>
      <w:ins w:id="261" w:author="fcalado" w:date="2026-03-17T08:47:00Z" w16du:dateUtc="2026-03-17T12:47:00Z">
        <w:r w:rsidR="00A3124D" w:rsidRPr="006B5182">
          <w:rPr>
            <w:rFonts w:ascii="Linux Libertine" w:hAnsi="Linux Libertine" w:cs="Linux Libertine"/>
          </w:rPr>
          <w:t>federal officials</w:t>
        </w:r>
      </w:ins>
      <w:ins w:id="262" w:author="fcalado" w:date="2026-03-17T08:46:00Z" w16du:dateUtc="2026-03-17T12:46:00Z">
        <w:r w:rsidR="00A3124D" w:rsidRPr="006B5182">
          <w:rPr>
            <w:rFonts w:ascii="Linux Libertine" w:hAnsi="Linux Libertine" w:cs="Linux Libertine"/>
          </w:rPr>
          <w:t xml:space="preserve"> like Immigration and Customs Enforcement (ICE) to detain</w:t>
        </w:r>
      </w:ins>
      <w:ins w:id="263" w:author="fcalado" w:date="2026-03-17T08:47:00Z" w16du:dateUtc="2026-03-17T12:47:00Z">
        <w:r w:rsidR="00A3124D" w:rsidRPr="006B5182">
          <w:rPr>
            <w:rFonts w:ascii="Linux Libertine" w:hAnsi="Linux Libertine" w:cs="Linux Libertine"/>
          </w:rPr>
          <w:t xml:space="preserve"> persons </w:t>
        </w:r>
      </w:ins>
      <w:ins w:id="264" w:author="fcalado" w:date="2026-03-17T08:49:00Z" w16du:dateUtc="2026-03-17T12:49:00Z">
        <w:r w:rsidR="00A3124D" w:rsidRPr="006B5182">
          <w:rPr>
            <w:rFonts w:ascii="Linux Libertine" w:hAnsi="Linux Libertine" w:cs="Linux Libertine"/>
          </w:rPr>
          <w:t xml:space="preserve">that </w:t>
        </w:r>
      </w:ins>
      <w:ins w:id="265" w:author="fcalado" w:date="2026-03-17T08:58:00Z" w16du:dateUtc="2026-03-17T12:58:00Z">
        <w:r w:rsidR="00884735" w:rsidRPr="006B5182">
          <w:rPr>
            <w:rFonts w:ascii="Linux Libertine" w:hAnsi="Linux Libertine" w:cs="Linux Libertine"/>
          </w:rPr>
          <w:t>they believe to be</w:t>
        </w:r>
      </w:ins>
      <w:ins w:id="266" w:author="fcalado" w:date="2026-03-17T08:49:00Z" w16du:dateUtc="2026-03-17T12:49:00Z">
        <w:r w:rsidR="00A3124D" w:rsidRPr="006B5182">
          <w:rPr>
            <w:rFonts w:ascii="Linux Libertine" w:hAnsi="Linux Libertine" w:cs="Linux Libertine"/>
          </w:rPr>
          <w:t xml:space="preserve"> </w:t>
        </w:r>
      </w:ins>
      <w:ins w:id="267" w:author="fcalado" w:date="2026-03-17T08:58:00Z" w16du:dateUtc="2026-03-17T12:58:00Z">
        <w:r w:rsidR="00884735" w:rsidRPr="006B5182">
          <w:rPr>
            <w:rFonts w:ascii="Linux Libertine" w:hAnsi="Linux Libertine" w:cs="Linux Libertine"/>
          </w:rPr>
          <w:t>trans</w:t>
        </w:r>
      </w:ins>
      <w:ins w:id="268" w:author="fcalado" w:date="2026-03-17T09:37:00Z" w16du:dateUtc="2026-03-17T13:37:00Z">
        <w:r w:rsidR="00DD393E" w:rsidRPr="006B5182">
          <w:rPr>
            <w:rFonts w:ascii="Linux Libertine" w:hAnsi="Linux Libertine" w:cs="Linux Libertine"/>
          </w:rPr>
          <w:t xml:space="preserve">, </w:t>
        </w:r>
      </w:ins>
      <w:ins w:id="269" w:author="fcalado" w:date="2026-03-17T09:36:00Z" w16du:dateUtc="2026-03-17T13:36:00Z">
        <w:r w:rsidR="00DD393E" w:rsidRPr="006B5182">
          <w:rPr>
            <w:rFonts w:ascii="Linux Libertine" w:hAnsi="Linux Libertine" w:cs="Linux Libertine"/>
          </w:rPr>
          <w:t>effectively expanding current practices of racial profiling to also include gender profiling</w:t>
        </w:r>
      </w:ins>
      <w:ins w:id="270" w:author="fcalado" w:date="2026-03-17T08:42:00Z" w16du:dateUtc="2026-03-17T12:42:00Z">
        <w:r w:rsidR="009B2645" w:rsidRPr="006B5182">
          <w:rPr>
            <w:rFonts w:ascii="Linux Libertine" w:hAnsi="Linux Libertine" w:cs="Linux Libertine"/>
          </w:rPr>
          <w:t xml:space="preserve">. Turning </w:t>
        </w:r>
      </w:ins>
      <w:ins w:id="271" w:author="fcalado" w:date="2026-03-16T11:22:00Z" w16du:dateUtc="2026-03-16T15:22:00Z">
        <w:r w:rsidR="00014EA9" w:rsidRPr="006B5182">
          <w:rPr>
            <w:rFonts w:ascii="Linux Libertine" w:hAnsi="Linux Libertine" w:cs="Linux Libertine"/>
            <w:color w:val="000000"/>
          </w:rPr>
          <w:t>on patriarchal</w:t>
        </w:r>
      </w:ins>
      <w:ins w:id="272" w:author="fcalado" w:date="2026-03-17T08:48:00Z" w16du:dateUtc="2026-03-17T12:48:00Z">
        <w:r w:rsidR="00A3124D" w:rsidRPr="006B5182">
          <w:rPr>
            <w:rFonts w:ascii="Linux Libertine" w:hAnsi="Linux Libertine" w:cs="Linux Libertine"/>
            <w:color w:val="000000"/>
          </w:rPr>
          <w:t xml:space="preserve"> and xenophobic</w:t>
        </w:r>
      </w:ins>
      <w:ins w:id="273" w:author="fcalado" w:date="2026-03-16T11:22:00Z" w16du:dateUtc="2026-03-16T15:22:00Z">
        <w:r w:rsidR="00014EA9" w:rsidRPr="006B5182">
          <w:rPr>
            <w:rFonts w:ascii="Linux Libertine" w:hAnsi="Linux Libertine" w:cs="Linux Libertine"/>
            <w:color w:val="000000"/>
          </w:rPr>
          <w:t xml:space="preserve"> logics similar to those </w:t>
        </w:r>
      </w:ins>
      <w:r w:rsidR="00ED0F0A" w:rsidRPr="006B5182">
        <w:rPr>
          <w:rFonts w:ascii="Linux Libertine" w:hAnsi="Linux Libertine" w:cs="Linux Libertine"/>
          <w:color w:val="000000"/>
        </w:rPr>
        <w:t>in Europe and Africa, t</w:t>
      </w:r>
      <w:r w:rsidRPr="006B5182">
        <w:rPr>
          <w:rFonts w:ascii="Linux Libertine" w:hAnsi="Linux Libertine" w:cs="Linux Libertine"/>
          <w:color w:val="000000"/>
        </w:rPr>
        <w:t>hese initiatives</w:t>
      </w:r>
      <w:r w:rsidR="00C730FF" w:rsidRPr="006B5182">
        <w:rPr>
          <w:rFonts w:ascii="Linux Libertine" w:hAnsi="Linux Libertine" w:cs="Linux Libertine"/>
          <w:color w:val="000000"/>
        </w:rPr>
        <w:t xml:space="preserve"> </w:t>
      </w:r>
      <w:ins w:id="274" w:author="fcalado" w:date="2026-03-17T08:54:00Z" w16du:dateUtc="2026-03-17T12:54:00Z">
        <w:r w:rsidR="00A3124D" w:rsidRPr="006B5182">
          <w:rPr>
            <w:rFonts w:ascii="Linux Libertine" w:hAnsi="Linux Libertine" w:cs="Linux Libertine"/>
            <w:color w:val="000000"/>
          </w:rPr>
          <w:t>illustrate that</w:t>
        </w:r>
      </w:ins>
      <w:ins w:id="275" w:author="fcalado" w:date="2026-03-17T09:01:00Z" w16du:dateUtc="2026-03-17T13:01:00Z">
        <w:r w:rsidR="00884735" w:rsidRPr="006B5182">
          <w:rPr>
            <w:rFonts w:ascii="Linux Libertine" w:hAnsi="Linux Libertine" w:cs="Linux Libertine"/>
            <w:color w:val="000000"/>
          </w:rPr>
          <w:t xml:space="preserve"> policies against</w:t>
        </w:r>
      </w:ins>
      <w:ins w:id="276" w:author="fcalado" w:date="2026-03-17T08:54:00Z" w16du:dateUtc="2026-03-17T12:54:00Z">
        <w:r w:rsidR="00A3124D" w:rsidRPr="006B5182">
          <w:rPr>
            <w:rFonts w:ascii="Linux Libertine" w:hAnsi="Linux Libertine" w:cs="Linux Libertine"/>
            <w:color w:val="000000"/>
          </w:rPr>
          <w:t xml:space="preserve"> </w:t>
        </w:r>
      </w:ins>
      <w:ins w:id="277" w:author="fcalado" w:date="2026-03-17T08:59:00Z" w16du:dateUtc="2026-03-17T12:59:00Z">
        <w:r w:rsidR="00884735" w:rsidRPr="006B5182">
          <w:rPr>
            <w:rFonts w:ascii="Linux Libertine" w:hAnsi="Linux Libertine" w:cs="Linux Libertine"/>
            <w:color w:val="000000"/>
          </w:rPr>
          <w:t>gender</w:t>
        </w:r>
      </w:ins>
      <w:ins w:id="278" w:author="fcalado" w:date="2026-03-17T09:00:00Z" w16du:dateUtc="2026-03-17T13:00:00Z">
        <w:r w:rsidR="00884735" w:rsidRPr="006B5182">
          <w:rPr>
            <w:rFonts w:ascii="Linux Libertine" w:hAnsi="Linux Libertine" w:cs="Linux Libertine"/>
            <w:color w:val="000000"/>
          </w:rPr>
          <w:t xml:space="preserve"> ideology</w:t>
        </w:r>
      </w:ins>
      <w:ins w:id="279" w:author="fcalado" w:date="2026-03-17T08:55:00Z" w16du:dateUtc="2026-03-17T12:55:00Z">
        <w:r w:rsidR="00A3124D" w:rsidRPr="006B5182">
          <w:rPr>
            <w:rFonts w:ascii="Linux Libertine" w:hAnsi="Linux Libertine" w:cs="Linux Libertine"/>
            <w:color w:val="000000"/>
          </w:rPr>
          <w:t xml:space="preserve"> </w:t>
        </w:r>
      </w:ins>
      <w:ins w:id="280" w:author="fcalado" w:date="2026-03-17T09:01:00Z" w16du:dateUtc="2026-03-17T13:01:00Z">
        <w:r w:rsidR="00884735" w:rsidRPr="006B5182">
          <w:rPr>
            <w:rFonts w:ascii="Linux Libertine" w:hAnsi="Linux Libertine" w:cs="Linux Libertine"/>
            <w:color w:val="000000"/>
          </w:rPr>
          <w:t xml:space="preserve">are in </w:t>
        </w:r>
      </w:ins>
      <w:ins w:id="281" w:author="fcalado" w:date="2026-03-17T09:02:00Z" w16du:dateUtc="2026-03-17T13:02:00Z">
        <w:r w:rsidR="00884735" w:rsidRPr="006B5182">
          <w:rPr>
            <w:rFonts w:ascii="Linux Libertine" w:hAnsi="Linux Libertine" w:cs="Linux Libertine"/>
            <w:color w:val="000000"/>
          </w:rPr>
          <w:t>tandem with those reinforcing</w:t>
        </w:r>
      </w:ins>
      <w:ins w:id="282" w:author="fcalado" w:date="2026-03-17T09:03:00Z" w16du:dateUtc="2026-03-17T13:03:00Z">
        <w:r w:rsidR="00884735" w:rsidRPr="006B5182">
          <w:rPr>
            <w:rFonts w:ascii="Linux Libertine" w:hAnsi="Linux Libertine" w:cs="Linux Libertine"/>
            <w:color w:val="000000"/>
          </w:rPr>
          <w:t xml:space="preserve"> sex</w:t>
        </w:r>
      </w:ins>
      <w:ins w:id="283" w:author="fcalado" w:date="2026-03-17T08:55:00Z" w16du:dateUtc="2026-03-17T12:55:00Z">
        <w:r w:rsidR="00884735" w:rsidRPr="006B5182">
          <w:rPr>
            <w:rFonts w:ascii="Linux Libertine" w:hAnsi="Linux Libertine" w:cs="Linux Libertine"/>
            <w:color w:val="000000"/>
          </w:rPr>
          <w:t xml:space="preserve"> </w:t>
        </w:r>
      </w:ins>
      <w:ins w:id="284" w:author="fcalado" w:date="2026-03-17T09:13:00Z" w16du:dateUtc="2026-03-17T13:13:00Z">
        <w:r w:rsidR="00D45671" w:rsidRPr="006B5182">
          <w:rPr>
            <w:rFonts w:ascii="Linux Libertine" w:hAnsi="Linux Libertine" w:cs="Linux Libertine"/>
            <w:color w:val="000000"/>
          </w:rPr>
          <w:t xml:space="preserve">categories </w:t>
        </w:r>
      </w:ins>
      <w:ins w:id="285" w:author="fcalado" w:date="2026-03-17T08:55:00Z" w16du:dateUtc="2026-03-17T12:55:00Z">
        <w:r w:rsidR="00884735" w:rsidRPr="006B5182">
          <w:rPr>
            <w:rFonts w:ascii="Linux Libertine" w:hAnsi="Linux Libertine" w:cs="Linux Libertine"/>
            <w:color w:val="000000"/>
          </w:rPr>
          <w:t>and</w:t>
        </w:r>
      </w:ins>
      <w:ins w:id="286" w:author="fcalado" w:date="2026-03-17T09:02:00Z" w16du:dateUtc="2026-03-17T13:02:00Z">
        <w:r w:rsidR="00884735" w:rsidRPr="006B5182">
          <w:rPr>
            <w:rFonts w:ascii="Linux Libertine" w:hAnsi="Linux Libertine" w:cs="Linux Libertine"/>
            <w:color w:val="000000"/>
          </w:rPr>
          <w:t xml:space="preserve"> immigration</w:t>
        </w:r>
      </w:ins>
      <w:ins w:id="287" w:author="fcalado" w:date="2026-03-17T08:55:00Z" w16du:dateUtc="2026-03-17T12:55:00Z">
        <w:r w:rsidR="00884735" w:rsidRPr="006B5182">
          <w:rPr>
            <w:rFonts w:ascii="Linux Libertine" w:hAnsi="Linux Libertine" w:cs="Linux Libertine"/>
            <w:color w:val="000000"/>
          </w:rPr>
          <w:t xml:space="preserve">. </w:t>
        </w:r>
      </w:ins>
    </w:p>
    <w:p w14:paraId="6580D866" w14:textId="312626BB" w:rsidR="0041155A" w:rsidRPr="006B5182" w:rsidRDefault="00C846B4" w:rsidP="008579B0">
      <w:pPr>
        <w:pStyle w:val="PostHeadPara"/>
        <w:ind w:firstLine="720"/>
        <w:rPr>
          <w:rFonts w:ascii="Linux Libertine" w:hAnsi="Linux Libertine" w:cs="Linux Libertine"/>
          <w:color w:val="000000"/>
        </w:rPr>
      </w:pPr>
      <w:ins w:id="288" w:author="fcalado" w:date="2026-03-16T11:27:00Z" w16du:dateUtc="2026-03-16T15:27:00Z">
        <w:r w:rsidRPr="006B5182">
          <w:rPr>
            <w:rFonts w:ascii="Linux Libertine" w:hAnsi="Linux Libertine" w:cs="Linux Libertine"/>
            <w:color w:val="000000"/>
          </w:rPr>
          <w:lastRenderedPageBreak/>
          <w:t>These</w:t>
        </w:r>
      </w:ins>
      <w:ins w:id="289" w:author="fcalado" w:date="2026-03-16T11:24:00Z" w16du:dateUtc="2026-03-16T15:24:00Z">
        <w:r w:rsidRPr="006B5182">
          <w:rPr>
            <w:rFonts w:ascii="Linux Libertine" w:hAnsi="Linux Libertine" w:cs="Linux Libertine"/>
            <w:color w:val="000000"/>
          </w:rPr>
          <w:t xml:space="preserve"> attacks</w:t>
        </w:r>
      </w:ins>
      <w:ins w:id="290" w:author="fcalado" w:date="2026-03-16T11:25:00Z" w16du:dateUtc="2026-03-16T15:25:00Z">
        <w:r w:rsidRPr="006B5182">
          <w:rPr>
            <w:rFonts w:ascii="Linux Libertine" w:hAnsi="Linux Libertine" w:cs="Linux Libertine"/>
            <w:color w:val="000000"/>
          </w:rPr>
          <w:t xml:space="preserve"> on trans identities </w:t>
        </w:r>
      </w:ins>
      <w:ins w:id="291" w:author="fcalado" w:date="2026-03-16T11:28:00Z" w16du:dateUtc="2026-03-16T15:28:00Z">
        <w:r w:rsidRPr="006B5182">
          <w:rPr>
            <w:rFonts w:ascii="Linux Libertine" w:hAnsi="Linux Libertine" w:cs="Linux Libertine"/>
            <w:color w:val="000000"/>
          </w:rPr>
          <w:t xml:space="preserve">and rights are based on what the </w:t>
        </w:r>
      </w:ins>
      <w:ins w:id="292" w:author="fcalado" w:date="2026-03-16T11:29:00Z" w16du:dateUtc="2026-03-16T15:29:00Z">
        <w:r w:rsidRPr="006B5182">
          <w:rPr>
            <w:rFonts w:ascii="Linux Libertine" w:hAnsi="Linux Libertine" w:cs="Linux Libertine"/>
            <w:color w:val="000000"/>
          </w:rPr>
          <w:t>conservative side</w:t>
        </w:r>
      </w:ins>
      <w:ins w:id="293" w:author="fcalado" w:date="2026-03-16T11:28:00Z" w16du:dateUtc="2026-03-16T15:28:00Z">
        <w:r w:rsidRPr="006B5182">
          <w:rPr>
            <w:rFonts w:ascii="Linux Libertine" w:hAnsi="Linux Libertine" w:cs="Linux Libertine"/>
            <w:color w:val="000000"/>
          </w:rPr>
          <w:t xml:space="preserve"> views as</w:t>
        </w:r>
      </w:ins>
      <w:ins w:id="294" w:author="fcalado" w:date="2026-03-16T11:30:00Z" w16du:dateUtc="2026-03-16T15:30:00Z">
        <w:r w:rsidRPr="006B5182">
          <w:rPr>
            <w:rFonts w:ascii="Linux Libertine" w:hAnsi="Linux Libertine" w:cs="Linux Libertine"/>
            <w:color w:val="000000"/>
          </w:rPr>
          <w:t xml:space="preserve"> illegitimate conceptions</w:t>
        </w:r>
      </w:ins>
      <w:ins w:id="295" w:author="fcalado" w:date="2026-03-16T11:28:00Z" w16du:dateUtc="2026-03-16T15:28:00Z">
        <w:r w:rsidRPr="006B5182">
          <w:rPr>
            <w:rFonts w:ascii="Linux Libertine" w:hAnsi="Linux Libertine" w:cs="Linux Libertine"/>
            <w:color w:val="000000"/>
          </w:rPr>
          <w:t xml:space="preserve"> of gende</w:t>
        </w:r>
      </w:ins>
      <w:ins w:id="296" w:author="fcalado" w:date="2026-03-16T11:29:00Z" w16du:dateUtc="2026-03-16T15:29:00Z">
        <w:r w:rsidRPr="006B5182">
          <w:rPr>
            <w:rFonts w:ascii="Linux Libertine" w:hAnsi="Linux Libertine" w:cs="Linux Libertine"/>
            <w:color w:val="000000"/>
          </w:rPr>
          <w:t>r, particularly of gender as internal.</w:t>
        </w:r>
      </w:ins>
      <w:ins w:id="297" w:author="fcalado" w:date="2026-03-16T11:26:00Z" w16du:dateUtc="2026-03-16T15:26:00Z">
        <w:r w:rsidRPr="006B5182">
          <w:rPr>
            <w:rFonts w:ascii="Linux Libertine" w:hAnsi="Linux Libertine" w:cs="Linux Libertine"/>
            <w:color w:val="000000"/>
          </w:rPr>
          <w:t xml:space="preserve"> </w:t>
        </w:r>
      </w:ins>
      <w:ins w:id="298" w:author="fcalado" w:date="2026-03-16T11:29:00Z" w16du:dateUtc="2026-03-16T15:29:00Z">
        <w:r w:rsidRPr="006B5182">
          <w:rPr>
            <w:rFonts w:ascii="Linux Libertine" w:hAnsi="Linux Libertine" w:cs="Linux Libertine"/>
            <w:color w:val="000000"/>
          </w:rPr>
          <w:t xml:space="preserve">For example, </w:t>
        </w:r>
      </w:ins>
      <w:r w:rsidR="0041155A" w:rsidRPr="006B5182">
        <w:rPr>
          <w:rFonts w:ascii="Linux Libertine" w:hAnsi="Linux Libertine" w:cs="Linux Libertine"/>
          <w:color w:val="000000"/>
        </w:rPr>
        <w:t xml:space="preserve">one of these </w:t>
      </w:r>
      <w:r w:rsidR="004D536E" w:rsidRPr="006B5182">
        <w:rPr>
          <w:rFonts w:ascii="Linux Libertine" w:hAnsi="Linux Libertine" w:cs="Linux Libertine"/>
          <w:color w:val="000000"/>
        </w:rPr>
        <w:t>Executive Orders</w:t>
      </w:r>
      <w:r w:rsidR="0041155A" w:rsidRPr="006B5182">
        <w:rPr>
          <w:rFonts w:ascii="Linux Libertine" w:hAnsi="Linux Libertine" w:cs="Linux Libertine"/>
          <w:color w:val="000000"/>
        </w:rPr>
        <w:t xml:space="preserve"> describes gender ideology as “an ever-shifting concept of self-assessed gender identity, permitting the false claim that males can identify as and thus become women and vice versa, and requiring all institutions of society to regard this false claim as true”</w:t>
      </w:r>
      <w:r w:rsidR="002B2B8E" w:rsidRPr="006B5182">
        <w:rPr>
          <w:rFonts w:ascii="Linux Libertine" w:hAnsi="Linux Libertine" w:cs="Linux Libertine"/>
          <w:color w:val="000000"/>
        </w:rPr>
        <w:t xml:space="preserve"> </w:t>
      </w:r>
      <w:r w:rsidR="00386DA1" w:rsidRPr="006B5182">
        <w:rPr>
          <w:rFonts w:ascii="Linux Libertine" w:hAnsi="Linux Libertine" w:cs="Linux Libertine"/>
          <w:color w:val="000000"/>
        </w:rPr>
        <w:t>[</w:t>
      </w:r>
      <w:r w:rsidR="0013306E">
        <w:rPr>
          <w:rFonts w:ascii="Linux Libertine" w:hAnsi="Linux Libertine" w:cs="Linux Libertine"/>
          <w:color w:val="000000"/>
        </w:rPr>
        <w:t>39</w:t>
      </w:r>
      <w:r w:rsidR="00386DA1" w:rsidRPr="006B5182">
        <w:rPr>
          <w:rFonts w:ascii="Linux Libertine" w:hAnsi="Linux Libertine" w:cs="Linux Libertine"/>
          <w:color w:val="000000"/>
        </w:rPr>
        <w:t>]</w:t>
      </w:r>
      <w:r w:rsidR="0041155A" w:rsidRPr="006B5182">
        <w:rPr>
          <w:rFonts w:ascii="Linux Libertine" w:hAnsi="Linux Libertine" w:cs="Linux Libertine"/>
          <w:color w:val="000000"/>
        </w:rPr>
        <w:t>.</w:t>
      </w:r>
      <w:r w:rsidR="004D536E" w:rsidRPr="006B5182">
        <w:rPr>
          <w:rFonts w:ascii="Linux Libertine" w:hAnsi="Linux Libertine" w:cs="Linux Libertine"/>
          <w:color w:val="000000"/>
        </w:rPr>
        <w:t xml:space="preserve"> This critique refers to </w:t>
      </w:r>
      <w:r w:rsidR="002F766D" w:rsidRPr="006B5182">
        <w:rPr>
          <w:rFonts w:ascii="Linux Libertine" w:hAnsi="Linux Libertine" w:cs="Linux Libertine"/>
          <w:color w:val="000000"/>
        </w:rPr>
        <w:t xml:space="preserve">the progressive view that gender identity is a subjective quality, </w:t>
      </w:r>
      <w:r w:rsidR="007C59F5" w:rsidRPr="006B5182">
        <w:rPr>
          <w:rFonts w:ascii="Linux Libertine" w:hAnsi="Linux Libertine" w:cs="Linux Libertine"/>
          <w:color w:val="000000"/>
        </w:rPr>
        <w:t>a</w:t>
      </w:r>
      <w:r w:rsidR="00ED0F0A" w:rsidRPr="006B5182">
        <w:rPr>
          <w:rFonts w:ascii="Linux Libertine" w:hAnsi="Linux Libertine" w:cs="Linux Libertine"/>
          <w:color w:val="000000"/>
        </w:rPr>
        <w:t>n</w:t>
      </w:r>
      <w:r w:rsidR="007C59F5" w:rsidRPr="006B5182">
        <w:rPr>
          <w:rFonts w:ascii="Linux Libertine" w:hAnsi="Linux Libertine" w:cs="Linux Libertine"/>
          <w:color w:val="000000"/>
        </w:rPr>
        <w:t xml:space="preserve"> </w:t>
      </w:r>
      <w:r w:rsidR="00ED0F0A" w:rsidRPr="006B5182">
        <w:rPr>
          <w:rFonts w:ascii="Linux Libertine" w:hAnsi="Linux Libertine" w:cs="Linux Libertine"/>
          <w:color w:val="000000"/>
        </w:rPr>
        <w:t xml:space="preserve">identification that is </w:t>
      </w:r>
      <w:r w:rsidR="007C59F5" w:rsidRPr="006B5182">
        <w:rPr>
          <w:rFonts w:ascii="Linux Libertine" w:hAnsi="Linux Libertine" w:cs="Linux Libertine"/>
          <w:color w:val="000000"/>
        </w:rPr>
        <w:t xml:space="preserve">primarily </w:t>
      </w:r>
      <w:r w:rsidR="002F766D" w:rsidRPr="006B5182">
        <w:rPr>
          <w:rFonts w:ascii="Linux Libertine" w:hAnsi="Linux Libertine" w:cs="Linux Libertine"/>
          <w:color w:val="000000"/>
        </w:rPr>
        <w:t>internal rather than external. The</w:t>
      </w:r>
      <w:r w:rsidR="0041155A" w:rsidRPr="006B5182">
        <w:rPr>
          <w:rFonts w:ascii="Linux Libertine" w:hAnsi="Linux Libertine" w:cs="Linux Libertine"/>
          <w:color w:val="000000"/>
        </w:rPr>
        <w:t xml:space="preserve"> Psychiatric Association, for example, defines gender identity</w:t>
      </w:r>
      <w:r w:rsidR="002F766D" w:rsidRPr="006B5182">
        <w:rPr>
          <w:rFonts w:ascii="Linux Libertine" w:hAnsi="Linux Libertine" w:cs="Linux Libertine"/>
          <w:color w:val="000000"/>
        </w:rPr>
        <w:t xml:space="preserve"> </w:t>
      </w:r>
      <w:ins w:id="299" w:author="fcalado" w:date="2026-03-17T08:26:00Z" w16du:dateUtc="2026-03-17T12:26:00Z">
        <w:r w:rsidR="00507254" w:rsidRPr="006B5182">
          <w:rPr>
            <w:rFonts w:ascii="Linux Libertine" w:hAnsi="Linux Libertine" w:cs="Linux Libertine"/>
            <w:color w:val="000000"/>
          </w:rPr>
          <w:t xml:space="preserve">as </w:t>
        </w:r>
      </w:ins>
      <w:r w:rsidR="002F766D" w:rsidRPr="006B5182">
        <w:rPr>
          <w:rFonts w:ascii="Linux Libertine" w:hAnsi="Linux Libertine" w:cs="Linux Libertine"/>
          <w:color w:val="000000"/>
        </w:rPr>
        <w:t xml:space="preserve">an “inner sense” </w:t>
      </w:r>
      <w:r w:rsidR="0041155A" w:rsidRPr="006B5182">
        <w:rPr>
          <w:rFonts w:ascii="Linux Libertine" w:hAnsi="Linux Libertine" w:cs="Linux Libertine"/>
          <w:color w:val="000000"/>
        </w:rPr>
        <w:t xml:space="preserve">of </w:t>
      </w:r>
      <w:r w:rsidR="002F766D" w:rsidRPr="006B5182">
        <w:rPr>
          <w:rFonts w:ascii="Linux Libertine" w:hAnsi="Linux Libertine" w:cs="Linux Libertine"/>
          <w:color w:val="000000"/>
        </w:rPr>
        <w:t xml:space="preserve"> “</w:t>
      </w:r>
      <w:r w:rsidR="0041155A" w:rsidRPr="006B5182">
        <w:rPr>
          <w:rFonts w:ascii="Linux Libertine" w:hAnsi="Linux Libertine" w:cs="Linux Libertine"/>
          <w:color w:val="000000"/>
        </w:rPr>
        <w:t>being a girl/woman, boy/man, some combination of both, or something else”</w:t>
      </w:r>
      <w:r w:rsidR="00023998" w:rsidRPr="006B5182">
        <w:rPr>
          <w:rFonts w:ascii="Linux Libertine" w:hAnsi="Linux Libertine" w:cs="Linux Libertine"/>
          <w:color w:val="000000"/>
        </w:rPr>
        <w:t xml:space="preserve"> [</w:t>
      </w:r>
      <w:r w:rsidR="0013306E">
        <w:rPr>
          <w:rFonts w:ascii="Linux Libertine" w:hAnsi="Linux Libertine" w:cs="Linux Libertine"/>
          <w:color w:val="000000"/>
        </w:rPr>
        <w:t>17</w:t>
      </w:r>
      <w:r w:rsidR="00023998" w:rsidRPr="006B5182">
        <w:rPr>
          <w:rFonts w:ascii="Linux Libertine" w:hAnsi="Linux Libertine" w:cs="Linux Libertine"/>
          <w:color w:val="000000"/>
        </w:rPr>
        <w:t>]</w:t>
      </w:r>
      <w:r w:rsidR="0041155A" w:rsidRPr="006B5182">
        <w:rPr>
          <w:rFonts w:ascii="Linux Libertine" w:hAnsi="Linux Libertine" w:cs="Linux Libertine"/>
          <w:color w:val="000000"/>
        </w:rPr>
        <w:t>.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w:t>
      </w:r>
      <w:r w:rsidR="002B2B8E" w:rsidRPr="006B5182">
        <w:rPr>
          <w:rFonts w:ascii="Linux Libertine" w:hAnsi="Linux Libertine" w:cs="Linux Libertine"/>
          <w:color w:val="000000"/>
        </w:rPr>
        <w:t xml:space="preserve">” </w:t>
      </w:r>
      <w:r w:rsidR="00386DA1" w:rsidRPr="006B5182">
        <w:rPr>
          <w:rFonts w:ascii="Linux Libertine" w:hAnsi="Linux Libertine" w:cs="Linux Libertine"/>
          <w:color w:val="000000"/>
        </w:rPr>
        <w:t>[</w:t>
      </w:r>
      <w:r w:rsidR="0013306E">
        <w:rPr>
          <w:rFonts w:ascii="Linux Libertine" w:hAnsi="Linux Libertine" w:cs="Linux Libertine"/>
          <w:color w:val="000000"/>
        </w:rPr>
        <w:t>44</w:t>
      </w:r>
      <w:r w:rsidR="00386DA1" w:rsidRPr="006B5182">
        <w:rPr>
          <w:rFonts w:ascii="Linux Libertine" w:hAnsi="Linux Libertine" w:cs="Linux Libertine"/>
          <w:color w:val="000000"/>
        </w:rPr>
        <w:t>]</w:t>
      </w:r>
      <w:r w:rsidR="002B2B8E" w:rsidRPr="006B5182">
        <w:rPr>
          <w:rFonts w:ascii="Linux Libertine" w:hAnsi="Linux Libertine" w:cs="Linux Libertine"/>
          <w:color w:val="000000"/>
        </w:rPr>
        <w:t>.</w:t>
      </w:r>
    </w:p>
    <w:p w14:paraId="1AFAAE27" w14:textId="14E418B7" w:rsidR="002F766D" w:rsidRPr="006B5182" w:rsidRDefault="00C846B4" w:rsidP="008579B0">
      <w:pPr>
        <w:pStyle w:val="PostHeadPara"/>
        <w:ind w:firstLine="720"/>
        <w:rPr>
          <w:rFonts w:ascii="Linux Libertine" w:hAnsi="Linux Libertine" w:cs="Linux Libertine"/>
          <w:color w:val="000000"/>
        </w:rPr>
      </w:pPr>
      <w:ins w:id="300" w:author="fcalado" w:date="2026-03-16T11:33:00Z" w16du:dateUtc="2026-03-16T15:33:00Z">
        <w:r w:rsidRPr="006B5182">
          <w:rPr>
            <w:rFonts w:ascii="Linux Libertine" w:hAnsi="Linux Libertine" w:cs="Linux Libertine"/>
            <w:color w:val="000000"/>
            <w:szCs w:val="18"/>
          </w:rPr>
          <w:t xml:space="preserve">However, </w:t>
        </w:r>
      </w:ins>
      <w:ins w:id="301" w:author="fcalado" w:date="2026-03-16T11:34:00Z" w16du:dateUtc="2026-03-16T15:34:00Z">
        <w:r w:rsidRPr="006B5182">
          <w:rPr>
            <w:rFonts w:ascii="Linux Libertine" w:hAnsi="Linux Libertine" w:cs="Linux Libertine"/>
            <w:color w:val="000000"/>
            <w:szCs w:val="18"/>
          </w:rPr>
          <w:t>some trans advocates a</w:t>
        </w:r>
      </w:ins>
      <w:ins w:id="302" w:author="fcalado" w:date="2026-03-16T11:31:00Z" w16du:dateUtc="2026-03-16T15:31:00Z">
        <w:r w:rsidRPr="006B5182">
          <w:rPr>
            <w:rFonts w:ascii="Linux Libertine" w:hAnsi="Linux Libertine" w:cs="Linux Libertine"/>
            <w:color w:val="000000"/>
            <w:szCs w:val="18"/>
          </w:rPr>
          <w:t>rgue that</w:t>
        </w:r>
      </w:ins>
      <w:ins w:id="303" w:author="fcalado" w:date="2026-03-16T11:33:00Z" w16du:dateUtc="2026-03-16T15:33:00Z">
        <w:r w:rsidRPr="006B5182">
          <w:rPr>
            <w:rFonts w:ascii="Linux Libertine" w:hAnsi="Linux Libertine" w:cs="Linux Libertine"/>
            <w:color w:val="000000"/>
            <w:szCs w:val="18"/>
          </w:rPr>
          <w:t xml:space="preserve"> </w:t>
        </w:r>
      </w:ins>
      <w:ins w:id="304" w:author="fcalado" w:date="2026-03-16T11:31:00Z" w16du:dateUtc="2026-03-16T15:31:00Z">
        <w:r w:rsidRPr="006B5182">
          <w:rPr>
            <w:rFonts w:ascii="Linux Libertine" w:hAnsi="Linux Libertine" w:cs="Linux Libertine"/>
            <w:color w:val="000000"/>
            <w:szCs w:val="18"/>
          </w:rPr>
          <w:t>the progressive view</w:t>
        </w:r>
      </w:ins>
      <w:ins w:id="305" w:author="fcalado" w:date="2026-03-16T11:33:00Z" w16du:dateUtc="2026-03-16T15:33:00Z">
        <w:r w:rsidRPr="006B5182">
          <w:rPr>
            <w:rFonts w:ascii="Linux Libertine" w:hAnsi="Linux Libertine" w:cs="Linux Libertine"/>
            <w:color w:val="000000"/>
            <w:szCs w:val="18"/>
          </w:rPr>
          <w:t xml:space="preserve"> </w:t>
        </w:r>
      </w:ins>
      <w:ins w:id="306" w:author="fcalado" w:date="2026-03-17T09:40:00Z" w16du:dateUtc="2026-03-17T13:40:00Z">
        <w:r w:rsidR="00DD393E" w:rsidRPr="006B5182">
          <w:rPr>
            <w:rFonts w:ascii="Linux Libertine" w:hAnsi="Linux Libertine" w:cs="Linux Libertine"/>
            <w:color w:val="000000"/>
            <w:szCs w:val="18"/>
          </w:rPr>
          <w:t>weakens</w:t>
        </w:r>
      </w:ins>
      <w:ins w:id="307" w:author="fcalado" w:date="2026-03-16T11:33:00Z" w16du:dateUtc="2026-03-16T15:33:00Z">
        <w:r w:rsidRPr="006B5182">
          <w:rPr>
            <w:rFonts w:ascii="Linux Libertine" w:hAnsi="Linux Libertine" w:cs="Linux Libertine"/>
            <w:color w:val="000000"/>
            <w:szCs w:val="18"/>
          </w:rPr>
          <w:t xml:space="preserve"> trans </w:t>
        </w:r>
      </w:ins>
      <w:ins w:id="308" w:author="fcalado" w:date="2026-03-16T11:35:00Z" w16du:dateUtc="2026-03-16T15:35:00Z">
        <w:r w:rsidR="00BE5757" w:rsidRPr="006B5182">
          <w:rPr>
            <w:rFonts w:ascii="Linux Libertine" w:hAnsi="Linux Libertine" w:cs="Linux Libertine"/>
            <w:color w:val="000000"/>
            <w:szCs w:val="18"/>
          </w:rPr>
          <w:t xml:space="preserve">recognition and </w:t>
        </w:r>
      </w:ins>
      <w:ins w:id="309" w:author="fcalado" w:date="2026-03-16T11:33:00Z" w16du:dateUtc="2026-03-16T15:33:00Z">
        <w:r w:rsidRPr="006B5182">
          <w:rPr>
            <w:rFonts w:ascii="Linux Libertine" w:hAnsi="Linux Libertine" w:cs="Linux Libertine"/>
            <w:color w:val="000000"/>
            <w:szCs w:val="18"/>
          </w:rPr>
          <w:t>rights</w:t>
        </w:r>
      </w:ins>
      <w:ins w:id="310" w:author="fcalado" w:date="2026-03-16T11:30:00Z" w16du:dateUtc="2026-03-16T15:30:00Z">
        <w:r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Trans Studies scholars</w:t>
      </w:r>
      <w:ins w:id="311" w:author="fcalado" w:date="2026-03-16T11:34:00Z" w16du:dateUtc="2026-03-16T15:34:00Z">
        <w:r w:rsidR="00BE5757" w:rsidRPr="006B5182">
          <w:rPr>
            <w:rFonts w:ascii="Linux Libertine" w:hAnsi="Linux Libertine" w:cs="Linux Libertine"/>
            <w:color w:val="000000"/>
            <w:szCs w:val="18"/>
          </w:rPr>
          <w:t xml:space="preserve">, </w:t>
        </w:r>
      </w:ins>
      <w:ins w:id="312" w:author="fcalado" w:date="2026-03-16T11:35:00Z" w16du:dateUtc="2026-03-16T15:35:00Z">
        <w:r w:rsidR="00BE5757" w:rsidRPr="006B5182">
          <w:rPr>
            <w:rFonts w:ascii="Linux Libertine" w:hAnsi="Linux Libertine" w:cs="Linux Libertine"/>
            <w:color w:val="000000"/>
            <w:szCs w:val="18"/>
          </w:rPr>
          <w:t xml:space="preserve">in particular, </w:t>
        </w:r>
      </w:ins>
      <w:ins w:id="313" w:author="fcalado" w:date="2026-03-16T11:34:00Z" w16du:dateUtc="2026-03-16T15:34:00Z">
        <w:r w:rsidR="00BE5757" w:rsidRPr="006B5182">
          <w:rPr>
            <w:rFonts w:ascii="Linux Libertine" w:hAnsi="Linux Libertine" w:cs="Linux Libertine"/>
            <w:color w:val="000000"/>
            <w:szCs w:val="18"/>
          </w:rPr>
          <w:t xml:space="preserve">contend </w:t>
        </w:r>
      </w:ins>
      <w:r w:rsidR="002F766D" w:rsidRPr="006B5182">
        <w:rPr>
          <w:rFonts w:ascii="Linux Libertine" w:hAnsi="Linux Libertine" w:cs="Linux Libertine"/>
          <w:color w:val="000000"/>
          <w:szCs w:val="18"/>
        </w:rPr>
        <w:t>that t</w:t>
      </w:r>
      <w:r w:rsidR="0041155A" w:rsidRPr="006B5182">
        <w:rPr>
          <w:rFonts w:ascii="Linux Libertine" w:hAnsi="Linux Libertine" w:cs="Linux Libertine"/>
          <w:color w:val="000000"/>
          <w:szCs w:val="18"/>
        </w:rPr>
        <w:t xml:space="preserve">he concept of internalized gender inspires transphobic discrimination. </w:t>
      </w:r>
      <w:r w:rsidR="002F766D" w:rsidRPr="006B5182">
        <w:rPr>
          <w:rFonts w:ascii="Linux Libertine" w:hAnsi="Linux Libertine" w:cs="Linux Libertine"/>
          <w:color w:val="000000"/>
          <w:szCs w:val="18"/>
        </w:rPr>
        <w:t>For example, the progressive view of gender as an internal phenomenon influences transphobic reasoning on access to medical care,</w:t>
      </w:r>
      <w:r w:rsidR="00ED0F0A" w:rsidRPr="006B5182">
        <w:rPr>
          <w:rFonts w:ascii="Linux Libertine" w:hAnsi="Linux Libertine" w:cs="Linux Libertine"/>
          <w:color w:val="000000"/>
          <w:szCs w:val="18"/>
        </w:rPr>
        <w:t xml:space="preserve"> which</w:t>
      </w:r>
      <w:r w:rsidR="002F766D" w:rsidRPr="006B5182">
        <w:rPr>
          <w:rFonts w:ascii="Linux Libertine" w:hAnsi="Linux Libertine" w:cs="Linux Libertine"/>
          <w:color w:val="000000"/>
          <w:szCs w:val="18"/>
        </w:rPr>
        <w:t xml:space="preserve"> question</w:t>
      </w:r>
      <w:r w:rsidR="00ED0F0A" w:rsidRPr="006B5182">
        <w:rPr>
          <w:rFonts w:ascii="Linux Libertine" w:hAnsi="Linux Libertine" w:cs="Linux Libertine"/>
          <w:color w:val="000000"/>
          <w:szCs w:val="18"/>
        </w:rPr>
        <w:t>s</w:t>
      </w:r>
      <w:r w:rsidR="002F766D" w:rsidRPr="006B5182">
        <w:rPr>
          <w:rFonts w:ascii="Linux Libertine" w:hAnsi="Linux Libertine" w:cs="Linux Libertine"/>
          <w:color w:val="000000"/>
          <w:szCs w:val="18"/>
        </w:rPr>
        <w:t xml:space="preserve"> why biological transition should be necessary if gender is an</w:t>
      </w:r>
      <w:r w:rsidR="002F766D" w:rsidRPr="006B5182">
        <w:rPr>
          <w:rFonts w:ascii="Linux Libertine" w:hAnsi="Linux Libertine" w:cs="Linux Libertine"/>
          <w:color w:val="000000"/>
        </w:rPr>
        <w:t xml:space="preserve"> internal </w:t>
      </w:r>
      <w:r w:rsidR="00ED0F0A" w:rsidRPr="006B5182">
        <w:rPr>
          <w:rFonts w:ascii="Linux Libertine" w:hAnsi="Linux Libertine" w:cs="Linux Libertine"/>
          <w:color w:val="000000"/>
        </w:rPr>
        <w:t>identification</w:t>
      </w:r>
      <w:r w:rsidR="002F766D" w:rsidRPr="006B5182">
        <w:rPr>
          <w:rFonts w:ascii="Linux Libertine" w:hAnsi="Linux Libertine" w:cs="Linux Libertine"/>
          <w:color w:val="000000"/>
        </w:rPr>
        <w:t xml:space="preserve">. </w:t>
      </w:r>
      <w:r w:rsidR="00687F30" w:rsidRPr="006B5182">
        <w:rPr>
          <w:rFonts w:ascii="Linux Libertine" w:hAnsi="Linux Libertine" w:cs="Linux Libertine"/>
          <w:color w:val="000000"/>
        </w:rPr>
        <w:t xml:space="preserve">Not only does this framing disempower those who seek medical transition, it also disregards other forms of transition, like name and pronoun changes, as part of trans identity. As others point out, </w:t>
      </w:r>
      <w:r w:rsidR="002F766D" w:rsidRPr="006B5182">
        <w:rPr>
          <w:rFonts w:ascii="Linux Libertine" w:hAnsi="Linux Libertine" w:cs="Linux Libertine"/>
          <w:color w:val="000000"/>
        </w:rPr>
        <w:t>many trans people choose not to undergo</w:t>
      </w:r>
      <w:r w:rsidR="00687F30" w:rsidRPr="006B5182">
        <w:rPr>
          <w:rFonts w:ascii="Linux Libertine" w:hAnsi="Linux Libertine" w:cs="Linux Libertine"/>
          <w:color w:val="000000"/>
        </w:rPr>
        <w:t xml:space="preserve"> medical</w:t>
      </w:r>
      <w:r w:rsidR="002F766D" w:rsidRPr="006B5182">
        <w:rPr>
          <w:rFonts w:ascii="Linux Libertine" w:hAnsi="Linux Libertine" w:cs="Linux Libertine"/>
          <w:color w:val="000000"/>
        </w:rPr>
        <w:t xml:space="preserve"> interventions</w:t>
      </w:r>
      <w:r w:rsidR="00687F30" w:rsidRPr="006B5182">
        <w:rPr>
          <w:rFonts w:ascii="Linux Libertine" w:hAnsi="Linux Libertine" w:cs="Linux Libertine"/>
          <w:color w:val="000000"/>
        </w:rPr>
        <w:t xml:space="preserve"> and still identify as trans</w:t>
      </w:r>
      <w:r w:rsidR="002F766D" w:rsidRPr="006B5182">
        <w:rPr>
          <w:rFonts w:ascii="Linux Libertine" w:hAnsi="Linux Libertine" w:cs="Linux Libertine"/>
          <w:color w:val="000000"/>
        </w:rPr>
        <w:t xml:space="preserve"> </w:t>
      </w:r>
      <w:r w:rsidR="00023998" w:rsidRPr="006B5182">
        <w:rPr>
          <w:rFonts w:ascii="Linux Libertine" w:hAnsi="Linux Libertine" w:cs="Linux Libertine"/>
          <w:color w:val="000000"/>
        </w:rPr>
        <w:t>[</w:t>
      </w:r>
      <w:r w:rsidR="0013306E">
        <w:rPr>
          <w:rFonts w:ascii="Linux Libertine" w:hAnsi="Linux Libertine" w:cs="Linux Libertine"/>
          <w:color w:val="000000"/>
        </w:rPr>
        <w:t>29</w:t>
      </w:r>
      <w:r w:rsidR="00023998" w:rsidRPr="006B5182">
        <w:rPr>
          <w:rFonts w:ascii="Linux Libertine" w:hAnsi="Linux Libertine" w:cs="Linux Libertine"/>
          <w:color w:val="000000"/>
        </w:rPr>
        <w:t>].</w:t>
      </w:r>
      <w:r w:rsidR="002F766D" w:rsidRPr="006B5182">
        <w:rPr>
          <w:rFonts w:ascii="Linux Libertine" w:hAnsi="Linux Libertine" w:cs="Linux Libertine"/>
          <w:color w:val="000000"/>
        </w:rPr>
        <w:t xml:space="preserve"> </w:t>
      </w:r>
      <w:r w:rsidR="007C59F5" w:rsidRPr="006B5182">
        <w:rPr>
          <w:rFonts w:ascii="Linux Libertine" w:hAnsi="Linux Libertine" w:cs="Linux Libertine"/>
          <w:color w:val="000000"/>
        </w:rPr>
        <w:t xml:space="preserve">The view of gender as internal, having to do with personal identity, thus opens the door to discrimination against </w:t>
      </w:r>
      <w:r w:rsidR="00ED0F0A" w:rsidRPr="006B5182">
        <w:rPr>
          <w:rFonts w:ascii="Linux Libertine" w:hAnsi="Linux Libertine" w:cs="Linux Libertine"/>
          <w:color w:val="000000"/>
        </w:rPr>
        <w:t xml:space="preserve">multiple kinds of </w:t>
      </w:r>
      <w:r w:rsidR="007C59F5" w:rsidRPr="006B5182">
        <w:rPr>
          <w:rFonts w:ascii="Linux Libertine" w:hAnsi="Linux Libertine" w:cs="Linux Libertine"/>
          <w:color w:val="000000"/>
        </w:rPr>
        <w:t>transition, including biological and social forms of transition.</w:t>
      </w:r>
    </w:p>
    <w:p w14:paraId="1DF7D3A1" w14:textId="564AA918" w:rsidR="0041155A" w:rsidRPr="006B5182" w:rsidRDefault="002F766D" w:rsidP="008579B0">
      <w:pPr>
        <w:pStyle w:val="PostHeadPara"/>
        <w:ind w:firstLine="720"/>
        <w:rPr>
          <w:rFonts w:ascii="Linux Libertine" w:hAnsi="Linux Libertine" w:cs="Linux Libertine"/>
        </w:rPr>
      </w:pPr>
      <w:r w:rsidRPr="006B5182">
        <w:rPr>
          <w:rFonts w:ascii="Linux Libertine" w:hAnsi="Linux Libertine" w:cs="Linux Libertine"/>
          <w:color w:val="000000"/>
        </w:rPr>
        <w:t xml:space="preserve">According to this view, the right-wing push to disentangle gender from sex and to solidify sex as “binary and biological” is a reaction to the </w:t>
      </w:r>
      <w:r w:rsidR="007C59F5" w:rsidRPr="006B5182">
        <w:rPr>
          <w:rFonts w:ascii="Linux Libertine" w:hAnsi="Linux Libertine" w:cs="Linux Libertine"/>
          <w:color w:val="000000"/>
        </w:rPr>
        <w:t>way that</w:t>
      </w:r>
      <w:r w:rsidRPr="006B5182">
        <w:rPr>
          <w:rFonts w:ascii="Linux Libertine" w:hAnsi="Linux Libertine" w:cs="Linux Libertine"/>
          <w:color w:val="000000"/>
        </w:rPr>
        <w:t xml:space="preserve"> gender is conceptualized in trans affirming discourse on the left. </w:t>
      </w:r>
      <w:r w:rsidR="0041155A" w:rsidRPr="006B5182">
        <w:rPr>
          <w:rFonts w:ascii="Linux Libertine" w:hAnsi="Linux Libertine" w:cs="Linux Libertine"/>
          <w:color w:val="000000"/>
        </w:rPr>
        <w:t xml:space="preserve">One scholar, Andrea Long </w:t>
      </w:r>
      <w:r w:rsidR="00D6313D" w:rsidRPr="006B5182">
        <w:rPr>
          <w:rFonts w:ascii="Linux Libertine" w:hAnsi="Linux Libertine" w:cs="Linux Libertine"/>
          <w:color w:val="000000"/>
        </w:rPr>
        <w:t xml:space="preserve">Chu </w:t>
      </w:r>
      <w:r w:rsidR="00386DA1" w:rsidRPr="006B5182">
        <w:rPr>
          <w:rFonts w:ascii="Linux Libertine" w:hAnsi="Linux Libertine" w:cs="Linux Libertine"/>
          <w:color w:val="000000"/>
        </w:rPr>
        <w:t>[</w:t>
      </w:r>
      <w:r w:rsidR="0013306E">
        <w:rPr>
          <w:rFonts w:ascii="Linux Libertine" w:hAnsi="Linux Libertine" w:cs="Linux Libertine"/>
          <w:color w:val="000000"/>
        </w:rPr>
        <w:t>10</w:t>
      </w:r>
      <w:r w:rsidR="00386DA1" w:rsidRPr="006B5182">
        <w:rPr>
          <w:rFonts w:ascii="Linux Libertine" w:hAnsi="Linux Libertine" w:cs="Linux Libertine"/>
          <w:color w:val="000000"/>
        </w:rPr>
        <w:t>]</w:t>
      </w:r>
      <w:r w:rsidR="0041155A" w:rsidRPr="006B5182">
        <w:rPr>
          <w:rFonts w:ascii="Linux Libertine" w:hAnsi="Linux Libertine" w:cs="Linux Libertine"/>
          <w:color w:val="000000"/>
        </w:rPr>
        <w:t xml:space="preserve">, claims that “The left must reckon with its part in this. It has hung trans rights on the thin peg of gender identity”. Chu, a trans woman, explains that the </w:t>
      </w:r>
      <w:r w:rsidR="007C59F5" w:rsidRPr="006B5182">
        <w:rPr>
          <w:rFonts w:ascii="Linux Libertine" w:hAnsi="Linux Libertine" w:cs="Linux Libertine"/>
          <w:color w:val="000000"/>
        </w:rPr>
        <w:t xml:space="preserve">progressive, </w:t>
      </w:r>
      <w:r w:rsidR="0041155A" w:rsidRPr="006B5182">
        <w:rPr>
          <w:rFonts w:ascii="Linux Libertine" w:hAnsi="Linux Libertine" w:cs="Linux Libertine"/>
          <w:color w:val="000000"/>
        </w:rPr>
        <w:t xml:space="preserve">pro-trans movement has “largely failed to form a coherent moral account of </w:t>
      </w:r>
      <w:r w:rsidR="0041155A" w:rsidRPr="006B5182">
        <w:rPr>
          <w:rFonts w:ascii="Linux Libertine" w:hAnsi="Linux Libertine" w:cs="Linux Libertine"/>
          <w:i/>
          <w:iCs/>
          <w:color w:val="000000"/>
        </w:rPr>
        <w:t>why</w:t>
      </w:r>
      <w:r w:rsidR="0041155A" w:rsidRPr="006B5182">
        <w:rPr>
          <w:rFonts w:ascii="Linux Libertine" w:hAnsi="Linux Libertine" w:cs="Linux Libertine"/>
          <w:color w:val="000000"/>
        </w:rPr>
        <w:t xml:space="preserve"> someone’s gender identity should justify the actual biological interventions that make up gender-affirming care</w:t>
      </w:r>
      <w:r w:rsidR="00D6313D" w:rsidRPr="006B5182">
        <w:rPr>
          <w:rFonts w:ascii="Linux Libertine" w:hAnsi="Linux Libertine" w:cs="Linux Libertine"/>
          <w:color w:val="000000"/>
        </w:rPr>
        <w:t xml:space="preserve">” </w:t>
      </w:r>
      <w:r w:rsidR="00386DA1" w:rsidRPr="006B5182">
        <w:rPr>
          <w:rFonts w:ascii="Linux Libertine" w:hAnsi="Linux Libertine" w:cs="Linux Libertine"/>
          <w:color w:val="000000"/>
        </w:rPr>
        <w:t>[</w:t>
      </w:r>
      <w:r w:rsidR="0013306E">
        <w:rPr>
          <w:rFonts w:ascii="Linux Libertine" w:hAnsi="Linux Libertine" w:cs="Linux Libertine"/>
          <w:color w:val="000000"/>
        </w:rPr>
        <w:t>10</w:t>
      </w:r>
      <w:r w:rsidR="00386DA1" w:rsidRPr="006B5182">
        <w:rPr>
          <w:rFonts w:ascii="Linux Libertine" w:hAnsi="Linux Libertine" w:cs="Linux Libertine"/>
          <w:color w:val="000000"/>
        </w:rPr>
        <w:t>]</w:t>
      </w:r>
      <w:r w:rsidR="00D6313D" w:rsidRPr="006B5182">
        <w:rPr>
          <w:rFonts w:ascii="Linux Libertine" w:hAnsi="Linux Libertine" w:cs="Linux Libertine"/>
          <w:color w:val="000000"/>
        </w:rPr>
        <w:t>.</w:t>
      </w:r>
      <w:bookmarkStart w:id="314" w:name="bookmark=id.11eoinsu7xl3" w:colFirst="0" w:colLast="0"/>
      <w:bookmarkStart w:id="315" w:name="bookmark=id.sr8s2hx8kz1" w:colFirst="0" w:colLast="0"/>
      <w:bookmarkEnd w:id="314"/>
      <w:bookmarkEnd w:id="315"/>
    </w:p>
    <w:p w14:paraId="477E8993" w14:textId="495BEC50" w:rsidR="005B434B" w:rsidRPr="006B5182" w:rsidRDefault="0041155A" w:rsidP="008579B0">
      <w:pPr>
        <w:pStyle w:val="Head2"/>
        <w:tabs>
          <w:tab w:val="clear" w:pos="360"/>
        </w:tabs>
        <w:rPr>
          <w:rFonts w:ascii="Linux Libertine" w:hAnsi="Linux Libertine" w:cs="Linux Libertine"/>
        </w:rPr>
      </w:pPr>
      <w:r w:rsidRPr="006B5182">
        <w:rPr>
          <w:rFonts w:ascii="Linux Libertine" w:hAnsi="Linux Libertine" w:cs="Linux Libertine"/>
        </w:rPr>
        <w:t>Gender Categories</w:t>
      </w:r>
      <w:ins w:id="316" w:author="fcalado" w:date="2026-03-14T12:34:00Z" w16du:dateUtc="2026-03-14T16:34:00Z">
        <w:r w:rsidR="00B12212" w:rsidRPr="006B5182">
          <w:rPr>
            <w:rFonts w:ascii="Linux Libertine" w:hAnsi="Linux Libertine" w:cs="Linux Libertine"/>
          </w:rPr>
          <w:t xml:space="preserve"> in </w:t>
        </w:r>
      </w:ins>
      <w:ins w:id="317" w:author="fcalado" w:date="2026-03-14T12:36:00Z" w16du:dateUtc="2026-03-14T16:36:00Z">
        <w:r w:rsidR="00B12212" w:rsidRPr="006B5182">
          <w:rPr>
            <w:rFonts w:ascii="Linux Libertine" w:hAnsi="Linux Libertine" w:cs="Linux Libertine"/>
          </w:rPr>
          <w:t>Trans Studies</w:t>
        </w:r>
      </w:ins>
    </w:p>
    <w:p w14:paraId="5C70AE2F" w14:textId="5A25DB32" w:rsidR="0041155A" w:rsidRPr="006B5182" w:rsidRDefault="0041155A"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The progressive view of gender descends from a widely accepted theory that gender is a social and behavioral phenomenon rather than a biological reality. This theory, developed by Judith Butler </w:t>
      </w:r>
      <w:r w:rsidR="00D6313D" w:rsidRPr="006B5182">
        <w:rPr>
          <w:rFonts w:ascii="Linux Libertine" w:hAnsi="Linux Libertine" w:cs="Linux Libertine"/>
          <w:color w:val="000000"/>
        </w:rPr>
        <w:t>[</w:t>
      </w:r>
      <w:r w:rsidR="0013306E">
        <w:rPr>
          <w:rFonts w:ascii="Linux Libertine" w:hAnsi="Linux Libertine" w:cs="Linux Libertine"/>
          <w:color w:val="000000"/>
        </w:rPr>
        <w:t>7</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as Gender Performativity theory</w:t>
      </w:r>
      <w:r w:rsidR="00ED0F0A" w:rsidRPr="006B5182">
        <w:rPr>
          <w:rFonts w:ascii="Linux Libertine" w:hAnsi="Linux Libertine" w:cs="Linux Libertine"/>
          <w:color w:val="000000"/>
        </w:rPr>
        <w:t xml:space="preserve"> in the early 1990s</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dissolves the traditionally strict and causal relation between sex, gender, and sexuality. It stipulates that gender is not based on a biological reality, nor does it determine sexuality (e.g., with male</w:t>
      </w:r>
      <w:r w:rsidR="007048F2" w:rsidRPr="006B5182">
        <w:rPr>
          <w:rFonts w:ascii="Linux Libertine" w:hAnsi="Linux Libertine" w:cs="Linux Libertine"/>
          <w:color w:val="000000"/>
        </w:rPr>
        <w:t xml:space="preserve"> gendered people </w:t>
      </w:r>
      <w:r w:rsidRPr="006B5182">
        <w:rPr>
          <w:rFonts w:ascii="Linux Libertine" w:hAnsi="Linux Libertine" w:cs="Linux Libertine"/>
          <w:color w:val="000000"/>
        </w:rPr>
        <w:t>preferring female</w:t>
      </w:r>
      <w:r w:rsidR="007048F2" w:rsidRPr="006B5182">
        <w:rPr>
          <w:rFonts w:ascii="Linux Libertine" w:hAnsi="Linux Libertine" w:cs="Linux Libertine"/>
          <w:color w:val="000000"/>
        </w:rPr>
        <w:t xml:space="preserve"> gendered people</w:t>
      </w:r>
      <w:r w:rsidRPr="006B5182">
        <w:rPr>
          <w:rFonts w:ascii="Linux Libertine" w:hAnsi="Linux Libertine" w:cs="Linux Libertine"/>
          <w:color w:val="000000"/>
        </w:rPr>
        <w:t>). Rather, gender is an effect produced by</w:t>
      </w:r>
      <w:r w:rsidRPr="006B5182">
        <w:rPr>
          <w:rFonts w:ascii="Linux Libertine" w:hAnsi="Linux Libertine" w:cs="Linux Libertine"/>
          <w:color w:val="FF0000"/>
        </w:rPr>
        <w:t xml:space="preserve"> </w:t>
      </w:r>
      <w:r w:rsidRPr="006B5182">
        <w:rPr>
          <w:rFonts w:ascii="Linux Libertine" w:hAnsi="Linux Libertine" w:cs="Linux Libertine"/>
          <w:color w:val="000000"/>
        </w:rPr>
        <w:t>social norms and expectations, which manifests as a series of behaviors (1991).</w:t>
      </w:r>
    </w:p>
    <w:p w14:paraId="7C6CB1F6" w14:textId="16D324A9" w:rsidR="0041155A" w:rsidRPr="006B5182" w:rsidRDefault="0041155A" w:rsidP="00BE5757">
      <w:pPr>
        <w:pStyle w:val="PostHeadPara"/>
        <w:ind w:firstLine="720"/>
        <w:rPr>
          <w:rFonts w:ascii="Linux Libertine" w:hAnsi="Linux Libertine" w:cs="Linux Libertine"/>
        </w:rPr>
      </w:pPr>
      <w:r w:rsidRPr="006B5182">
        <w:rPr>
          <w:rFonts w:ascii="Linux Libertine" w:hAnsi="Linux Libertine" w:cs="Linux Libertine"/>
          <w:color w:val="000000"/>
        </w:rPr>
        <w:t xml:space="preserve">In the 35 years since </w:t>
      </w:r>
      <w:r w:rsidR="007048F2" w:rsidRPr="006B5182">
        <w:rPr>
          <w:rFonts w:ascii="Linux Libertine" w:hAnsi="Linux Libertine" w:cs="Linux Libertine"/>
          <w:color w:val="000000"/>
        </w:rPr>
        <w:t>Butler’s</w:t>
      </w:r>
      <w:r w:rsidRPr="006B5182">
        <w:rPr>
          <w:rFonts w:ascii="Linux Libertine" w:hAnsi="Linux Libertine" w:cs="Linux Libertine"/>
          <w:color w:val="000000"/>
        </w:rPr>
        <w:t xml:space="preserve"> theory was introduced, the definition of gender has moved away from biology and into psychological concepts of identity. The primacy of behavior and social roles (which, </w:t>
      </w:r>
      <w:ins w:id="318" w:author="fcalado" w:date="2026-03-17T08:27:00Z" w16du:dateUtc="2026-03-17T12:27:00Z">
        <w:r w:rsidR="00507254" w:rsidRPr="006B5182">
          <w:rPr>
            <w:rFonts w:ascii="Linux Libertine" w:hAnsi="Linux Libertine" w:cs="Linux Libertine"/>
            <w:color w:val="000000"/>
          </w:rPr>
          <w:t xml:space="preserve">Butler </w:t>
        </w:r>
      </w:ins>
      <w:r w:rsidR="00D6313D" w:rsidRPr="006B5182">
        <w:rPr>
          <w:rFonts w:ascii="Linux Libertine" w:hAnsi="Linux Libertine" w:cs="Linux Libertine"/>
          <w:color w:val="000000"/>
        </w:rPr>
        <w:t>[</w:t>
      </w:r>
      <w:r w:rsidR="0013306E">
        <w:rPr>
          <w:rFonts w:ascii="Linux Libertine" w:hAnsi="Linux Libertine" w:cs="Linux Libertine"/>
          <w:color w:val="000000"/>
        </w:rPr>
        <w:t>8</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is careful to point out, are not at will, but deeply compelled by societal rules</w:t>
      </w:r>
      <w:r w:rsidR="007C59F5" w:rsidRPr="006B5182">
        <w:rPr>
          <w:rFonts w:ascii="Linux Libertine" w:hAnsi="Linux Libertine" w:cs="Linux Libertine"/>
          <w:color w:val="000000"/>
        </w:rPr>
        <w:t xml:space="preserve"> and expectations</w:t>
      </w:r>
      <w:r w:rsidRPr="006B5182">
        <w:rPr>
          <w:rFonts w:ascii="Linux Libertine" w:hAnsi="Linux Libertine" w:cs="Linux Libertine"/>
          <w:color w:val="000000"/>
        </w:rPr>
        <w:t>), loses ground to internal concepts of identity and identification. Gender as identity, an internal feeling or identification as male, female, a combination of the two, or nonbinary genders, thus becomes separated from gen</w:t>
      </w:r>
      <w:r w:rsidRPr="006B5182">
        <w:rPr>
          <w:rFonts w:ascii="Linux Libertine" w:hAnsi="Linux Libertine" w:cs="Linux Libertine"/>
          <w:color w:val="000000"/>
          <w:szCs w:val="18"/>
        </w:rPr>
        <w:t xml:space="preserve">der as expression, which denotes the masculine, feminine, or androgynous traits that are visibly apparent and enacted. </w:t>
      </w:r>
      <w:r w:rsidRPr="006B5182">
        <w:rPr>
          <w:rFonts w:ascii="Linux Libertine" w:hAnsi="Linux Libertine" w:cs="Linux Libertine"/>
        </w:rPr>
        <w:t xml:space="preserve">Trans Studies scholar Kadji Amin </w:t>
      </w:r>
      <w:r w:rsidR="00D6313D" w:rsidRPr="006B5182">
        <w:rPr>
          <w:rFonts w:ascii="Linux Libertine" w:hAnsi="Linux Libertine" w:cs="Linux Libertine"/>
        </w:rPr>
        <w:t xml:space="preserve">[1] </w:t>
      </w:r>
      <w:r w:rsidRPr="006B5182">
        <w:rPr>
          <w:rFonts w:ascii="Linux Libertine" w:hAnsi="Linux Libertine" w:cs="Linux Libertine"/>
        </w:rPr>
        <w:t xml:space="preserve">refers to this splitting of internal identity from external appearance or expression as the “divergence model”. </w:t>
      </w:r>
      <w:r w:rsidR="007C59F5" w:rsidRPr="006B5182">
        <w:rPr>
          <w:rFonts w:ascii="Linux Libertine" w:hAnsi="Linux Libertine" w:cs="Linux Libertine"/>
        </w:rPr>
        <w:t xml:space="preserve"> </w:t>
      </w:r>
      <w:ins w:id="319" w:author="fcalado" w:date="2026-03-16T11:39:00Z" w16du:dateUtc="2026-03-16T15:39:00Z">
        <w:r w:rsidR="00BE5757" w:rsidRPr="006B5182">
          <w:rPr>
            <w:rFonts w:ascii="Linux Libertine" w:hAnsi="Linux Libertine" w:cs="Linux Libertine"/>
          </w:rPr>
          <w:t>In the</w:t>
        </w:r>
      </w:ins>
      <w:ins w:id="320" w:author="fcalado" w:date="2026-03-16T11:37:00Z" w16du:dateUtc="2026-03-16T15:37:00Z">
        <w:r w:rsidR="00BE5757" w:rsidRPr="006B5182">
          <w:rPr>
            <w:rFonts w:ascii="Linux Libertine" w:hAnsi="Linux Libertine" w:cs="Linux Libertine"/>
          </w:rPr>
          <w:t xml:space="preserve"> divergence model, </w:t>
        </w:r>
      </w:ins>
      <w:ins w:id="321" w:author="fcalado" w:date="2026-03-16T11:39:00Z" w16du:dateUtc="2026-03-16T15:39:00Z">
        <w:r w:rsidR="00BE5757" w:rsidRPr="006B5182">
          <w:rPr>
            <w:rFonts w:ascii="Linux Libertine" w:hAnsi="Linux Libertine" w:cs="Linux Libertine"/>
          </w:rPr>
          <w:t>when</w:t>
        </w:r>
      </w:ins>
      <w:ins w:id="322" w:author="fcalado" w:date="2026-03-16T11:38:00Z" w16du:dateUtc="2026-03-16T15:38:00Z">
        <w:r w:rsidR="00BE5757" w:rsidRPr="006B5182">
          <w:rPr>
            <w:rFonts w:ascii="Linux Libertine" w:hAnsi="Linux Libertine" w:cs="Linux Libertine"/>
          </w:rPr>
          <w:t xml:space="preserve"> </w:t>
        </w:r>
      </w:ins>
      <w:ins w:id="323" w:author="fcalado" w:date="2026-03-16T11:37:00Z" w16du:dateUtc="2026-03-16T15:37:00Z">
        <w:r w:rsidR="00BE5757" w:rsidRPr="006B5182">
          <w:rPr>
            <w:rFonts w:ascii="Linux Libertine" w:hAnsi="Linux Libertine" w:cs="Linux Libertine"/>
          </w:rPr>
          <w:t>one term takes the normative position</w:t>
        </w:r>
      </w:ins>
      <w:ins w:id="324" w:author="fcalado" w:date="2026-03-16T11:39:00Z" w16du:dateUtc="2026-03-16T15:39:00Z">
        <w:r w:rsidR="00BE5757" w:rsidRPr="006B5182">
          <w:rPr>
            <w:rFonts w:ascii="Linux Libertine" w:hAnsi="Linux Libertine" w:cs="Linux Libertine"/>
          </w:rPr>
          <w:t>,</w:t>
        </w:r>
      </w:ins>
      <w:ins w:id="325" w:author="fcalado" w:date="2026-03-16T11:37:00Z" w16du:dateUtc="2026-03-16T15:37:00Z">
        <w:r w:rsidR="00BE5757" w:rsidRPr="006B5182">
          <w:rPr>
            <w:rFonts w:ascii="Linux Libertine" w:hAnsi="Linux Libertine" w:cs="Linux Libertine"/>
          </w:rPr>
          <w:t xml:space="preserve"> </w:t>
        </w:r>
      </w:ins>
      <w:ins w:id="326" w:author="fcalado" w:date="2026-03-16T11:39:00Z" w16du:dateUtc="2026-03-16T15:39:00Z">
        <w:r w:rsidR="00BE5757" w:rsidRPr="006B5182">
          <w:rPr>
            <w:rFonts w:ascii="Linux Libertine" w:hAnsi="Linux Libertine" w:cs="Linux Libertine"/>
          </w:rPr>
          <w:t>another term</w:t>
        </w:r>
      </w:ins>
      <w:ins w:id="327" w:author="fcalado" w:date="2026-03-16T11:37:00Z" w16du:dateUtc="2026-03-16T15:37:00Z">
        <w:r w:rsidR="00BE5757" w:rsidRPr="006B5182">
          <w:rPr>
            <w:rFonts w:ascii="Linux Libertine" w:hAnsi="Linux Libertine" w:cs="Linux Libertine"/>
          </w:rPr>
          <w:t xml:space="preserve"> absorbs the non-normative. </w:t>
        </w:r>
      </w:ins>
      <w:r w:rsidR="005114BD" w:rsidRPr="006B5182">
        <w:rPr>
          <w:rFonts w:ascii="Linux Libertine" w:hAnsi="Linux Libertine" w:cs="Linux Libertine"/>
          <w:color w:val="000000"/>
          <w:szCs w:val="18"/>
        </w:rPr>
        <w:t>According to Amin</w:t>
      </w:r>
      <w:r w:rsidR="007C59F5" w:rsidRPr="006B5182">
        <w:rPr>
          <w:rFonts w:ascii="Linux Libertine" w:hAnsi="Linux Libertine" w:cs="Linux Libertine"/>
          <w:color w:val="000000"/>
          <w:szCs w:val="18"/>
        </w:rPr>
        <w:t>, the diver</w:t>
      </w:r>
      <w:r w:rsidRPr="006B5182">
        <w:rPr>
          <w:rFonts w:ascii="Linux Libertine" w:hAnsi="Linux Libertine" w:cs="Linux Libertine"/>
          <w:color w:val="000000"/>
          <w:szCs w:val="18"/>
        </w:rPr>
        <w:t xml:space="preserve">gence </w:t>
      </w:r>
      <w:r w:rsidRPr="006B5182">
        <w:rPr>
          <w:rFonts w:ascii="Linux Libertine" w:hAnsi="Linux Libertine" w:cs="Linux Libertine"/>
          <w:color w:val="000000"/>
          <w:szCs w:val="18"/>
        </w:rPr>
        <w:lastRenderedPageBreak/>
        <w:t xml:space="preserve">model </w:t>
      </w:r>
      <w:r w:rsidR="007C59F5" w:rsidRPr="006B5182">
        <w:rPr>
          <w:rFonts w:ascii="Linux Libertine" w:hAnsi="Linux Libertine" w:cs="Linux Libertine"/>
          <w:color w:val="000000"/>
          <w:szCs w:val="18"/>
        </w:rPr>
        <w:t xml:space="preserve">originally </w:t>
      </w:r>
      <w:r w:rsidRPr="006B5182">
        <w:rPr>
          <w:rFonts w:ascii="Linux Libertine" w:hAnsi="Linux Libertine" w:cs="Linux Libertine"/>
          <w:color w:val="000000"/>
        </w:rPr>
        <w:t>drives the split between the categories of “heterosexual” and “homosexual”</w:t>
      </w:r>
      <w:r w:rsidR="007C59F5" w:rsidRPr="006B5182">
        <w:rPr>
          <w:rFonts w:ascii="Linux Libertine" w:hAnsi="Linux Libertine" w:cs="Linux Libertine"/>
          <w:color w:val="000000"/>
        </w:rPr>
        <w:t>, whereby</w:t>
      </w:r>
      <w:r w:rsidR="005114BD"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“homosexual” </w:t>
      </w:r>
      <w:r w:rsidR="005114BD" w:rsidRPr="006B5182">
        <w:rPr>
          <w:rFonts w:ascii="Linux Libertine" w:hAnsi="Linux Libertine" w:cs="Linux Libertine"/>
          <w:color w:val="000000"/>
        </w:rPr>
        <w:t xml:space="preserve">was created first to </w:t>
      </w:r>
      <w:r w:rsidRPr="006B5182">
        <w:rPr>
          <w:rFonts w:ascii="Linux Libertine" w:hAnsi="Linux Libertine" w:cs="Linux Libertine"/>
          <w:color w:val="000000"/>
        </w:rPr>
        <w:t>encompass many variations of sex, gender, and sexuality non-conformity</w:t>
      </w:r>
      <w:r w:rsidR="005114BD" w:rsidRPr="006B5182">
        <w:rPr>
          <w:rFonts w:ascii="Linux Libertine" w:hAnsi="Linux Libertine" w:cs="Linux Libertine"/>
          <w:color w:val="000000"/>
        </w:rPr>
        <w:t xml:space="preserve">, </w:t>
      </w:r>
      <w:r w:rsidR="007C59F5" w:rsidRPr="006B5182">
        <w:rPr>
          <w:rFonts w:ascii="Linux Libertine" w:hAnsi="Linux Libertine" w:cs="Linux Libertine"/>
          <w:color w:val="000000"/>
        </w:rPr>
        <w:t xml:space="preserve">while </w:t>
      </w:r>
      <w:r w:rsidR="005114BD" w:rsidRPr="006B5182">
        <w:rPr>
          <w:rFonts w:ascii="Linux Libertine" w:hAnsi="Linux Libertine" w:cs="Linux Libertine"/>
          <w:color w:val="000000"/>
        </w:rPr>
        <w:t>“heterosexual” was created</w:t>
      </w:r>
      <w:r w:rsidR="007C59F5" w:rsidRPr="006B5182">
        <w:rPr>
          <w:rFonts w:ascii="Linux Libertine" w:hAnsi="Linux Libertine" w:cs="Linux Libertine"/>
          <w:color w:val="000000"/>
        </w:rPr>
        <w:t xml:space="preserve"> by belatedly, in order to distinguish itself from “homosexual”.</w:t>
      </w:r>
      <w:r w:rsidRPr="006B5182">
        <w:rPr>
          <w:rFonts w:ascii="Linux Libertine" w:hAnsi="Linux Libertine" w:cs="Linux Libertine"/>
          <w:color w:val="000000"/>
        </w:rPr>
        <w:t xml:space="preserve"> This view accords with that of sexual historiographers </w:t>
      </w:r>
      <w:r w:rsidR="005114BD" w:rsidRPr="006B5182">
        <w:rPr>
          <w:rFonts w:ascii="Linux Libertine" w:hAnsi="Linux Libertine" w:cs="Linux Libertine"/>
          <w:color w:val="000000"/>
        </w:rPr>
        <w:t xml:space="preserve">like Michel Foucault </w:t>
      </w:r>
      <w:r w:rsidR="00023998" w:rsidRPr="006B5182">
        <w:rPr>
          <w:rFonts w:ascii="Linux Libertine" w:hAnsi="Linux Libertine" w:cs="Linux Libertine"/>
          <w:color w:val="000000"/>
        </w:rPr>
        <w:t>[</w:t>
      </w:r>
      <w:r w:rsidR="0013306E">
        <w:rPr>
          <w:rFonts w:ascii="Linux Libertine" w:hAnsi="Linux Libertine" w:cs="Linux Libertine"/>
          <w:color w:val="000000"/>
        </w:rPr>
        <w:t>20</w:t>
      </w:r>
      <w:r w:rsidR="00023998" w:rsidRPr="006B5182">
        <w:rPr>
          <w:rFonts w:ascii="Linux Libertine" w:hAnsi="Linux Libertine" w:cs="Linux Libertine"/>
          <w:color w:val="000000"/>
        </w:rPr>
        <w:t>]</w:t>
      </w:r>
      <w:r w:rsidR="005114BD" w:rsidRPr="006B5182">
        <w:rPr>
          <w:rFonts w:ascii="Linux Libertine" w:hAnsi="Linux Libertine" w:cs="Linux Libertine"/>
          <w:color w:val="000000"/>
        </w:rPr>
        <w:t xml:space="preserve"> and David Halperin </w:t>
      </w:r>
      <w:r w:rsidR="00D6313D" w:rsidRPr="006B5182">
        <w:rPr>
          <w:rFonts w:ascii="Linux Libertine" w:hAnsi="Linux Libertine" w:cs="Linux Libertine"/>
          <w:color w:val="000000"/>
        </w:rPr>
        <w:t>[1</w:t>
      </w:r>
      <w:r w:rsidR="0013306E">
        <w:rPr>
          <w:rFonts w:ascii="Linux Libertine" w:hAnsi="Linux Libertine" w:cs="Linux Libertine"/>
          <w:color w:val="000000"/>
        </w:rPr>
        <w:t>3</w:t>
      </w:r>
      <w:r w:rsidR="00D6313D" w:rsidRPr="006B5182">
        <w:rPr>
          <w:rFonts w:ascii="Linux Libertine" w:hAnsi="Linux Libertine" w:cs="Linux Libertine"/>
          <w:color w:val="000000"/>
        </w:rPr>
        <w:t>]</w:t>
      </w:r>
      <w:r w:rsidR="005114BD" w:rsidRPr="006B5182">
        <w:rPr>
          <w:rFonts w:ascii="Linux Libertine" w:hAnsi="Linux Libertine" w:cs="Linux Libertine"/>
          <w:color w:val="000000"/>
        </w:rPr>
        <w:t xml:space="preserve"> </w:t>
      </w:r>
      <w:r w:rsidRPr="006B5182">
        <w:rPr>
          <w:rFonts w:ascii="Linux Libertine" w:hAnsi="Linux Libertine" w:cs="Linux Libertine"/>
          <w:color w:val="000000"/>
        </w:rPr>
        <w:t>who, tracing the categories further back into the 19</w:t>
      </w:r>
      <w:r w:rsidRPr="006B5182">
        <w:rPr>
          <w:rFonts w:ascii="Linux Libertine" w:hAnsi="Linux Libertine" w:cs="Linux Libertine"/>
          <w:color w:val="000000"/>
          <w:vertAlign w:val="superscript"/>
        </w:rPr>
        <w:t>th</w:t>
      </w:r>
      <w:r w:rsidRPr="006B5182">
        <w:rPr>
          <w:rFonts w:ascii="Linux Libertine" w:hAnsi="Linux Libertine" w:cs="Linux Libertine"/>
          <w:color w:val="000000"/>
        </w:rPr>
        <w:t xml:space="preserve"> century, explain that </w:t>
      </w:r>
      <w:r w:rsidR="005114BD" w:rsidRPr="006B5182">
        <w:rPr>
          <w:rFonts w:ascii="Linux Libertine" w:hAnsi="Linux Libertine" w:cs="Linux Libertine"/>
          <w:color w:val="000000"/>
        </w:rPr>
        <w:t>“</w:t>
      </w:r>
      <w:r w:rsidRPr="006B5182">
        <w:rPr>
          <w:rFonts w:ascii="Linux Libertine" w:hAnsi="Linux Libertine" w:cs="Linux Libertine"/>
          <w:color w:val="000000"/>
        </w:rPr>
        <w:t>heterosexual</w:t>
      </w:r>
      <w:r w:rsidR="005114BD" w:rsidRPr="006B5182">
        <w:rPr>
          <w:rFonts w:ascii="Linux Libertine" w:hAnsi="Linux Libertine" w:cs="Linux Libertine"/>
          <w:color w:val="000000"/>
        </w:rPr>
        <w:t>”</w:t>
      </w:r>
      <w:r w:rsidRPr="006B5182">
        <w:rPr>
          <w:rFonts w:ascii="Linux Libertine" w:hAnsi="Linux Libertine" w:cs="Linux Libertine"/>
          <w:color w:val="000000"/>
        </w:rPr>
        <w:t xml:space="preserve"> </w:t>
      </w:r>
      <w:r w:rsidR="005114BD" w:rsidRPr="006B5182">
        <w:rPr>
          <w:rFonts w:ascii="Linux Libertine" w:hAnsi="Linux Libertine" w:cs="Linux Libertine"/>
          <w:color w:val="000000"/>
        </w:rPr>
        <w:t xml:space="preserve">as a category is </w:t>
      </w:r>
      <w:r w:rsidR="007C59F5" w:rsidRPr="006B5182">
        <w:rPr>
          <w:rFonts w:ascii="Linux Libertine" w:hAnsi="Linux Libertine" w:cs="Linux Libertine"/>
          <w:color w:val="000000"/>
        </w:rPr>
        <w:t xml:space="preserve">a necessary contrast to that of </w:t>
      </w:r>
      <w:r w:rsidR="005114BD" w:rsidRPr="006B5182">
        <w:rPr>
          <w:rFonts w:ascii="Linux Libertine" w:hAnsi="Linux Libertine" w:cs="Linux Libertine"/>
          <w:color w:val="000000"/>
        </w:rPr>
        <w:t>“</w:t>
      </w:r>
      <w:r w:rsidRPr="006B5182">
        <w:rPr>
          <w:rFonts w:ascii="Linux Libertine" w:hAnsi="Linux Libertine" w:cs="Linux Libertine"/>
          <w:color w:val="000000"/>
        </w:rPr>
        <w:t>homosexual</w:t>
      </w:r>
      <w:r w:rsidR="005114BD" w:rsidRPr="006B5182">
        <w:rPr>
          <w:rFonts w:ascii="Linux Libertine" w:hAnsi="Linux Libertine" w:cs="Linux Libertine"/>
          <w:color w:val="000000"/>
        </w:rPr>
        <w:t xml:space="preserve">”, which was originally described as </w:t>
      </w:r>
      <w:r w:rsidRPr="006B5182">
        <w:rPr>
          <w:rFonts w:ascii="Linux Libertine" w:hAnsi="Linux Libertine" w:cs="Linux Libertine"/>
          <w:color w:val="000000"/>
        </w:rPr>
        <w:t xml:space="preserve">psychological pathology, </w:t>
      </w:r>
      <w:r w:rsidR="005114BD" w:rsidRPr="006B5182">
        <w:rPr>
          <w:rFonts w:ascii="Linux Libertine" w:hAnsi="Linux Libertine" w:cs="Linux Libertine"/>
          <w:color w:val="000000"/>
        </w:rPr>
        <w:t>such as in the work of</w:t>
      </w:r>
      <w:r w:rsidRPr="006B5182">
        <w:rPr>
          <w:rFonts w:ascii="Linux Libertine" w:hAnsi="Linux Libertine" w:cs="Linux Libertine"/>
          <w:color w:val="000000"/>
        </w:rPr>
        <w:t xml:space="preserve"> </w:t>
      </w:r>
      <w:r w:rsidR="005114BD" w:rsidRPr="006B5182">
        <w:rPr>
          <w:rFonts w:ascii="Linux Libertine" w:hAnsi="Linux Libertine" w:cs="Linux Libertine"/>
          <w:color w:val="000000"/>
        </w:rPr>
        <w:t xml:space="preserve">early </w:t>
      </w:r>
      <w:r w:rsidRPr="006B5182">
        <w:rPr>
          <w:rFonts w:ascii="Linux Libertine" w:hAnsi="Linux Libertine" w:cs="Linux Libertine"/>
          <w:color w:val="000000"/>
        </w:rPr>
        <w:t>sexologists</w:t>
      </w:r>
      <w:r w:rsidR="005114BD" w:rsidRPr="006B5182">
        <w:rPr>
          <w:rFonts w:ascii="Linux Libertine" w:hAnsi="Linux Libertine" w:cs="Linux Libertine"/>
          <w:color w:val="000000"/>
        </w:rPr>
        <w:t>,</w:t>
      </w:r>
      <w:r w:rsidRPr="006B5182">
        <w:rPr>
          <w:rFonts w:ascii="Linux Libertine" w:hAnsi="Linux Libertine" w:cs="Linux Libertine"/>
          <w:color w:val="000000"/>
        </w:rPr>
        <w:t xml:space="preserve"> Richard von Krafft-Ebing </w:t>
      </w:r>
      <w:r w:rsidR="00023998" w:rsidRPr="006B5182">
        <w:rPr>
          <w:rFonts w:ascii="Linux Libertine" w:hAnsi="Linux Libertine" w:cs="Linux Libertine"/>
          <w:color w:val="000000"/>
        </w:rPr>
        <w:t>[</w:t>
      </w:r>
      <w:r w:rsidR="0013306E">
        <w:rPr>
          <w:rFonts w:ascii="Linux Libertine" w:hAnsi="Linux Libertine" w:cs="Linux Libertine"/>
          <w:color w:val="000000"/>
        </w:rPr>
        <w:t>30</w:t>
      </w:r>
      <w:r w:rsidR="00023998" w:rsidRPr="006B5182">
        <w:rPr>
          <w:rFonts w:ascii="Linux Libertine" w:hAnsi="Linux Libertine" w:cs="Linux Libertine"/>
          <w:color w:val="000000"/>
        </w:rPr>
        <w:t>]</w:t>
      </w:r>
      <w:r w:rsidRPr="006B5182">
        <w:rPr>
          <w:rFonts w:ascii="Linux Libertine" w:hAnsi="Linux Libertine" w:cs="Linux Libertine"/>
          <w:color w:val="000000"/>
        </w:rPr>
        <w:t xml:space="preserve"> and Havelock Ellis</w:t>
      </w:r>
      <w:r w:rsidR="00023998" w:rsidRPr="006B5182">
        <w:rPr>
          <w:rFonts w:ascii="Linux Libertine" w:hAnsi="Linux Libertine" w:cs="Linux Libertine"/>
          <w:color w:val="000000"/>
        </w:rPr>
        <w:t xml:space="preserve"> [1</w:t>
      </w:r>
      <w:r w:rsidR="0013306E">
        <w:rPr>
          <w:rFonts w:ascii="Linux Libertine" w:hAnsi="Linux Libertine" w:cs="Linux Libertine"/>
          <w:color w:val="000000"/>
        </w:rPr>
        <w:t>7</w:t>
      </w:r>
      <w:r w:rsidR="00023998" w:rsidRPr="006B5182">
        <w:rPr>
          <w:rFonts w:ascii="Linux Libertine" w:hAnsi="Linux Libertine" w:cs="Linux Libertine"/>
          <w:color w:val="000000"/>
        </w:rPr>
        <w:t>]</w:t>
      </w:r>
      <w:r w:rsidRPr="006B5182">
        <w:rPr>
          <w:rFonts w:ascii="Linux Libertine" w:hAnsi="Linux Libertine" w:cs="Linux Libertine"/>
          <w:color w:val="000000"/>
        </w:rPr>
        <w:t>.</w:t>
      </w:r>
    </w:p>
    <w:p w14:paraId="70F4204D" w14:textId="457197DE" w:rsidR="00687F30" w:rsidRPr="006B5182" w:rsidRDefault="005114BD"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Subsequently, t</w:t>
      </w:r>
      <w:r w:rsidR="0041155A" w:rsidRPr="006B5182">
        <w:rPr>
          <w:rFonts w:ascii="Linux Libertine" w:hAnsi="Linux Libertine" w:cs="Linux Libertine"/>
          <w:color w:val="000000"/>
        </w:rPr>
        <w:t xml:space="preserve">he divergence model which created the heterosexual category also created the cisgender category. As Amin </w:t>
      </w:r>
      <w:r w:rsidR="00D6313D" w:rsidRPr="006B5182">
        <w:rPr>
          <w:rFonts w:ascii="Linux Libertine" w:hAnsi="Linux Libertine" w:cs="Linux Libertine"/>
          <w:color w:val="000000"/>
        </w:rPr>
        <w:t xml:space="preserve">[1] </w:t>
      </w:r>
      <w:r w:rsidR="0041155A" w:rsidRPr="006B5182">
        <w:rPr>
          <w:rFonts w:ascii="Linux Libertine" w:hAnsi="Linux Libertine" w:cs="Linux Libertine"/>
          <w:color w:val="000000"/>
        </w:rPr>
        <w:t xml:space="preserve">and </w:t>
      </w:r>
      <w:r w:rsidRPr="006B5182">
        <w:rPr>
          <w:rFonts w:ascii="Linux Libertine" w:hAnsi="Linux Libertine" w:cs="Linux Libertine"/>
          <w:color w:val="000000"/>
        </w:rPr>
        <w:t xml:space="preserve">Enke </w:t>
      </w:r>
      <w:r w:rsidR="00023998" w:rsidRPr="006B5182">
        <w:rPr>
          <w:rFonts w:ascii="Linux Libertine" w:hAnsi="Linux Libertine" w:cs="Linux Libertine"/>
          <w:color w:val="000000"/>
        </w:rPr>
        <w:t>[1</w:t>
      </w:r>
      <w:r w:rsidR="0013306E">
        <w:rPr>
          <w:rFonts w:ascii="Linux Libertine" w:hAnsi="Linux Libertine" w:cs="Linux Libertine"/>
          <w:color w:val="000000"/>
        </w:rPr>
        <w:t>8</w:t>
      </w:r>
      <w:r w:rsidR="00023998" w:rsidRPr="006B5182">
        <w:rPr>
          <w:rFonts w:ascii="Linux Libertine" w:hAnsi="Linux Libertine" w:cs="Linux Libertine"/>
          <w:color w:val="000000"/>
        </w:rPr>
        <w:t>]</w:t>
      </w:r>
      <w:r w:rsidRPr="006B5182">
        <w:rPr>
          <w:rFonts w:ascii="Linux Libertine" w:hAnsi="Linux Libertine" w:cs="Linux Libertine"/>
          <w:color w:val="000000"/>
        </w:rPr>
        <w:t xml:space="preserve"> argue, </w:t>
      </w:r>
      <w:r w:rsidR="0041155A" w:rsidRPr="006B5182">
        <w:rPr>
          <w:rFonts w:ascii="Linux Libertine" w:hAnsi="Linux Libertine" w:cs="Linux Libertine"/>
          <w:color w:val="000000"/>
        </w:rPr>
        <w:t xml:space="preserve">just as heterosexuality emerged as a response to homosexuality, so did the </w:t>
      </w:r>
      <w:sdt>
        <w:sdtPr>
          <w:rPr>
            <w:rFonts w:ascii="Linux Libertine" w:hAnsi="Linux Libertine" w:cs="Linux Libertine"/>
          </w:rPr>
          <w:tag w:val="goog_rdk_16"/>
          <w:id w:val="88517626"/>
        </w:sdtPr>
        <w:sdtContent/>
      </w:sdt>
      <w:r w:rsidR="0041155A" w:rsidRPr="006B5182">
        <w:rPr>
          <w:rFonts w:ascii="Linux Libertine" w:hAnsi="Linux Libertine" w:cs="Linux Libertine"/>
          <w:color w:val="000000"/>
        </w:rPr>
        <w:t xml:space="preserve">concept of cisgender, which responds to the emergence of the term “transgender” in the </w:t>
      </w:r>
      <w:sdt>
        <w:sdtPr>
          <w:rPr>
            <w:rFonts w:ascii="Linux Libertine" w:hAnsi="Linux Libertine" w:cs="Linux Libertine"/>
          </w:rPr>
          <w:tag w:val="goog_rdk_17"/>
          <w:id w:val="-676316819"/>
        </w:sdtPr>
        <w:sdtContent/>
      </w:sdt>
      <w:sdt>
        <w:sdtPr>
          <w:rPr>
            <w:rFonts w:ascii="Linux Libertine" w:hAnsi="Linux Libertine" w:cs="Linux Libertine"/>
          </w:rPr>
          <w:tag w:val="goog_rdk_18"/>
          <w:id w:val="-1601970264"/>
        </w:sdtPr>
        <w:sdtContent/>
      </w:sdt>
      <w:r w:rsidR="0041155A" w:rsidRPr="006B5182">
        <w:rPr>
          <w:rFonts w:ascii="Linux Libertine" w:hAnsi="Linux Libertine" w:cs="Linux Libertine"/>
          <w:color w:val="000000"/>
        </w:rPr>
        <w:t>1990s</w:t>
      </w:r>
      <w:r w:rsidRPr="006B5182">
        <w:rPr>
          <w:rFonts w:ascii="Linux Libertine" w:hAnsi="Linux Libertine" w:cs="Linux Libertine"/>
          <w:color w:val="000000"/>
        </w:rPr>
        <w:t xml:space="preserve">. </w:t>
      </w:r>
      <w:r w:rsidR="0041155A" w:rsidRPr="006B5182">
        <w:rPr>
          <w:rFonts w:ascii="Linux Libertine" w:hAnsi="Linux Libertine" w:cs="Linux Libertine"/>
          <w:color w:val="000000"/>
        </w:rPr>
        <w:t xml:space="preserve">Whereas the concept of homosexuality used to incorporate gender-variant forms of sexuality, for example, forms of male femininity such as the “queen”, and of female masculinity </w:t>
      </w:r>
      <w:r w:rsidR="007048F2" w:rsidRPr="006B5182">
        <w:rPr>
          <w:rFonts w:ascii="Linux Libertine" w:hAnsi="Linux Libertine" w:cs="Linux Libertine"/>
          <w:color w:val="000000"/>
        </w:rPr>
        <w:t xml:space="preserve">such as </w:t>
      </w:r>
      <w:r w:rsidR="0041155A" w:rsidRPr="006B5182">
        <w:rPr>
          <w:rFonts w:ascii="Linux Libertine" w:hAnsi="Linux Libertine" w:cs="Linux Libertine"/>
          <w:color w:val="000000"/>
        </w:rPr>
        <w:t xml:space="preserve">the “butch”, the </w:t>
      </w:r>
      <w:ins w:id="328" w:author="fcalado" w:date="2026-03-16T10:48:00Z" w16du:dateUtc="2026-03-16T14:48:00Z">
        <w:r w:rsidR="00CF4F23" w:rsidRPr="006B5182">
          <w:rPr>
            <w:rFonts w:ascii="Linux Libertine" w:hAnsi="Linux Libertine" w:cs="Linux Libertine"/>
            <w:color w:val="000000"/>
          </w:rPr>
          <w:t>term</w:t>
        </w:r>
      </w:ins>
      <w:r w:rsidR="0041155A" w:rsidRPr="006B5182">
        <w:rPr>
          <w:rFonts w:ascii="Linux Libertine" w:hAnsi="Linux Libertine" w:cs="Linux Libertine"/>
          <w:color w:val="000000"/>
        </w:rPr>
        <w:t xml:space="preserve"> </w:t>
      </w:r>
      <w:ins w:id="329" w:author="fcalado" w:date="2026-03-16T10:48:00Z" w16du:dateUtc="2026-03-16T14:48:00Z">
        <w:r w:rsidR="00CF4F23" w:rsidRPr="006B5182">
          <w:rPr>
            <w:rFonts w:ascii="Linux Libertine" w:hAnsi="Linux Libertine" w:cs="Linux Libertine"/>
            <w:color w:val="000000"/>
          </w:rPr>
          <w:t>“</w:t>
        </w:r>
      </w:ins>
      <w:r w:rsidR="0041155A" w:rsidRPr="006B5182">
        <w:rPr>
          <w:rFonts w:ascii="Linux Libertine" w:hAnsi="Linux Libertine" w:cs="Linux Libertine"/>
          <w:color w:val="000000"/>
        </w:rPr>
        <w:t>transgender</w:t>
      </w:r>
      <w:ins w:id="330" w:author="fcalado" w:date="2026-03-16T11:52:00Z" w16du:dateUtc="2026-03-16T15:52:00Z">
        <w:r w:rsidR="0083283F" w:rsidRPr="006B5182">
          <w:rPr>
            <w:rFonts w:ascii="Linux Libertine" w:hAnsi="Linux Libertine" w:cs="Linux Libertine"/>
            <w:color w:val="000000"/>
          </w:rPr>
          <w:t xml:space="preserve">” </w:t>
        </w:r>
      </w:ins>
      <w:r w:rsidR="0041155A" w:rsidRPr="006B5182">
        <w:rPr>
          <w:rFonts w:ascii="Linux Libertine" w:hAnsi="Linux Libertine" w:cs="Linux Libertine"/>
          <w:color w:val="000000"/>
        </w:rPr>
        <w:t>offers a new category that can hold “all manner of gender-bending”</w:t>
      </w:r>
      <w:r w:rsidR="00D6313D" w:rsidRPr="006B5182">
        <w:rPr>
          <w:rFonts w:ascii="Linux Libertine" w:hAnsi="Linux Libertine" w:cs="Linux Libertine"/>
          <w:color w:val="000000"/>
        </w:rPr>
        <w:t xml:space="preserve"> [1]. </w:t>
      </w:r>
      <w:r w:rsidR="002C79D4" w:rsidRPr="006B5182">
        <w:rPr>
          <w:rFonts w:ascii="Linux Libertine" w:hAnsi="Linux Libertine" w:cs="Linux Libertine"/>
          <w:color w:val="000000"/>
        </w:rPr>
        <w:t xml:space="preserve">According to these scholars, it is not a coincidence that gay and lesbian rights begin to gain traction at the same time that the trans identity becomes solidified: as </w:t>
      </w:r>
      <w:r w:rsidR="007048F2" w:rsidRPr="006B5182">
        <w:rPr>
          <w:rFonts w:ascii="Linux Libertine" w:hAnsi="Linux Libertine" w:cs="Linux Libertine"/>
          <w:color w:val="000000"/>
        </w:rPr>
        <w:t xml:space="preserve">the </w:t>
      </w:r>
      <w:r w:rsidR="002C79D4" w:rsidRPr="006B5182">
        <w:rPr>
          <w:rFonts w:ascii="Linux Libertine" w:hAnsi="Linux Libertine" w:cs="Linux Libertine"/>
          <w:color w:val="000000"/>
        </w:rPr>
        <w:t xml:space="preserve">trans category </w:t>
      </w:r>
      <w:r w:rsidR="007048F2" w:rsidRPr="006B5182">
        <w:rPr>
          <w:rFonts w:ascii="Linux Libertine" w:hAnsi="Linux Libertine" w:cs="Linux Libertine"/>
          <w:color w:val="000000"/>
        </w:rPr>
        <w:t>could</w:t>
      </w:r>
      <w:r w:rsidR="002C79D4" w:rsidRPr="006B5182">
        <w:rPr>
          <w:rFonts w:ascii="Linux Libertine" w:hAnsi="Linux Libertine" w:cs="Linux Libertine"/>
          <w:color w:val="000000"/>
        </w:rPr>
        <w:t xml:space="preserve"> now encompass non-normative gender expressions, it allows gender-conforming variants of “gay” and “lesbian” to attain more mainstream acceptance. </w:t>
      </w:r>
    </w:p>
    <w:p w14:paraId="3AECE2E7" w14:textId="5CC8BB8F" w:rsidR="008821DA" w:rsidRPr="006B5182" w:rsidRDefault="005114BD" w:rsidP="0013306E">
      <w:pPr>
        <w:pStyle w:val="PostHeadPara"/>
        <w:ind w:firstLine="720"/>
        <w:rPr>
          <w:ins w:id="331" w:author="fcalado" w:date="2026-03-16T11:59:00Z" w16du:dateUtc="2026-03-16T15:59:00Z"/>
          <w:rFonts w:ascii="Linux Libertine" w:hAnsi="Linux Libertine" w:cs="Linux Libertine"/>
          <w:szCs w:val="18"/>
        </w:rPr>
      </w:pPr>
      <w:r w:rsidRPr="006B5182">
        <w:rPr>
          <w:rFonts w:ascii="Linux Libertine" w:hAnsi="Linux Libertine" w:cs="Linux Libertine"/>
          <w:color w:val="000000"/>
        </w:rPr>
        <w:t>The divergence model has, according to Amin</w:t>
      </w:r>
      <w:r w:rsidR="00D6313D" w:rsidRPr="006B5182">
        <w:rPr>
          <w:rFonts w:ascii="Linux Libertine" w:hAnsi="Linux Libertine" w:cs="Linux Libertine"/>
          <w:color w:val="000000"/>
        </w:rPr>
        <w:t xml:space="preserve"> [1]</w:t>
      </w:r>
      <w:r w:rsidRPr="006B5182">
        <w:rPr>
          <w:rFonts w:ascii="Linux Libertine" w:hAnsi="Linux Libertine" w:cs="Linux Libertine"/>
          <w:color w:val="000000"/>
        </w:rPr>
        <w:t xml:space="preserve">, created a domino effect where </w:t>
      </w:r>
      <w:r w:rsidR="002C79D4" w:rsidRPr="006B5182">
        <w:rPr>
          <w:rFonts w:ascii="Linux Libertine" w:hAnsi="Linux Libertine" w:cs="Linux Libertine"/>
          <w:color w:val="000000"/>
        </w:rPr>
        <w:t>the normative</w:t>
      </w:r>
      <w:ins w:id="332" w:author="fcalado" w:date="2026-03-16T11:56:00Z" w16du:dateUtc="2026-03-16T15:56:00Z">
        <w:r w:rsidR="008821DA" w:rsidRPr="006B5182">
          <w:rPr>
            <w:rFonts w:ascii="Linux Libertine" w:hAnsi="Linux Libertine" w:cs="Linux Libertine"/>
            <w:color w:val="000000"/>
          </w:rPr>
          <w:t xml:space="preserve"> (cis)</w:t>
        </w:r>
      </w:ins>
      <w:r w:rsidRPr="006B5182">
        <w:rPr>
          <w:rFonts w:ascii="Linux Libertine" w:hAnsi="Linux Libertine" w:cs="Linux Libertine"/>
          <w:color w:val="000000"/>
        </w:rPr>
        <w:t>gender is increasingly idealized and</w:t>
      </w:r>
      <w:r w:rsidR="002C79D4" w:rsidRPr="006B5182">
        <w:rPr>
          <w:rFonts w:ascii="Linux Libertine" w:hAnsi="Linux Libertine" w:cs="Linux Libertine"/>
          <w:color w:val="000000"/>
        </w:rPr>
        <w:t>, as a result,</w:t>
      </w:r>
      <w:r w:rsidRPr="006B5182">
        <w:rPr>
          <w:rFonts w:ascii="Linux Libertine" w:hAnsi="Linux Libertine" w:cs="Linux Libertine"/>
          <w:color w:val="000000"/>
        </w:rPr>
        <w:t xml:space="preserve"> divorced from bodily expression.</w:t>
      </w:r>
      <w:r w:rsidR="002C79D4" w:rsidRPr="006B5182">
        <w:rPr>
          <w:rFonts w:ascii="Linux Libertine" w:hAnsi="Linux Libertine" w:cs="Linux Libertine"/>
          <w:color w:val="000000"/>
        </w:rPr>
        <w:t xml:space="preserve"> In other words, </w:t>
      </w:r>
      <w:ins w:id="333" w:author="fcalado" w:date="2026-03-16T11:56:00Z" w16du:dateUtc="2026-03-16T15:56:00Z">
        <w:r w:rsidR="008821DA" w:rsidRPr="006B5182">
          <w:rPr>
            <w:rFonts w:ascii="Linux Libertine" w:hAnsi="Linux Libertine" w:cs="Linux Libertine"/>
            <w:color w:val="000000"/>
          </w:rPr>
          <w:t xml:space="preserve">normative </w:t>
        </w:r>
      </w:ins>
      <w:r w:rsidR="002C79D4" w:rsidRPr="006B5182">
        <w:rPr>
          <w:rFonts w:ascii="Linux Libertine" w:hAnsi="Linux Libertine" w:cs="Linux Libertine"/>
          <w:color w:val="000000"/>
        </w:rPr>
        <w:t>gender becomes both default and invisible—</w:t>
      </w:r>
      <w:r w:rsidR="002C79D4" w:rsidRPr="006B5182">
        <w:rPr>
          <w:rFonts w:ascii="Linux Libertine" w:hAnsi="Linux Libertine" w:cs="Linux Libertine"/>
          <w:i/>
          <w:iCs/>
          <w:color w:val="000000"/>
        </w:rPr>
        <w:t>unmarked</w:t>
      </w:r>
      <w:r w:rsidR="002C79D4" w:rsidRPr="006B5182">
        <w:rPr>
          <w:rFonts w:ascii="Linux Libertine" w:hAnsi="Linux Libertine" w:cs="Linux Libertine"/>
          <w:color w:val="000000"/>
        </w:rPr>
        <w:t xml:space="preserve"> as such</w:t>
      </w:r>
      <w:r w:rsidR="0041155A" w:rsidRPr="006B5182">
        <w:rPr>
          <w:rFonts w:ascii="Linux Libertine" w:hAnsi="Linux Libertine" w:cs="Linux Libertine"/>
          <w:color w:val="000000"/>
        </w:rPr>
        <w:t xml:space="preserve">. </w:t>
      </w:r>
      <w:ins w:id="334" w:author="fcalado" w:date="2026-03-16T11:53:00Z" w16du:dateUtc="2026-03-16T15:53:00Z">
        <w:r w:rsidR="0083283F" w:rsidRPr="006B5182">
          <w:rPr>
            <w:rFonts w:ascii="Linux Libertine" w:hAnsi="Linux Libertine" w:cs="Linux Libertine"/>
            <w:color w:val="000000"/>
          </w:rPr>
          <w:t xml:space="preserve">Genders that comply with social expectations and </w:t>
        </w:r>
      </w:ins>
      <w:ins w:id="335" w:author="fcalado" w:date="2026-03-17T08:27:00Z" w16du:dateUtc="2026-03-17T12:27:00Z">
        <w:r w:rsidR="00507254" w:rsidRPr="006B5182">
          <w:rPr>
            <w:rFonts w:ascii="Linux Libertine" w:hAnsi="Linux Libertine" w:cs="Linux Libertine"/>
            <w:color w:val="000000"/>
          </w:rPr>
          <w:t>norms</w:t>
        </w:r>
      </w:ins>
      <w:ins w:id="336" w:author="fcalado" w:date="2026-03-16T11:56:00Z" w16du:dateUtc="2026-03-16T15:56:00Z">
        <w:r w:rsidR="008821DA" w:rsidRPr="006B5182">
          <w:rPr>
            <w:rFonts w:ascii="Linux Libertine" w:hAnsi="Linux Libertine" w:cs="Linux Libertine"/>
            <w:color w:val="000000"/>
          </w:rPr>
          <w:t xml:space="preserve"> </w:t>
        </w:r>
      </w:ins>
      <w:ins w:id="337" w:author="fcalado" w:date="2026-03-16T11:53:00Z" w16du:dateUtc="2026-03-16T15:53:00Z">
        <w:r w:rsidR="0083283F" w:rsidRPr="006B5182">
          <w:rPr>
            <w:rFonts w:ascii="Linux Libertine" w:hAnsi="Linux Libertine" w:cs="Linux Libertine"/>
            <w:color w:val="000000"/>
          </w:rPr>
          <w:t xml:space="preserve">will not be visible on the surface. </w:t>
        </w:r>
      </w:ins>
      <w:ins w:id="338" w:author="fcalado" w:date="2026-03-16T11:58:00Z" w16du:dateUtc="2026-03-16T15:58:00Z">
        <w:r w:rsidR="008821DA" w:rsidRPr="006B5182">
          <w:rPr>
            <w:rFonts w:ascii="Linux Libertine" w:hAnsi="Linux Libertine" w:cs="Linux Libertine"/>
            <w:color w:val="000000"/>
          </w:rPr>
          <w:t>Additionally</w:t>
        </w:r>
      </w:ins>
      <w:ins w:id="339" w:author="fcalado" w:date="2026-03-16T11:56:00Z" w16du:dateUtc="2026-03-16T15:56:00Z">
        <w:r w:rsidR="008821DA" w:rsidRPr="006B5182">
          <w:rPr>
            <w:rFonts w:ascii="Linux Libertine" w:hAnsi="Linux Libertine" w:cs="Linux Libertine"/>
            <w:color w:val="000000"/>
          </w:rPr>
          <w:t>, w</w:t>
        </w:r>
      </w:ins>
      <w:r w:rsidR="0041155A" w:rsidRPr="006B5182">
        <w:rPr>
          <w:rFonts w:ascii="Linux Libertine" w:hAnsi="Linux Libertine" w:cs="Linux Libertine"/>
          <w:color w:val="000000"/>
        </w:rPr>
        <w:t xml:space="preserve">ith each split, </w:t>
      </w:r>
      <w:r w:rsidR="002C79D4" w:rsidRPr="006B5182">
        <w:rPr>
          <w:rFonts w:ascii="Linux Libertine" w:hAnsi="Linux Libertine" w:cs="Linux Libertine"/>
          <w:color w:val="000000"/>
        </w:rPr>
        <w:t xml:space="preserve">from homosexual/heterosexual to transgender/cisgender, </w:t>
      </w:r>
      <w:r w:rsidR="0041155A" w:rsidRPr="006B5182">
        <w:rPr>
          <w:rFonts w:ascii="Linux Libertine" w:hAnsi="Linux Libertine" w:cs="Linux Libertine"/>
          <w:color w:val="000000"/>
        </w:rPr>
        <w:t xml:space="preserve">the </w:t>
      </w:r>
      <w:ins w:id="340" w:author="fcalado" w:date="2026-03-16T11:58:00Z" w16du:dateUtc="2026-03-16T15:58:00Z">
        <w:r w:rsidR="008821DA" w:rsidRPr="006B5182">
          <w:rPr>
            <w:rFonts w:ascii="Linux Libertine" w:hAnsi="Linux Libertine" w:cs="Linux Libertine"/>
            <w:color w:val="000000"/>
          </w:rPr>
          <w:t xml:space="preserve">already internal </w:t>
        </w:r>
      </w:ins>
      <w:r w:rsidR="0041155A" w:rsidRPr="006B5182">
        <w:rPr>
          <w:rFonts w:ascii="Linux Libertine" w:hAnsi="Linux Libertine" w:cs="Linux Libertine"/>
          <w:color w:val="000000"/>
        </w:rPr>
        <w:t xml:space="preserve">notion of gender identity becomes buried “deeper and deeper within the private recesses of the self, where it </w:t>
      </w:r>
      <w:r w:rsidR="0041155A" w:rsidRPr="006B5182">
        <w:rPr>
          <w:rFonts w:ascii="Linux Libertine" w:hAnsi="Linux Libertine" w:cs="Linux Libertine"/>
          <w:color w:val="000000"/>
          <w:szCs w:val="18"/>
        </w:rPr>
        <w:t>increasingly disavows any relation to the social”</w:t>
      </w:r>
      <w:r w:rsidR="00D6313D" w:rsidRPr="006B5182">
        <w:rPr>
          <w:rFonts w:ascii="Linux Libertine" w:hAnsi="Linux Libertine" w:cs="Linux Libertine"/>
          <w:color w:val="000000"/>
          <w:szCs w:val="18"/>
        </w:rPr>
        <w:t xml:space="preserve"> [1]. </w:t>
      </w:r>
      <w:r w:rsidR="0041155A" w:rsidRPr="006B5182">
        <w:rPr>
          <w:rFonts w:ascii="Linux Libertine" w:hAnsi="Linux Libertine" w:cs="Linux Libertine"/>
          <w:color w:val="000000"/>
          <w:szCs w:val="18"/>
        </w:rPr>
        <w:t xml:space="preserve">As an internal form, gender identity thus retains the privilege of being unnoticed </w:t>
      </w:r>
      <w:r w:rsidR="008628F6" w:rsidRPr="006B5182">
        <w:rPr>
          <w:rFonts w:ascii="Linux Libertine" w:hAnsi="Linux Libertine" w:cs="Linux Libertine"/>
          <w:color w:val="000000"/>
          <w:szCs w:val="18"/>
        </w:rPr>
        <w:t>fro</w:t>
      </w:r>
      <w:r w:rsidR="0041155A" w:rsidRPr="006B5182">
        <w:rPr>
          <w:rFonts w:ascii="Linux Libertine" w:hAnsi="Linux Libertine" w:cs="Linux Libertine"/>
          <w:color w:val="000000"/>
          <w:szCs w:val="18"/>
        </w:rPr>
        <w:t>m the outside.</w:t>
      </w:r>
      <w:sdt>
        <w:sdtPr>
          <w:rPr>
            <w:rFonts w:ascii="Linux Libertine" w:hAnsi="Linux Libertine" w:cs="Linux Libertine"/>
            <w:szCs w:val="18"/>
          </w:rPr>
          <w:tag w:val="goog_rdk_19"/>
          <w:id w:val="-204021908"/>
          <w:showingPlcHdr/>
        </w:sdtPr>
        <w:sdtContent>
          <w:r w:rsidR="008821DA" w:rsidRPr="006B5182">
            <w:rPr>
              <w:rFonts w:ascii="Linux Libertine" w:hAnsi="Linux Libertine" w:cs="Linux Libertine"/>
              <w:szCs w:val="18"/>
            </w:rPr>
            <w:t xml:space="preserve">     </w:t>
          </w:r>
        </w:sdtContent>
      </w:sdt>
      <w:ins w:id="341" w:author="fcalado" w:date="2026-03-16T11:59:00Z" w16du:dateUtc="2026-03-16T15:59:00Z">
        <w:r w:rsidR="008821DA" w:rsidRPr="006B5182">
          <w:rPr>
            <w:rFonts w:ascii="Linux Libertine" w:hAnsi="Linux Libertine" w:cs="Linux Libertine"/>
            <w:szCs w:val="18"/>
          </w:rPr>
          <w:t xml:space="preserve"> </w:t>
        </w:r>
      </w:ins>
    </w:p>
    <w:p w14:paraId="6237188F" w14:textId="49F395E2" w:rsidR="0041155A" w:rsidRPr="006B5182" w:rsidRDefault="002C79D4" w:rsidP="008821DA">
      <w:pPr>
        <w:pStyle w:val="PostHeadPara"/>
        <w:ind w:firstLine="720"/>
        <w:rPr>
          <w:rFonts w:ascii="Linux Libertine" w:hAnsi="Linux Libertine" w:cs="Linux Libertine"/>
          <w:i/>
          <w:iCs/>
        </w:rPr>
      </w:pPr>
      <w:r w:rsidRPr="006B5182">
        <w:rPr>
          <w:rFonts w:ascii="Linux Libertine" w:hAnsi="Linux Libertine" w:cs="Linux Libertine"/>
        </w:rPr>
        <w:t xml:space="preserve">The corollary to this </w:t>
      </w:r>
      <w:r w:rsidR="00A05E43" w:rsidRPr="006B5182">
        <w:rPr>
          <w:rFonts w:ascii="Linux Libertine" w:hAnsi="Linux Libertine" w:cs="Linux Libertine"/>
        </w:rPr>
        <w:t>effect</w:t>
      </w:r>
      <w:r w:rsidRPr="006B5182">
        <w:rPr>
          <w:rFonts w:ascii="Linux Libertine" w:hAnsi="Linux Libertine" w:cs="Linux Libertine"/>
        </w:rPr>
        <w:t xml:space="preserve"> is that non-normative genders become hyper-visible. </w:t>
      </w:r>
      <w:ins w:id="342" w:author="fcalado" w:date="2026-03-16T11:59:00Z" w16du:dateUtc="2026-03-16T15:59:00Z">
        <w:r w:rsidR="008821DA" w:rsidRPr="006B5182">
          <w:rPr>
            <w:rFonts w:ascii="Linux Libertine" w:hAnsi="Linux Libertine" w:cs="Linux Libertine"/>
          </w:rPr>
          <w:t xml:space="preserve">Because gender is regarded as </w:t>
        </w:r>
        <w:r w:rsidR="008821DA" w:rsidRPr="006B5182">
          <w:rPr>
            <w:rFonts w:ascii="Linux Libertine" w:hAnsi="Linux Libertine" w:cs="Linux Libertine"/>
            <w:szCs w:val="18"/>
          </w:rPr>
          <w:t xml:space="preserve">internal, </w:t>
        </w:r>
      </w:ins>
      <w:ins w:id="343" w:author="fcalado" w:date="2026-03-16T12:02:00Z" w16du:dateUtc="2026-03-16T16:02:00Z">
        <w:r w:rsidR="008821DA" w:rsidRPr="006B5182">
          <w:rPr>
            <w:rFonts w:ascii="Linux Libertine" w:hAnsi="Linux Libertine" w:cs="Linux Libertine"/>
            <w:szCs w:val="18"/>
          </w:rPr>
          <w:t xml:space="preserve">when </w:t>
        </w:r>
      </w:ins>
      <w:ins w:id="344" w:author="fcalado" w:date="2026-03-16T11:59:00Z" w16du:dateUtc="2026-03-16T15:59:00Z">
        <w:r w:rsidR="008821DA" w:rsidRPr="006B5182">
          <w:rPr>
            <w:rFonts w:ascii="Linux Libertine" w:hAnsi="Linux Libertine" w:cs="Linux Libertine"/>
            <w:szCs w:val="18"/>
          </w:rPr>
          <w:t xml:space="preserve">dominant gender </w:t>
        </w:r>
      </w:ins>
      <w:ins w:id="345" w:author="fcalado" w:date="2026-03-16T12:02:00Z" w16du:dateUtc="2026-03-16T16:02:00Z">
        <w:r w:rsidR="008821DA" w:rsidRPr="006B5182">
          <w:rPr>
            <w:rFonts w:ascii="Linux Libertine" w:hAnsi="Linux Libertine" w:cs="Linux Libertine"/>
            <w:szCs w:val="18"/>
          </w:rPr>
          <w:t>are</w:t>
        </w:r>
      </w:ins>
      <w:ins w:id="346" w:author="fcalado" w:date="2026-03-16T11:59:00Z" w16du:dateUtc="2026-03-16T15:59:00Z">
        <w:r w:rsidR="008821DA" w:rsidRPr="006B5182">
          <w:rPr>
            <w:rFonts w:ascii="Linux Libertine" w:hAnsi="Linux Libertine" w:cs="Linux Libertine"/>
            <w:szCs w:val="18"/>
          </w:rPr>
          <w:t xml:space="preserve"> invisible, those genders which are non-normative become marked and stigmatized</w:t>
        </w:r>
      </w:ins>
      <w:ins w:id="347" w:author="fcalado" w:date="2026-03-16T12:01:00Z" w16du:dateUtc="2026-03-16T16:01:00Z">
        <w:r w:rsidR="008821DA" w:rsidRPr="006B5182">
          <w:rPr>
            <w:rFonts w:ascii="Linux Libertine" w:hAnsi="Linux Libertine" w:cs="Linux Libertine"/>
            <w:szCs w:val="18"/>
          </w:rPr>
          <w:t xml:space="preserve">. </w:t>
        </w:r>
      </w:ins>
      <w:r w:rsidRPr="006B5182">
        <w:rPr>
          <w:rFonts w:ascii="Linux Libertine" w:hAnsi="Linux Libertine" w:cs="Linux Libertine"/>
          <w:color w:val="000000"/>
          <w:szCs w:val="18"/>
        </w:rPr>
        <w:t>In other words, d</w:t>
      </w:r>
      <w:r w:rsidR="0041155A" w:rsidRPr="006B5182">
        <w:rPr>
          <w:rFonts w:ascii="Linux Libertine" w:hAnsi="Linux Libertine" w:cs="Linux Libertine"/>
          <w:color w:val="000000"/>
          <w:szCs w:val="18"/>
        </w:rPr>
        <w:t xml:space="preserve">esignating gender as an identity that is </w:t>
      </w:r>
      <w:ins w:id="348" w:author="fcalado" w:date="2026-03-16T11:44:00Z" w16du:dateUtc="2026-03-16T15:44:00Z">
        <w:r w:rsidR="00C2132F" w:rsidRPr="006B5182">
          <w:rPr>
            <w:rFonts w:ascii="Linux Libertine" w:hAnsi="Linux Libertine" w:cs="Linux Libertine"/>
            <w:color w:val="000000"/>
            <w:szCs w:val="18"/>
          </w:rPr>
          <w:t>internal</w:t>
        </w:r>
      </w:ins>
      <w:r w:rsidR="0041155A" w:rsidRPr="006B5182">
        <w:rPr>
          <w:rFonts w:ascii="Linux Libertine" w:hAnsi="Linux Libertine" w:cs="Linux Libertine"/>
          <w:color w:val="000000"/>
          <w:szCs w:val="18"/>
        </w:rPr>
        <w:t xml:space="preserve">, that is not immediately apparent, effectively marginalizes </w:t>
      </w:r>
      <w:r w:rsidRPr="006B5182">
        <w:rPr>
          <w:rFonts w:ascii="Linux Libertine" w:hAnsi="Linux Libertine" w:cs="Linux Libertine"/>
          <w:color w:val="000000"/>
          <w:szCs w:val="18"/>
        </w:rPr>
        <w:t xml:space="preserve">any </w:t>
      </w:r>
      <w:r w:rsidR="0041155A" w:rsidRPr="006B5182">
        <w:rPr>
          <w:rFonts w:ascii="Linux Libertine" w:hAnsi="Linux Libertine" w:cs="Linux Libertine"/>
          <w:color w:val="000000"/>
          <w:szCs w:val="18"/>
        </w:rPr>
        <w:t>gender when it appears</w:t>
      </w:r>
      <w:ins w:id="349" w:author="fcalado" w:date="2026-03-16T11:44:00Z" w16du:dateUtc="2026-03-16T15:44:00Z">
        <w:r w:rsidR="00C2132F"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as</w:t>
      </w:r>
      <w:ins w:id="350" w:author="fcalado" w:date="2026-03-17T08:28:00Z" w16du:dateUtc="2026-03-17T12:28:00Z">
        <w:r w:rsidR="00507254" w:rsidRPr="006B5182">
          <w:rPr>
            <w:rFonts w:ascii="Linux Libertine" w:hAnsi="Linux Libertine" w:cs="Linux Libertine"/>
            <w:color w:val="000000"/>
            <w:szCs w:val="18"/>
          </w:rPr>
          <w:t xml:space="preserve"> an</w:t>
        </w:r>
      </w:ins>
      <w:r w:rsidR="0041155A" w:rsidRPr="006B5182">
        <w:rPr>
          <w:rFonts w:ascii="Linux Libertine" w:hAnsi="Linux Libertine" w:cs="Linux Libertine"/>
          <w:color w:val="000000"/>
          <w:szCs w:val="18"/>
        </w:rPr>
        <w:t xml:space="preserve"> external expression</w:t>
      </w:r>
      <w:ins w:id="351" w:author="fcalado" w:date="2026-03-16T11:46:00Z" w16du:dateUtc="2026-03-16T15:46:00Z">
        <w:r w:rsidR="0083283F"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 xml:space="preserve">Amin </w:t>
      </w:r>
      <w:r w:rsidR="00D6313D" w:rsidRPr="006B5182">
        <w:rPr>
          <w:rFonts w:ascii="Linux Libertine" w:hAnsi="Linux Libertine" w:cs="Linux Libertine"/>
          <w:color w:val="000000"/>
          <w:szCs w:val="18"/>
        </w:rPr>
        <w:t xml:space="preserve">[1] </w:t>
      </w:r>
      <w:r w:rsidR="0041155A" w:rsidRPr="006B5182">
        <w:rPr>
          <w:rFonts w:ascii="Linux Libertine" w:hAnsi="Linux Libertine" w:cs="Linux Libertine"/>
          <w:color w:val="000000"/>
          <w:szCs w:val="18"/>
        </w:rPr>
        <w:t xml:space="preserve">offers a common example from homosexual culture, where gay men who are normatively masculine, </w:t>
      </w:r>
      <w:r w:rsidR="00A05E43" w:rsidRPr="006B5182">
        <w:rPr>
          <w:rFonts w:ascii="Linux Libertine" w:hAnsi="Linux Libertine" w:cs="Linux Libertine"/>
          <w:color w:val="000000"/>
          <w:szCs w:val="18"/>
        </w:rPr>
        <w:t xml:space="preserve">sometimes called </w:t>
      </w:r>
      <w:r w:rsidR="0041155A" w:rsidRPr="006B5182">
        <w:rPr>
          <w:rFonts w:ascii="Linux Libertine" w:hAnsi="Linux Libertine" w:cs="Linux Libertine"/>
          <w:color w:val="000000"/>
          <w:szCs w:val="18"/>
        </w:rPr>
        <w:t>“masc” or “butch” men, have higher social status than feminized gay men, “queens” and “fairies”, due to the cultural capital of masculinity</w:t>
      </w:r>
      <w:r w:rsidR="00D64791" w:rsidRPr="006B5182">
        <w:rPr>
          <w:rFonts w:ascii="Linux Libertine" w:hAnsi="Linux Libertine" w:cs="Linux Libertine"/>
          <w:color w:val="000000"/>
          <w:szCs w:val="18"/>
        </w:rPr>
        <w:t xml:space="preserve">. </w:t>
      </w:r>
      <w:r w:rsidR="0041155A" w:rsidRPr="006B5182">
        <w:rPr>
          <w:rFonts w:ascii="Linux Libertine" w:hAnsi="Linux Libertine" w:cs="Linux Libertine"/>
          <w:color w:val="000000"/>
          <w:szCs w:val="18"/>
        </w:rPr>
        <w:t>The more that non-normativity can be perceived in external ways, like the</w:t>
      </w:r>
      <w:r w:rsidR="0041155A" w:rsidRPr="006B5182">
        <w:rPr>
          <w:rFonts w:ascii="Linux Libertine" w:hAnsi="Linux Libertine" w:cs="Linux Libertine"/>
          <w:color w:val="000000"/>
        </w:rPr>
        <w:t xml:space="preserve"> feminine appearance or mannerisms exhibited from a male-presenting person, the more that the person becomes recognized and stigmatized as other. Such stigmas are borne out in public life where</w:t>
      </w:r>
      <w:r w:rsidR="007048F2" w:rsidRPr="006B5182">
        <w:rPr>
          <w:rFonts w:ascii="Linux Libertine" w:hAnsi="Linux Libertine" w:cs="Linux Libertine"/>
          <w:color w:val="000000"/>
        </w:rPr>
        <w:t xml:space="preserve">, for example, </w:t>
      </w:r>
      <w:r w:rsidR="0041155A" w:rsidRPr="006B5182">
        <w:rPr>
          <w:rFonts w:ascii="Linux Libertine" w:hAnsi="Linux Libertine" w:cs="Linux Libertine"/>
          <w:color w:val="000000"/>
        </w:rPr>
        <w:t xml:space="preserve">masculine gay men are more likely to </w:t>
      </w:r>
      <w:r w:rsidR="007048F2" w:rsidRPr="006B5182">
        <w:rPr>
          <w:rFonts w:ascii="Linux Libertine" w:hAnsi="Linux Libertine" w:cs="Linux Libertine"/>
          <w:color w:val="000000"/>
        </w:rPr>
        <w:t>participate and achieve prominence</w:t>
      </w:r>
      <w:r w:rsidR="0041155A" w:rsidRPr="006B5182">
        <w:rPr>
          <w:rFonts w:ascii="Linux Libertine" w:hAnsi="Linux Libertine" w:cs="Linux Libertine"/>
          <w:color w:val="000000"/>
        </w:rPr>
        <w:t xml:space="preserve"> </w:t>
      </w:r>
      <w:r w:rsidR="007048F2" w:rsidRPr="006B5182">
        <w:rPr>
          <w:rFonts w:ascii="Linux Libertine" w:hAnsi="Linux Libertine" w:cs="Linux Libertine"/>
          <w:color w:val="000000"/>
        </w:rPr>
        <w:t>over</w:t>
      </w:r>
      <w:r w:rsidR="0041155A" w:rsidRPr="006B5182">
        <w:rPr>
          <w:rFonts w:ascii="Linux Libertine" w:hAnsi="Linux Libertine" w:cs="Linux Libertine"/>
          <w:color w:val="000000"/>
        </w:rPr>
        <w:t xml:space="preserve"> </w:t>
      </w:r>
      <w:r w:rsidR="007048F2" w:rsidRPr="006B5182">
        <w:rPr>
          <w:rFonts w:ascii="Linux Libertine" w:hAnsi="Linux Libertine" w:cs="Linux Libertine"/>
          <w:color w:val="000000"/>
        </w:rPr>
        <w:t>gay men</w:t>
      </w:r>
      <w:r w:rsidR="0041155A" w:rsidRPr="006B5182">
        <w:rPr>
          <w:rFonts w:ascii="Linux Libertine" w:hAnsi="Linux Libertine" w:cs="Linux Libertine"/>
          <w:color w:val="000000"/>
        </w:rPr>
        <w:t xml:space="preserve"> who are visibly non-normative or gender-bending.</w:t>
      </w:r>
    </w:p>
    <w:p w14:paraId="76B6148A" w14:textId="16B07B5C" w:rsidR="0041155A" w:rsidRPr="006B5182" w:rsidRDefault="00A05E43" w:rsidP="008579B0">
      <w:pPr>
        <w:pStyle w:val="PostHeadPara"/>
        <w:ind w:firstLine="720"/>
        <w:rPr>
          <w:ins w:id="352" w:author="fcalado" w:date="2026-03-14T12:31:00Z" w16du:dateUtc="2026-03-14T16:31:00Z"/>
          <w:rFonts w:ascii="Linux Libertine" w:hAnsi="Linux Libertine" w:cs="Linux Libertine"/>
          <w:color w:val="000000"/>
        </w:rPr>
      </w:pPr>
      <w:r w:rsidRPr="006B5182">
        <w:rPr>
          <w:rFonts w:ascii="Linux Libertine" w:hAnsi="Linux Libertine" w:cs="Linux Libertine"/>
          <w:color w:val="000000"/>
        </w:rPr>
        <w:t>Thus, according to this view, g</w:t>
      </w:r>
      <w:r w:rsidR="0041155A" w:rsidRPr="006B5182">
        <w:rPr>
          <w:rFonts w:ascii="Linux Libertine" w:hAnsi="Linux Libertine" w:cs="Linux Libertine"/>
          <w:color w:val="000000"/>
        </w:rPr>
        <w:t xml:space="preserve">ender as an internal identity reinforces normative expressions of gender externally. </w:t>
      </w:r>
      <w:r w:rsidRPr="006B5182">
        <w:rPr>
          <w:rFonts w:ascii="Linux Libertine" w:hAnsi="Linux Libertine" w:cs="Linux Libertine"/>
          <w:color w:val="000000"/>
        </w:rPr>
        <w:t>And as a result,</w:t>
      </w:r>
      <w:r w:rsidR="0041155A" w:rsidRPr="006B5182">
        <w:rPr>
          <w:rFonts w:ascii="Linux Libertine" w:hAnsi="Linux Libertine" w:cs="Linux Libertine"/>
          <w:color w:val="000000"/>
        </w:rPr>
        <w:t xml:space="preserve"> visibly non-normative genders have a higher likelihood of experiencing discrimination for their visible difference. </w:t>
      </w:r>
      <w:r w:rsidRPr="006B5182">
        <w:rPr>
          <w:rFonts w:ascii="Linux Libertine" w:hAnsi="Linux Libertine" w:cs="Linux Libertine"/>
          <w:color w:val="000000"/>
        </w:rPr>
        <w:t>Given this, o</w:t>
      </w:r>
      <w:r w:rsidR="0041155A" w:rsidRPr="006B5182">
        <w:rPr>
          <w:rFonts w:ascii="Linux Libertine" w:hAnsi="Linux Libertine" w:cs="Linux Libertine"/>
          <w:color w:val="000000"/>
        </w:rPr>
        <w:t xml:space="preserve">ne way to resist the effects of </w:t>
      </w:r>
      <w:r w:rsidRPr="006B5182">
        <w:rPr>
          <w:rFonts w:ascii="Linux Libertine" w:hAnsi="Linux Libertine" w:cs="Linux Libertine"/>
          <w:color w:val="000000"/>
        </w:rPr>
        <w:t xml:space="preserve">gender </w:t>
      </w:r>
      <w:r w:rsidR="0041155A" w:rsidRPr="006B5182">
        <w:rPr>
          <w:rFonts w:ascii="Linux Libertine" w:hAnsi="Linux Libertine" w:cs="Linux Libertine"/>
          <w:color w:val="000000"/>
        </w:rPr>
        <w:t xml:space="preserve">stigmatization is to embrace gender as an external and relational phenomenon. In other words, defining gender as an external expression or behavior is more likely to make </w:t>
      </w:r>
      <w:ins w:id="353" w:author="fcalado" w:date="2026-03-17T08:28:00Z" w16du:dateUtc="2026-03-17T12:28:00Z">
        <w:r w:rsidR="00507254" w:rsidRPr="006B5182">
          <w:rPr>
            <w:rFonts w:ascii="Linux Libertine" w:hAnsi="Linux Libertine" w:cs="Linux Libertine"/>
            <w:color w:val="000000"/>
          </w:rPr>
          <w:t xml:space="preserve">all genders </w:t>
        </w:r>
      </w:ins>
      <w:r w:rsidR="0041155A" w:rsidRPr="006B5182">
        <w:rPr>
          <w:rFonts w:ascii="Linux Libertine" w:hAnsi="Linux Libertine" w:cs="Linux Libertine"/>
          <w:color w:val="000000"/>
        </w:rPr>
        <w:t xml:space="preserve">visible. In the next section, I explore how </w:t>
      </w:r>
      <w:ins w:id="354" w:author="fcalado" w:date="2026-03-14T15:46:00Z" w16du:dateUtc="2026-03-14T19:46:00Z">
        <w:r w:rsidR="002C77C0" w:rsidRPr="006B5182">
          <w:rPr>
            <w:rFonts w:ascii="Linux Libertine" w:hAnsi="Linux Libertine" w:cs="Linux Libertine"/>
            <w:color w:val="000000"/>
          </w:rPr>
          <w:t xml:space="preserve">three </w:t>
        </w:r>
      </w:ins>
      <w:r w:rsidR="0041155A" w:rsidRPr="006B5182">
        <w:rPr>
          <w:rFonts w:ascii="Linux Libertine" w:hAnsi="Linux Libertine" w:cs="Linux Libertine"/>
          <w:color w:val="000000"/>
        </w:rPr>
        <w:t>different gender bias frameworks might draw from the conception of gender as a visible and explicitly marked quality of identity.</w:t>
      </w:r>
      <w:bookmarkStart w:id="355" w:name="bookmark=id.6ad2j31op85m" w:colFirst="0" w:colLast="0"/>
      <w:bookmarkStart w:id="356" w:name="bookmark=id.amtf91v6sja" w:colFirst="0" w:colLast="0"/>
      <w:bookmarkEnd w:id="355"/>
      <w:bookmarkEnd w:id="356"/>
    </w:p>
    <w:p w14:paraId="423EF63B" w14:textId="60715968" w:rsidR="0041155A" w:rsidRPr="006B5182" w:rsidRDefault="003509F5"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lastRenderedPageBreak/>
        <w:t xml:space="preserve">methods for </w:t>
      </w:r>
      <w:r w:rsidR="0041155A" w:rsidRPr="006B5182">
        <w:rPr>
          <w:rFonts w:ascii="Linux Libertine" w:hAnsi="Linux Libertine" w:cs="Linux Libertine"/>
        </w:rPr>
        <w:t xml:space="preserve">detecting and mitigating </w:t>
      </w:r>
      <w:r w:rsidR="00D4067A" w:rsidRPr="006B5182">
        <w:rPr>
          <w:rFonts w:ascii="Linux Libertine" w:hAnsi="Linux Libertine" w:cs="Linux Libertine"/>
        </w:rPr>
        <w:t>Trans</w:t>
      </w:r>
      <w:r w:rsidR="0041155A" w:rsidRPr="006B5182">
        <w:rPr>
          <w:rFonts w:ascii="Linux Libertine" w:hAnsi="Linux Libertine" w:cs="Linux Libertine"/>
        </w:rPr>
        <w:t xml:space="preserve"> bias</w:t>
      </w:r>
    </w:p>
    <w:p w14:paraId="37A8E548" w14:textId="60A580C9" w:rsidR="008D300C" w:rsidRPr="006B5182" w:rsidRDefault="003509F5" w:rsidP="008579B0">
      <w:pPr>
        <w:pStyle w:val="PostHeadPara"/>
        <w:rPr>
          <w:ins w:id="357" w:author="fcalado" w:date="2026-03-14T15:04:00Z" w16du:dateUtc="2026-03-14T19:04:00Z"/>
          <w:rFonts w:ascii="Linux Libertine" w:hAnsi="Linux Libertine" w:cs="Linux Libertine"/>
          <w:color w:val="000000"/>
        </w:rPr>
      </w:pPr>
      <w:r w:rsidRPr="006B5182">
        <w:rPr>
          <w:rFonts w:ascii="Linux Libertine" w:hAnsi="Linux Libertine" w:cs="Linux Libertine"/>
        </w:rPr>
        <w:t>The paper n</w:t>
      </w:r>
      <w:r w:rsidRPr="006B5182">
        <w:rPr>
          <w:rFonts w:ascii="Linux Libertine" w:hAnsi="Linux Libertine" w:cs="Linux Libertine"/>
          <w:color w:val="000000"/>
        </w:rPr>
        <w:t xml:space="preserve">ow turns to the close reading of </w:t>
      </w:r>
      <w:ins w:id="358" w:author="fcalado" w:date="2026-03-14T14:53:00Z" w16du:dateUtc="2026-03-14T18:53:00Z">
        <w:r w:rsidR="008D300C" w:rsidRPr="006B5182">
          <w:rPr>
            <w:rFonts w:ascii="Linux Libertine" w:hAnsi="Linux Libertine" w:cs="Linux Libertine"/>
            <w:color w:val="000000"/>
          </w:rPr>
          <w:t xml:space="preserve">three </w:t>
        </w:r>
      </w:ins>
      <w:r w:rsidRPr="006B5182">
        <w:rPr>
          <w:rFonts w:ascii="Linux Libertine" w:hAnsi="Linux Libertine" w:cs="Linux Libertine"/>
          <w:color w:val="000000"/>
        </w:rPr>
        <w:t xml:space="preserve">bias detection and mitigation frameworks, which </w:t>
      </w:r>
      <w:r w:rsidR="00F964EE" w:rsidRPr="006B5182">
        <w:rPr>
          <w:rFonts w:ascii="Linux Libertine" w:hAnsi="Linux Libertine" w:cs="Linux Libertine"/>
          <w:color w:val="000000"/>
        </w:rPr>
        <w:t xml:space="preserve">are based </w:t>
      </w:r>
      <w:ins w:id="359" w:author="fcalado" w:date="2026-03-17T09:14:00Z" w16du:dateUtc="2026-03-17T13:14:00Z">
        <w:r w:rsidR="00D45671" w:rsidRPr="006B5182">
          <w:rPr>
            <w:rFonts w:ascii="Linux Libertine" w:hAnsi="Linux Libertine" w:cs="Linux Libertine"/>
            <w:color w:val="000000"/>
          </w:rPr>
          <w:t>on</w:t>
        </w:r>
      </w:ins>
      <w:r w:rsidR="00F964EE" w:rsidRPr="006B5182">
        <w:rPr>
          <w:rFonts w:ascii="Linux Libertine" w:hAnsi="Linux Libertine" w:cs="Linux Libertine"/>
          <w:color w:val="000000"/>
        </w:rPr>
        <w:t xml:space="preserve"> </w:t>
      </w:r>
      <w:r w:rsidR="00553A65" w:rsidRPr="006B5182">
        <w:rPr>
          <w:rFonts w:ascii="Linux Libertine" w:hAnsi="Linux Libertine" w:cs="Linux Libertine"/>
          <w:color w:val="000000"/>
        </w:rPr>
        <w:t xml:space="preserve">different approaches, </w:t>
      </w:r>
      <w:ins w:id="360" w:author="fcalado" w:date="2026-03-14T14:53:00Z" w16du:dateUtc="2026-03-14T18:53:00Z">
        <w:r w:rsidR="008D300C" w:rsidRPr="006B5182">
          <w:rPr>
            <w:rFonts w:ascii="Linux Libertine" w:hAnsi="Linux Libertine" w:cs="Linux Libertine"/>
            <w:color w:val="000000"/>
          </w:rPr>
          <w:t xml:space="preserve">incorporating </w:t>
        </w:r>
      </w:ins>
      <w:r w:rsidR="00553A65" w:rsidRPr="006B5182">
        <w:rPr>
          <w:rFonts w:ascii="Linux Libertine" w:hAnsi="Linux Libertine" w:cs="Linux Libertine"/>
          <w:color w:val="000000"/>
        </w:rPr>
        <w:t>qualitative and quantitative methods</w:t>
      </w:r>
      <w:r w:rsidRPr="006B5182">
        <w:rPr>
          <w:rFonts w:ascii="Linux Libertine" w:hAnsi="Linux Libertine" w:cs="Linux Libertine"/>
          <w:color w:val="000000"/>
        </w:rPr>
        <w:t>.</w:t>
      </w:r>
      <w:r w:rsidR="006A7F18" w:rsidRPr="006B5182">
        <w:rPr>
          <w:rFonts w:ascii="Linux Libertine" w:hAnsi="Linux Libertine" w:cs="Linux Libertine"/>
          <w:color w:val="000000"/>
        </w:rPr>
        <w:t xml:space="preserve"> </w:t>
      </w:r>
      <w:ins w:id="361" w:author="fcalado" w:date="2026-03-14T14:54:00Z" w16du:dateUtc="2026-03-14T18:54:00Z">
        <w:r w:rsidR="008D300C" w:rsidRPr="006B5182">
          <w:rPr>
            <w:rFonts w:ascii="Linux Libertine" w:hAnsi="Linux Libertine" w:cs="Linux Libertine"/>
            <w:color w:val="000000"/>
          </w:rPr>
          <w:t>The</w:t>
        </w:r>
      </w:ins>
      <w:ins w:id="362" w:author="fcalado" w:date="2026-03-15T13:15:00Z" w16du:dateUtc="2026-03-15T17:15:00Z">
        <w:r w:rsidR="00C53EB9" w:rsidRPr="006B5182">
          <w:rPr>
            <w:rFonts w:ascii="Linux Libertine" w:hAnsi="Linux Libertine" w:cs="Linux Libertine"/>
            <w:color w:val="000000"/>
          </w:rPr>
          <w:t xml:space="preserve"> following </w:t>
        </w:r>
      </w:ins>
      <w:ins w:id="363" w:author="fcalado" w:date="2026-03-14T14:54:00Z" w16du:dateUtc="2026-03-14T18:54:00Z">
        <w:r w:rsidR="008D300C" w:rsidRPr="006B5182">
          <w:rPr>
            <w:rFonts w:ascii="Linux Libertine" w:hAnsi="Linux Libertine" w:cs="Linux Libertine"/>
            <w:color w:val="000000"/>
          </w:rPr>
          <w:t>frameworks were chosen</w:t>
        </w:r>
      </w:ins>
      <w:ins w:id="364" w:author="fcalado" w:date="2026-03-14T14:56:00Z" w16du:dateUtc="2026-03-14T18:56:00Z">
        <w:r w:rsidR="008D300C" w:rsidRPr="006B5182">
          <w:rPr>
            <w:rFonts w:ascii="Linux Libertine" w:hAnsi="Linux Libertine" w:cs="Linux Libertine"/>
            <w:color w:val="000000"/>
          </w:rPr>
          <w:t xml:space="preserve"> </w:t>
        </w:r>
      </w:ins>
      <w:ins w:id="365" w:author="fcalado" w:date="2026-03-14T15:47:00Z" w16du:dateUtc="2026-03-14T19:47:00Z">
        <w:r w:rsidR="0088018D" w:rsidRPr="006B5182">
          <w:rPr>
            <w:rFonts w:ascii="Linux Libertine" w:hAnsi="Linux Libertine" w:cs="Linux Libertine"/>
            <w:color w:val="000000"/>
          </w:rPr>
          <w:t>accordin</w:t>
        </w:r>
      </w:ins>
      <w:ins w:id="366" w:author="fcalado" w:date="2026-03-14T15:48:00Z" w16du:dateUtc="2026-03-14T19:48:00Z">
        <w:r w:rsidR="0088018D" w:rsidRPr="006B5182">
          <w:rPr>
            <w:rFonts w:ascii="Linux Libertine" w:hAnsi="Linux Libertine" w:cs="Linux Libertine"/>
            <w:color w:val="000000"/>
          </w:rPr>
          <w:t xml:space="preserve">g to </w:t>
        </w:r>
      </w:ins>
      <w:ins w:id="367" w:author="fcalado" w:date="2026-03-14T15:04:00Z" w16du:dateUtc="2026-03-14T19:04:00Z">
        <w:r w:rsidR="00656112" w:rsidRPr="006B5182">
          <w:rPr>
            <w:rFonts w:ascii="Linux Libertine" w:hAnsi="Linux Libertine" w:cs="Linux Libertine"/>
            <w:color w:val="000000"/>
          </w:rPr>
          <w:t>one</w:t>
        </w:r>
      </w:ins>
      <w:ins w:id="368" w:author="fcalado" w:date="2026-03-14T14:56:00Z" w16du:dateUtc="2026-03-14T18:56:00Z">
        <w:r w:rsidR="008D300C" w:rsidRPr="006B5182">
          <w:rPr>
            <w:rFonts w:ascii="Linux Libertine" w:hAnsi="Linux Libertine" w:cs="Linux Libertine"/>
            <w:color w:val="000000"/>
          </w:rPr>
          <w:t xml:space="preserve"> </w:t>
        </w:r>
      </w:ins>
      <w:ins w:id="369" w:author="fcalado" w:date="2026-03-14T15:20:00Z" w16du:dateUtc="2026-03-14T19:20:00Z">
        <w:r w:rsidR="001C53B3" w:rsidRPr="006B5182">
          <w:rPr>
            <w:rFonts w:ascii="Linux Libertine" w:hAnsi="Linux Libertine" w:cs="Linux Libertine"/>
            <w:color w:val="000000"/>
          </w:rPr>
          <w:t>central</w:t>
        </w:r>
      </w:ins>
      <w:ins w:id="370" w:author="fcalado" w:date="2026-03-14T15:00:00Z" w16du:dateUtc="2026-03-14T19:00:00Z">
        <w:r w:rsidR="00656112" w:rsidRPr="006B5182">
          <w:rPr>
            <w:rFonts w:ascii="Linux Libertine" w:hAnsi="Linux Libertine" w:cs="Linux Libertine"/>
            <w:color w:val="000000"/>
          </w:rPr>
          <w:t xml:space="preserve"> </w:t>
        </w:r>
      </w:ins>
      <w:ins w:id="371" w:author="fcalado" w:date="2026-03-14T14:56:00Z" w16du:dateUtc="2026-03-14T18:56:00Z">
        <w:r w:rsidR="008D300C" w:rsidRPr="006B5182">
          <w:rPr>
            <w:rFonts w:ascii="Linux Libertine" w:hAnsi="Linux Libertine" w:cs="Linux Libertine"/>
            <w:color w:val="000000"/>
          </w:rPr>
          <w:t>criteria:</w:t>
        </w:r>
      </w:ins>
      <w:ins w:id="372" w:author="fcalado" w:date="2026-03-14T14:54:00Z" w16du:dateUtc="2026-03-14T18:54:00Z">
        <w:r w:rsidR="008D300C" w:rsidRPr="006B5182">
          <w:rPr>
            <w:rFonts w:ascii="Linux Libertine" w:hAnsi="Linux Libertine" w:cs="Linux Libertine"/>
            <w:color w:val="000000"/>
          </w:rPr>
          <w:t xml:space="preserve"> the </w:t>
        </w:r>
      </w:ins>
      <w:ins w:id="373" w:author="fcalado" w:date="2026-03-17T09:42:00Z" w16du:dateUtc="2026-03-17T13:42:00Z">
        <w:r w:rsidR="00DD393E" w:rsidRPr="006B5182">
          <w:rPr>
            <w:rFonts w:ascii="Linux Libertine" w:hAnsi="Linux Libertine" w:cs="Linux Libertine"/>
            <w:color w:val="000000"/>
          </w:rPr>
          <w:t>incorporation</w:t>
        </w:r>
      </w:ins>
      <w:ins w:id="374" w:author="fcalado" w:date="2026-03-14T14:55:00Z" w16du:dateUtc="2026-03-14T18:55:00Z">
        <w:r w:rsidR="008D300C" w:rsidRPr="006B5182">
          <w:rPr>
            <w:rFonts w:ascii="Linux Libertine" w:hAnsi="Linux Libertine" w:cs="Linux Libertine"/>
            <w:color w:val="000000"/>
          </w:rPr>
          <w:t xml:space="preserve"> of </w:t>
        </w:r>
      </w:ins>
      <w:ins w:id="375" w:author="fcalado" w:date="2026-03-17T09:42:00Z" w16du:dateUtc="2026-03-17T13:42:00Z">
        <w:r w:rsidR="00DD393E" w:rsidRPr="006B5182">
          <w:rPr>
            <w:rFonts w:ascii="Linux Libertine" w:hAnsi="Linux Libertine" w:cs="Linux Libertine"/>
            <w:color w:val="000000"/>
          </w:rPr>
          <w:t>trans community input in the data collection, annotation, or evaluation stage</w:t>
        </w:r>
      </w:ins>
      <w:ins w:id="376" w:author="fcalado" w:date="2026-03-14T14:56:00Z" w16du:dateUtc="2026-03-14T18:56:00Z">
        <w:r w:rsidR="008D300C" w:rsidRPr="006B5182">
          <w:rPr>
            <w:rFonts w:ascii="Linux Libertine" w:hAnsi="Linux Libertine" w:cs="Linux Libertine"/>
            <w:color w:val="000000"/>
          </w:rPr>
          <w:t>.</w:t>
        </w:r>
      </w:ins>
      <w:ins w:id="377" w:author="fcalado" w:date="2026-03-14T15:00:00Z" w16du:dateUtc="2026-03-14T19:00:00Z">
        <w:r w:rsidR="00656112" w:rsidRPr="006B5182">
          <w:rPr>
            <w:rFonts w:ascii="Linux Libertine" w:hAnsi="Linux Libertine" w:cs="Linux Libertine"/>
            <w:color w:val="000000"/>
          </w:rPr>
          <w:t xml:space="preserve"> </w:t>
        </w:r>
      </w:ins>
    </w:p>
    <w:p w14:paraId="3FAFE87A" w14:textId="4F588D17" w:rsidR="00656112" w:rsidRPr="006B5182" w:rsidRDefault="00656112" w:rsidP="008579B0">
      <w:pPr>
        <w:pStyle w:val="PostHeadPara"/>
        <w:rPr>
          <w:ins w:id="378" w:author="fcalado" w:date="2026-03-14T15:02:00Z" w16du:dateUtc="2026-03-14T19:02:00Z"/>
          <w:rFonts w:ascii="Linux Libertine" w:hAnsi="Linux Libertine" w:cs="Linux Libertine"/>
          <w:color w:val="000000"/>
        </w:rPr>
      </w:pPr>
      <w:ins w:id="379" w:author="fcalado" w:date="2026-03-14T15:04:00Z" w16du:dateUtc="2026-03-14T19:04:00Z">
        <w:r w:rsidRPr="006B5182">
          <w:rPr>
            <w:rFonts w:ascii="Linux Libertine" w:hAnsi="Linux Libertine" w:cs="Linux Libertine"/>
            <w:color w:val="000000"/>
          </w:rPr>
          <w:tab/>
        </w:r>
      </w:ins>
      <w:ins w:id="380" w:author="fcalado" w:date="2026-03-14T15:05:00Z" w16du:dateUtc="2026-03-14T19:05:00Z">
        <w:r w:rsidRPr="006B5182">
          <w:rPr>
            <w:rFonts w:ascii="Linux Libertine" w:hAnsi="Linux Libertine" w:cs="Linux Libertine"/>
            <w:color w:val="000000"/>
          </w:rPr>
          <w:t>For each of the f</w:t>
        </w:r>
      </w:ins>
      <w:ins w:id="381" w:author="fcalado" w:date="2026-03-15T13:15:00Z" w16du:dateUtc="2026-03-15T17:15:00Z">
        <w:r w:rsidR="00C53EB9" w:rsidRPr="006B5182">
          <w:rPr>
            <w:rFonts w:ascii="Linux Libertine" w:hAnsi="Linux Libertine" w:cs="Linux Libertine"/>
            <w:color w:val="000000"/>
          </w:rPr>
          <w:t xml:space="preserve">rameworks below, </w:t>
        </w:r>
      </w:ins>
      <w:ins w:id="382" w:author="fcalado" w:date="2026-03-17T09:44:00Z" w16du:dateUtc="2026-03-17T13:44:00Z">
        <w:r w:rsidR="00DD393E" w:rsidRPr="006B5182">
          <w:rPr>
            <w:rFonts w:ascii="Linux Libertine" w:hAnsi="Linux Libertine" w:cs="Linux Libertine"/>
            <w:color w:val="000000"/>
          </w:rPr>
          <w:t xml:space="preserve">the </w:t>
        </w:r>
      </w:ins>
      <w:ins w:id="383" w:author="fcalado" w:date="2026-03-14T15:05:00Z" w16du:dateUtc="2026-03-14T19:05:00Z">
        <w:r w:rsidRPr="006B5182">
          <w:rPr>
            <w:rFonts w:ascii="Linux Libertine" w:hAnsi="Linux Libertine" w:cs="Linux Libertine"/>
            <w:color w:val="000000"/>
          </w:rPr>
          <w:t xml:space="preserve">close reading analysis </w:t>
        </w:r>
      </w:ins>
      <w:ins w:id="384" w:author="fcalado" w:date="2026-03-15T13:16:00Z" w16du:dateUtc="2026-03-15T17:16:00Z">
        <w:r w:rsidR="00C53EB9" w:rsidRPr="006B5182">
          <w:rPr>
            <w:rFonts w:ascii="Linux Libertine" w:hAnsi="Linux Libertine" w:cs="Linux Libertine"/>
            <w:color w:val="000000"/>
          </w:rPr>
          <w:t>emphasizes how</w:t>
        </w:r>
      </w:ins>
      <w:ins w:id="385" w:author="fcalado" w:date="2026-03-14T15:06:00Z" w16du:dateUtc="2026-03-14T19:06:00Z">
        <w:r w:rsidRPr="006B5182">
          <w:rPr>
            <w:rFonts w:ascii="Linux Libertine" w:hAnsi="Linux Libertine" w:cs="Linux Libertine"/>
            <w:color w:val="000000"/>
          </w:rPr>
          <w:t xml:space="preserve"> gender is conceptualized and operationalized in </w:t>
        </w:r>
      </w:ins>
      <w:ins w:id="386" w:author="fcalado" w:date="2026-03-15T13:16:00Z" w16du:dateUtc="2026-03-15T17:16:00Z">
        <w:r w:rsidR="00C53EB9" w:rsidRPr="006B5182">
          <w:rPr>
            <w:rFonts w:ascii="Linux Libertine" w:hAnsi="Linux Libertine" w:cs="Linux Libertine"/>
            <w:color w:val="000000"/>
          </w:rPr>
          <w:t xml:space="preserve">its </w:t>
        </w:r>
      </w:ins>
      <w:ins w:id="387" w:author="fcalado" w:date="2026-03-14T15:06:00Z" w16du:dateUtc="2026-03-14T19:06:00Z">
        <w:r w:rsidRPr="006B5182">
          <w:rPr>
            <w:rFonts w:ascii="Linux Libertine" w:hAnsi="Linux Libertine" w:cs="Linux Libertine"/>
            <w:color w:val="000000"/>
          </w:rPr>
          <w:t xml:space="preserve">methodology. </w:t>
        </w:r>
      </w:ins>
      <w:ins w:id="388" w:author="fcalado" w:date="2026-03-17T09:43:00Z" w16du:dateUtc="2026-03-17T13:43:00Z">
        <w:r w:rsidR="00DD393E" w:rsidRPr="006B5182">
          <w:rPr>
            <w:rFonts w:ascii="Linux Libertine" w:hAnsi="Linux Libertine" w:cs="Linux Libertine"/>
            <w:color w:val="000000"/>
          </w:rPr>
          <w:t xml:space="preserve">This emphasis </w:t>
        </w:r>
      </w:ins>
      <w:ins w:id="389" w:author="fcalado" w:date="2026-03-17T09:48:00Z" w16du:dateUtc="2026-03-17T13:48:00Z">
        <w:r w:rsidR="00C4380B" w:rsidRPr="006B5182">
          <w:rPr>
            <w:rFonts w:ascii="Linux Libertine" w:hAnsi="Linux Libertine" w:cs="Linux Libertine"/>
            <w:color w:val="000000"/>
          </w:rPr>
          <w:t xml:space="preserve">distributes </w:t>
        </w:r>
      </w:ins>
      <w:ins w:id="390" w:author="fcalado" w:date="2026-03-17T09:43:00Z" w16du:dateUtc="2026-03-17T13:43:00Z">
        <w:r w:rsidR="00DD393E" w:rsidRPr="006B5182">
          <w:rPr>
            <w:rFonts w:ascii="Linux Libertine" w:hAnsi="Linux Libertine" w:cs="Linux Libertine"/>
            <w:color w:val="000000"/>
          </w:rPr>
          <w:t>equal attention not only to gender</w:t>
        </w:r>
      </w:ins>
      <w:ins w:id="391" w:author="fcalado" w:date="2026-03-17T09:44:00Z" w16du:dateUtc="2026-03-17T13:44:00Z">
        <w:r w:rsidR="00DD393E" w:rsidRPr="006B5182">
          <w:rPr>
            <w:rFonts w:ascii="Linux Libertine" w:hAnsi="Linux Libertine" w:cs="Linux Libertine"/>
            <w:color w:val="000000"/>
          </w:rPr>
          <w:t xml:space="preserve"> identities and expressions but also</w:t>
        </w:r>
      </w:ins>
      <w:ins w:id="392" w:author="fcalado" w:date="2026-03-17T09:43:00Z" w16du:dateUtc="2026-03-17T13:43:00Z">
        <w:r w:rsidR="00DD393E" w:rsidRPr="006B5182">
          <w:rPr>
            <w:rFonts w:ascii="Linux Libertine" w:hAnsi="Linux Libertine" w:cs="Linux Libertine"/>
            <w:color w:val="000000"/>
          </w:rPr>
          <w:t xml:space="preserve"> to language</w:t>
        </w:r>
      </w:ins>
      <w:ins w:id="393" w:author="fcalado" w:date="2026-03-17T09:44:00Z" w16du:dateUtc="2026-03-17T13:44:00Z">
        <w:r w:rsidR="00DD393E" w:rsidRPr="006B5182">
          <w:rPr>
            <w:rFonts w:ascii="Linux Libertine" w:hAnsi="Linux Libertine" w:cs="Linux Libertine"/>
            <w:color w:val="000000"/>
          </w:rPr>
          <w:t xml:space="preserve"> forms</w:t>
        </w:r>
      </w:ins>
      <w:ins w:id="394" w:author="fcalado" w:date="2026-03-17T09:45:00Z" w16du:dateUtc="2026-03-17T13:45:00Z">
        <w:r w:rsidR="00C4380B" w:rsidRPr="006B5182">
          <w:rPr>
            <w:rFonts w:ascii="Linux Libertine" w:hAnsi="Linux Libertine" w:cs="Linux Libertine"/>
            <w:color w:val="000000"/>
          </w:rPr>
          <w:t>, such as tone</w:t>
        </w:r>
      </w:ins>
      <w:ins w:id="395" w:author="fcalado" w:date="2026-03-17T09:46:00Z" w16du:dateUtc="2026-03-17T13:46:00Z">
        <w:r w:rsidR="00C4380B" w:rsidRPr="006B5182">
          <w:rPr>
            <w:rFonts w:ascii="Linux Libertine" w:hAnsi="Linux Libertine" w:cs="Linux Libertine"/>
            <w:color w:val="000000"/>
          </w:rPr>
          <w:t xml:space="preserve"> </w:t>
        </w:r>
      </w:ins>
      <w:ins w:id="396" w:author="fcalado" w:date="2026-03-17T09:45:00Z" w16du:dateUtc="2026-03-17T13:45:00Z">
        <w:r w:rsidR="00C4380B" w:rsidRPr="006B5182">
          <w:rPr>
            <w:rFonts w:ascii="Linux Libertine" w:hAnsi="Linux Libertine" w:cs="Linux Libertine"/>
            <w:color w:val="000000"/>
          </w:rPr>
          <w:t>and rhetorical context</w:t>
        </w:r>
      </w:ins>
      <w:ins w:id="397" w:author="fcalado" w:date="2026-03-17T09:43:00Z" w16du:dateUtc="2026-03-17T13:43:00Z">
        <w:r w:rsidR="00DD393E" w:rsidRPr="006B5182">
          <w:rPr>
            <w:rFonts w:ascii="Linux Libertine" w:hAnsi="Linux Libertine" w:cs="Linux Libertine"/>
            <w:color w:val="000000"/>
          </w:rPr>
          <w:t>. As the paper explains in the conclusion, an analysis of gender</w:t>
        </w:r>
      </w:ins>
      <w:ins w:id="398" w:author="fcalado" w:date="2026-03-17T09:46:00Z" w16du:dateUtc="2026-03-17T13:46:00Z">
        <w:r w:rsidR="00C4380B" w:rsidRPr="006B5182">
          <w:rPr>
            <w:rFonts w:ascii="Linux Libertine" w:hAnsi="Linux Libertine" w:cs="Linux Libertine"/>
            <w:color w:val="000000"/>
          </w:rPr>
          <w:t xml:space="preserve"> </w:t>
        </w:r>
      </w:ins>
      <w:ins w:id="399" w:author="fcalado" w:date="2026-03-17T09:43:00Z" w16du:dateUtc="2026-03-17T13:43:00Z">
        <w:r w:rsidR="00DD393E" w:rsidRPr="006B5182">
          <w:rPr>
            <w:rFonts w:ascii="Linux Libertine" w:hAnsi="Linux Libertine" w:cs="Linux Libertine"/>
            <w:color w:val="000000"/>
          </w:rPr>
          <w:t>in</w:t>
        </w:r>
        <w:r w:rsidR="00DD393E" w:rsidRPr="006B5182">
          <w:rPr>
            <w:rFonts w:ascii="Linux Libertine" w:hAnsi="Linux Libertine" w:cs="Linux Libertine"/>
            <w:i/>
            <w:iCs/>
            <w:color w:val="000000"/>
          </w:rPr>
          <w:t xml:space="preserve"> </w:t>
        </w:r>
        <w:r w:rsidR="00DD393E" w:rsidRPr="006B5182">
          <w:rPr>
            <w:rFonts w:ascii="Linux Libertine" w:hAnsi="Linux Libertine" w:cs="Linux Libertine"/>
            <w:color w:val="000000"/>
          </w:rPr>
          <w:t xml:space="preserve">language </w:t>
        </w:r>
      </w:ins>
      <w:ins w:id="400" w:author="fcalado" w:date="2026-03-17T09:44:00Z" w16du:dateUtc="2026-03-17T13:44:00Z">
        <w:r w:rsidR="00DD393E" w:rsidRPr="006B5182">
          <w:rPr>
            <w:rFonts w:ascii="Linux Libertine" w:hAnsi="Linux Libertine" w:cs="Linux Libertine"/>
            <w:color w:val="000000"/>
          </w:rPr>
          <w:t>needs</w:t>
        </w:r>
      </w:ins>
      <w:ins w:id="401" w:author="fcalado" w:date="2026-03-17T09:43:00Z" w16du:dateUtc="2026-03-17T13:43:00Z">
        <w:r w:rsidR="00DD393E" w:rsidRPr="006B5182">
          <w:rPr>
            <w:rFonts w:ascii="Linux Libertine" w:hAnsi="Linux Libertine" w:cs="Linux Libertine"/>
            <w:color w:val="000000"/>
          </w:rPr>
          <w:t xml:space="preserve"> </w:t>
        </w:r>
      </w:ins>
      <w:ins w:id="402" w:author="fcalado" w:date="2026-03-17T09:45:00Z" w16du:dateUtc="2026-03-17T13:45:00Z">
        <w:r w:rsidR="00DD393E" w:rsidRPr="006B5182">
          <w:rPr>
            <w:rFonts w:ascii="Linux Libertine" w:hAnsi="Linux Libertine" w:cs="Linux Libertine"/>
            <w:color w:val="000000"/>
          </w:rPr>
          <w:t xml:space="preserve">to also consider language </w:t>
        </w:r>
      </w:ins>
      <w:ins w:id="403" w:author="fcalado" w:date="2026-03-17T09:46:00Z" w16du:dateUtc="2026-03-17T13:46:00Z">
        <w:r w:rsidR="00C4380B" w:rsidRPr="006B5182">
          <w:rPr>
            <w:rFonts w:ascii="Linux Libertine" w:hAnsi="Linux Libertine" w:cs="Linux Libertine"/>
            <w:color w:val="000000"/>
          </w:rPr>
          <w:t xml:space="preserve">itself </w:t>
        </w:r>
      </w:ins>
      <w:ins w:id="404" w:author="fcalado" w:date="2026-03-17T09:45:00Z" w16du:dateUtc="2026-03-17T13:45:00Z">
        <w:r w:rsidR="00DD393E" w:rsidRPr="006B5182">
          <w:rPr>
            <w:rFonts w:ascii="Linux Libertine" w:hAnsi="Linux Libertine" w:cs="Linux Libertine"/>
            <w:color w:val="000000"/>
          </w:rPr>
          <w:t>as an expressive form</w:t>
        </w:r>
      </w:ins>
      <w:ins w:id="405" w:author="fcalado" w:date="2026-03-17T09:43:00Z" w16du:dateUtc="2026-03-17T13:43:00Z">
        <w:r w:rsidR="00DD393E" w:rsidRPr="006B5182">
          <w:rPr>
            <w:rFonts w:ascii="Linux Libertine" w:hAnsi="Linux Libertine" w:cs="Linux Libertine"/>
            <w:color w:val="000000"/>
          </w:rPr>
          <w:t xml:space="preserve">. </w:t>
        </w:r>
      </w:ins>
      <w:ins w:id="406" w:author="fcalado" w:date="2026-03-14T15:08:00Z" w16du:dateUtc="2026-03-14T19:08:00Z">
        <w:r w:rsidRPr="006B5182">
          <w:rPr>
            <w:rFonts w:ascii="Linux Libertine" w:hAnsi="Linux Libertine" w:cs="Linux Libertine"/>
            <w:color w:val="000000"/>
          </w:rPr>
          <w:t>This</w:t>
        </w:r>
      </w:ins>
      <w:ins w:id="407" w:author="fcalado" w:date="2026-03-15T13:16:00Z" w16du:dateUtc="2026-03-15T17:16:00Z">
        <w:r w:rsidR="00C53EB9" w:rsidRPr="006B5182">
          <w:rPr>
            <w:rFonts w:ascii="Linux Libertine" w:hAnsi="Linux Libertine" w:cs="Linux Libertine"/>
            <w:color w:val="000000"/>
          </w:rPr>
          <w:t xml:space="preserve"> analysis</w:t>
        </w:r>
      </w:ins>
      <w:ins w:id="408" w:author="fcalado" w:date="2026-03-14T15:08:00Z" w16du:dateUtc="2026-03-14T19:08:00Z">
        <w:r w:rsidRPr="006B5182">
          <w:rPr>
            <w:rFonts w:ascii="Linux Libertine" w:hAnsi="Linux Libertine" w:cs="Linux Libertine"/>
            <w:color w:val="000000"/>
          </w:rPr>
          <w:t xml:space="preserve"> is</w:t>
        </w:r>
      </w:ins>
      <w:ins w:id="409" w:author="fcalado" w:date="2026-03-17T09:44:00Z" w16du:dateUtc="2026-03-17T13:44:00Z">
        <w:r w:rsidR="00DD393E" w:rsidRPr="006B5182">
          <w:rPr>
            <w:rFonts w:ascii="Linux Libertine" w:hAnsi="Linux Libertine" w:cs="Linux Libertine"/>
            <w:color w:val="000000"/>
          </w:rPr>
          <w:t xml:space="preserve"> therefore</w:t>
        </w:r>
      </w:ins>
      <w:ins w:id="410" w:author="fcalado" w:date="2026-03-14T15:08:00Z" w16du:dateUtc="2026-03-14T19:08:00Z">
        <w:r w:rsidRPr="006B5182">
          <w:rPr>
            <w:rFonts w:ascii="Linux Libertine" w:hAnsi="Linux Libertine" w:cs="Linux Libertine"/>
            <w:color w:val="000000"/>
          </w:rPr>
          <w:t xml:space="preserve"> guided by </w:t>
        </w:r>
      </w:ins>
      <w:ins w:id="411" w:author="fcalado" w:date="2026-03-17T09:47:00Z" w16du:dateUtc="2026-03-17T13:47:00Z">
        <w:r w:rsidR="00C4380B" w:rsidRPr="006B5182">
          <w:rPr>
            <w:rFonts w:ascii="Linux Libertine" w:hAnsi="Linux Libertine" w:cs="Linux Libertine"/>
            <w:color w:val="000000"/>
          </w:rPr>
          <w:t>attention to the following</w:t>
        </w:r>
      </w:ins>
      <w:ins w:id="412" w:author="fcalado" w:date="2026-03-14T15:08:00Z" w16du:dateUtc="2026-03-14T19:08:00Z">
        <w:r w:rsidRPr="006B5182">
          <w:rPr>
            <w:rFonts w:ascii="Linux Libertine" w:hAnsi="Linux Libertine" w:cs="Linux Libertine"/>
            <w:color w:val="000000"/>
          </w:rPr>
          <w:t xml:space="preserve">: (1) </w:t>
        </w:r>
      </w:ins>
      <w:ins w:id="413" w:author="fcalado" w:date="2026-03-17T09:46:00Z" w16du:dateUtc="2026-03-17T13:46:00Z">
        <w:r w:rsidR="00C4380B" w:rsidRPr="006B5182">
          <w:rPr>
            <w:rFonts w:ascii="Linux Libertine" w:hAnsi="Linux Libertine" w:cs="Linux Libertine"/>
            <w:color w:val="000000"/>
          </w:rPr>
          <w:t xml:space="preserve">gender as </w:t>
        </w:r>
      </w:ins>
      <w:ins w:id="414" w:author="fcalado" w:date="2026-03-14T15:08:00Z" w16du:dateUtc="2026-03-14T19:08:00Z">
        <w:r w:rsidRPr="006B5182">
          <w:rPr>
            <w:rFonts w:ascii="Linux Libertine" w:hAnsi="Linux Libertine" w:cs="Linux Libertine"/>
            <w:color w:val="000000"/>
          </w:rPr>
          <w:t>presentational</w:t>
        </w:r>
      </w:ins>
      <w:ins w:id="415" w:author="fcalado" w:date="2026-03-17T09:48:00Z" w16du:dateUtc="2026-03-17T13:48:00Z">
        <w:r w:rsidR="00C4380B" w:rsidRPr="006B5182">
          <w:rPr>
            <w:rFonts w:ascii="Linux Libertine" w:hAnsi="Linux Libertine" w:cs="Linux Libertine"/>
            <w:color w:val="000000"/>
          </w:rPr>
          <w:t>, expressive, and/</w:t>
        </w:r>
      </w:ins>
      <w:ins w:id="416" w:author="fcalado" w:date="2026-03-14T15:08:00Z" w16du:dateUtc="2026-03-14T19:08:00Z">
        <w:r w:rsidRPr="006B5182">
          <w:rPr>
            <w:rFonts w:ascii="Linux Libertine" w:hAnsi="Linux Libertine" w:cs="Linux Libertine"/>
            <w:color w:val="000000"/>
          </w:rPr>
          <w:t>or behavioral</w:t>
        </w:r>
      </w:ins>
      <w:ins w:id="417" w:author="fcalado" w:date="2026-03-17T09:43:00Z" w16du:dateUtc="2026-03-17T13:43:00Z">
        <w:r w:rsidR="00DD393E" w:rsidRPr="006B5182">
          <w:rPr>
            <w:rFonts w:ascii="Linux Libertine" w:hAnsi="Linux Libertine" w:cs="Linux Libertine"/>
            <w:color w:val="000000"/>
          </w:rPr>
          <w:t xml:space="preserve">; </w:t>
        </w:r>
      </w:ins>
      <w:ins w:id="418" w:author="fcalado" w:date="2026-03-14T15:09:00Z" w16du:dateUtc="2026-03-14T19:09:00Z">
        <w:r w:rsidRPr="006B5182">
          <w:rPr>
            <w:rFonts w:ascii="Linux Libertine" w:hAnsi="Linux Libertine" w:cs="Linux Libertine"/>
            <w:color w:val="000000"/>
          </w:rPr>
          <w:t xml:space="preserve">(2) </w:t>
        </w:r>
      </w:ins>
      <w:ins w:id="419" w:author="fcalado" w:date="2026-03-17T09:47:00Z" w16du:dateUtc="2026-03-17T13:47:00Z">
        <w:r w:rsidR="00C4380B" w:rsidRPr="006B5182">
          <w:rPr>
            <w:rFonts w:ascii="Linux Libertine" w:hAnsi="Linux Libertine" w:cs="Linux Libertine"/>
            <w:color w:val="000000"/>
          </w:rPr>
          <w:t>elements of</w:t>
        </w:r>
      </w:ins>
      <w:ins w:id="420" w:author="fcalado" w:date="2026-03-17T09:46:00Z" w16du:dateUtc="2026-03-17T13:46:00Z">
        <w:r w:rsidR="00C4380B" w:rsidRPr="006B5182">
          <w:rPr>
            <w:rFonts w:ascii="Linux Libertine" w:hAnsi="Linux Libertine" w:cs="Linux Libertine"/>
            <w:color w:val="000000"/>
          </w:rPr>
          <w:t xml:space="preserve"> </w:t>
        </w:r>
      </w:ins>
      <w:ins w:id="421" w:author="fcalado" w:date="2026-03-14T15:11:00Z" w16du:dateUtc="2026-03-14T19:11:00Z">
        <w:r w:rsidR="00C26476" w:rsidRPr="006B5182">
          <w:rPr>
            <w:rFonts w:ascii="Linux Libertine" w:hAnsi="Linux Libertine" w:cs="Linux Libertine"/>
            <w:color w:val="000000"/>
          </w:rPr>
          <w:t>language</w:t>
        </w:r>
      </w:ins>
      <w:ins w:id="422" w:author="fcalado" w:date="2026-03-17T09:47:00Z" w16du:dateUtc="2026-03-17T13:47:00Z">
        <w:r w:rsidR="00C4380B" w:rsidRPr="006B5182">
          <w:rPr>
            <w:rFonts w:ascii="Linux Libertine" w:hAnsi="Linux Libertine" w:cs="Linux Libertine"/>
            <w:color w:val="000000"/>
          </w:rPr>
          <w:t xml:space="preserve"> like </w:t>
        </w:r>
      </w:ins>
      <w:ins w:id="423" w:author="fcalado" w:date="2026-03-14T15:09:00Z" w16du:dateUtc="2026-03-14T19:09:00Z">
        <w:r w:rsidRPr="006B5182">
          <w:rPr>
            <w:rFonts w:ascii="Linux Libertine" w:hAnsi="Linux Libertine" w:cs="Linux Libertine"/>
            <w:color w:val="000000"/>
          </w:rPr>
          <w:t xml:space="preserve">tone and </w:t>
        </w:r>
      </w:ins>
      <w:ins w:id="424" w:author="fcalado" w:date="2026-03-17T09:46:00Z" w16du:dateUtc="2026-03-17T13:46:00Z">
        <w:r w:rsidR="00C4380B" w:rsidRPr="006B5182">
          <w:rPr>
            <w:rFonts w:ascii="Linux Libertine" w:hAnsi="Linux Libertine" w:cs="Linux Libertine"/>
            <w:color w:val="000000"/>
          </w:rPr>
          <w:t>rhetorical context</w:t>
        </w:r>
      </w:ins>
      <w:ins w:id="425" w:author="fcalado" w:date="2026-03-17T11:56:00Z" w16du:dateUtc="2026-03-17T15:56:00Z">
        <w:r w:rsidR="0013306E">
          <w:rPr>
            <w:rFonts w:ascii="Linux Libertine" w:hAnsi="Linux Libertine" w:cs="Linux Libertine"/>
            <w:color w:val="000000"/>
          </w:rPr>
          <w:t xml:space="preserve"> and their relation to</w:t>
        </w:r>
      </w:ins>
      <w:ins w:id="426" w:author="fcalado" w:date="2026-03-17T09:47:00Z" w16du:dateUtc="2026-03-17T13:47:00Z">
        <w:r w:rsidR="00C4380B" w:rsidRPr="006B5182">
          <w:rPr>
            <w:rFonts w:ascii="Linux Libertine" w:hAnsi="Linux Libertine" w:cs="Linux Libertine"/>
            <w:color w:val="000000"/>
          </w:rPr>
          <w:t xml:space="preserve"> </w:t>
        </w:r>
      </w:ins>
      <w:ins w:id="427" w:author="fcalado" w:date="2026-03-17T09:48:00Z" w16du:dateUtc="2026-03-17T13:48:00Z">
        <w:r w:rsidR="00C4380B" w:rsidRPr="006B5182">
          <w:rPr>
            <w:rFonts w:ascii="Linux Libertine" w:hAnsi="Linux Libertine" w:cs="Linux Libertine"/>
            <w:color w:val="000000"/>
          </w:rPr>
          <w:t>gender</w:t>
        </w:r>
      </w:ins>
      <w:ins w:id="428" w:author="fcalado" w:date="2026-03-17T09:47:00Z" w16du:dateUtc="2026-03-17T13:47:00Z">
        <w:r w:rsidR="00C4380B" w:rsidRPr="006B5182">
          <w:rPr>
            <w:rFonts w:ascii="Linux Libertine" w:hAnsi="Linux Libertine" w:cs="Linux Libertine"/>
            <w:color w:val="000000"/>
          </w:rPr>
          <w:t>.</w:t>
        </w:r>
      </w:ins>
      <w:ins w:id="429" w:author="fcalado" w:date="2026-03-14T15:11:00Z" w16du:dateUtc="2026-03-14T19:11:00Z">
        <w:r w:rsidR="00C26476" w:rsidRPr="006B5182">
          <w:rPr>
            <w:rFonts w:ascii="Linux Libertine" w:hAnsi="Linux Libertine" w:cs="Linux Libertine"/>
            <w:color w:val="000000"/>
          </w:rPr>
          <w:t xml:space="preserve"> </w:t>
        </w:r>
      </w:ins>
    </w:p>
    <w:p w14:paraId="34A4B295" w14:textId="77777777" w:rsidR="0041155A" w:rsidRPr="006B5182" w:rsidRDefault="003509F5" w:rsidP="008579B0">
      <w:pPr>
        <w:pStyle w:val="Head2"/>
        <w:tabs>
          <w:tab w:val="clear" w:pos="360"/>
        </w:tabs>
        <w:rPr>
          <w:rFonts w:ascii="Linux Libertine" w:hAnsi="Linux Libertine" w:cs="Linux Libertine"/>
        </w:rPr>
      </w:pPr>
      <w:r w:rsidRPr="006B5182">
        <w:rPr>
          <w:rFonts w:ascii="Linux Libertine" w:hAnsi="Linux Libertine" w:cs="Linux Libertine"/>
        </w:rPr>
        <w:t>Framework #1: TIDEs</w:t>
      </w:r>
    </w:p>
    <w:p w14:paraId="68AA3014" w14:textId="13F9ACC8" w:rsidR="00691C87" w:rsidRPr="006B5182" w:rsidRDefault="003509F5"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The first </w:t>
      </w:r>
      <w:r w:rsidR="00CA08F8" w:rsidRPr="006B5182">
        <w:rPr>
          <w:rFonts w:ascii="Linux Libertine" w:hAnsi="Linux Libertine" w:cs="Linux Libertine"/>
          <w:color w:val="000000"/>
        </w:rPr>
        <w:t>b</w:t>
      </w:r>
      <w:r w:rsidRPr="006B5182">
        <w:rPr>
          <w:rFonts w:ascii="Linux Libertine" w:hAnsi="Linux Libertine" w:cs="Linux Libertine"/>
          <w:color w:val="000000"/>
        </w:rPr>
        <w:t xml:space="preserve">ias detection </w:t>
      </w:r>
      <w:r w:rsidR="00553A65" w:rsidRPr="006B5182">
        <w:rPr>
          <w:rFonts w:ascii="Linux Libertine" w:hAnsi="Linux Libertine" w:cs="Linux Libertine"/>
          <w:color w:val="000000"/>
        </w:rPr>
        <w:t>framework</w:t>
      </w:r>
      <w:r w:rsidRPr="006B5182">
        <w:rPr>
          <w:rFonts w:ascii="Linux Libertine" w:hAnsi="Linux Libertine" w:cs="Linux Libertine"/>
          <w:color w:val="000000"/>
        </w:rPr>
        <w:t xml:space="preserve"> is called </w:t>
      </w:r>
      <w:r w:rsidRPr="006B5182">
        <w:rPr>
          <w:rFonts w:ascii="Linux Libertine" w:hAnsi="Linux Libertine" w:cs="Linux Libertine"/>
          <w:b/>
          <w:bCs/>
          <w:color w:val="000000"/>
        </w:rPr>
        <w:t>Transphobia Identification in Digital Environments</w:t>
      </w:r>
      <w:r w:rsidRPr="006B5182">
        <w:rPr>
          <w:rFonts w:ascii="Linux Libertine" w:hAnsi="Linux Libertine" w:cs="Linux Libertine"/>
          <w:color w:val="000000"/>
        </w:rPr>
        <w:t>, or TIDEs</w:t>
      </w:r>
      <w:r w:rsidR="002B2B8E" w:rsidRPr="006B5182">
        <w:rPr>
          <w:rFonts w:ascii="Linux Libertine" w:hAnsi="Linux Libertine" w:cs="Linux Libertine"/>
          <w:color w:val="000000"/>
        </w:rPr>
        <w:t>, developed by Lameiro et al.</w:t>
      </w:r>
      <w:r w:rsidRPr="006B5182">
        <w:rPr>
          <w:rFonts w:ascii="Linux Libertine" w:hAnsi="Linux Libertine" w:cs="Linux Libertine"/>
          <w:color w:val="000000"/>
        </w:rPr>
        <w:t xml:space="preserve"> </w:t>
      </w:r>
      <w:r w:rsidR="00023998" w:rsidRPr="006B5182">
        <w:rPr>
          <w:rFonts w:ascii="Linux Libertine" w:hAnsi="Linux Libertine" w:cs="Linux Libertine"/>
          <w:color w:val="000000"/>
        </w:rPr>
        <w:t>[</w:t>
      </w:r>
      <w:r w:rsidR="0013306E">
        <w:rPr>
          <w:rFonts w:ascii="Linux Libertine" w:hAnsi="Linux Libertine" w:cs="Linux Libertine"/>
          <w:color w:val="000000"/>
        </w:rPr>
        <w:t>31</w:t>
      </w:r>
      <w:r w:rsidR="00023998"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TIDEs comprises a dataset and a language model that detects trans bias in language. Building from the framework of a “trans technology,” a “technology that addresses the unique needs and challenges faced by trans people and communities” </w:t>
      </w:r>
      <w:r w:rsidR="00023998" w:rsidRPr="006B5182">
        <w:rPr>
          <w:rFonts w:ascii="Linux Libertine" w:hAnsi="Linux Libertine" w:cs="Linux Libertine"/>
          <w:color w:val="000000"/>
        </w:rPr>
        <w:t>[</w:t>
      </w:r>
      <w:r w:rsidR="0013306E">
        <w:rPr>
          <w:rFonts w:ascii="Linux Libertine" w:hAnsi="Linux Libertine" w:cs="Linux Libertine"/>
          <w:color w:val="000000"/>
        </w:rPr>
        <w:t>24</w:t>
      </w:r>
      <w:r w:rsidR="00023998" w:rsidRPr="006B5182">
        <w:rPr>
          <w:rFonts w:ascii="Linux Libertine" w:hAnsi="Linux Libertine" w:cs="Linux Libertine"/>
          <w:color w:val="000000"/>
        </w:rPr>
        <w:t>]</w:t>
      </w:r>
      <w:r w:rsidRPr="006B5182">
        <w:rPr>
          <w:rFonts w:ascii="Linux Libertine" w:hAnsi="Linux Libertine" w:cs="Linux Libertine"/>
          <w:color w:val="000000"/>
        </w:rPr>
        <w:t xml:space="preserve">, this project centers trans expertise in the detection and mitigation of transphobic language. </w:t>
      </w:r>
      <w:r w:rsidR="002F1569" w:rsidRPr="006B5182">
        <w:rPr>
          <w:rFonts w:ascii="Linux Libertine" w:hAnsi="Linux Libertine" w:cs="Linux Libertine"/>
          <w:color w:val="000000"/>
        </w:rPr>
        <w:t>This project</w:t>
      </w:r>
      <w:r w:rsidR="00621D9C" w:rsidRPr="006B5182">
        <w:rPr>
          <w:rFonts w:ascii="Linux Libertine" w:hAnsi="Linux Libertine" w:cs="Linux Libertine"/>
          <w:color w:val="000000"/>
        </w:rPr>
        <w:t xml:space="preserve"> </w:t>
      </w:r>
      <w:r w:rsidR="002F1569" w:rsidRPr="006B5182">
        <w:rPr>
          <w:rFonts w:ascii="Linux Libertine" w:hAnsi="Linux Libertine" w:cs="Linux Libertine"/>
          <w:color w:val="000000"/>
        </w:rPr>
        <w:t>incorporates</w:t>
      </w:r>
      <w:r w:rsidR="00621D9C" w:rsidRPr="006B5182">
        <w:rPr>
          <w:rFonts w:ascii="Linux Libertine" w:hAnsi="Linux Libertine" w:cs="Linux Libertine"/>
          <w:color w:val="000000"/>
        </w:rPr>
        <w:t xml:space="preserve"> trans </w:t>
      </w:r>
      <w:ins w:id="430" w:author="fcalado" w:date="2026-03-17T10:26:00Z" w16du:dateUtc="2026-03-17T14:26:00Z">
        <w:r w:rsidR="00F13E3F" w:rsidRPr="006B5182">
          <w:rPr>
            <w:rFonts w:ascii="Linux Libertine" w:hAnsi="Linux Libertine" w:cs="Linux Libertine"/>
            <w:color w:val="000000"/>
          </w:rPr>
          <w:t xml:space="preserve">community members </w:t>
        </w:r>
      </w:ins>
      <w:r w:rsidR="00621D9C" w:rsidRPr="006B5182">
        <w:rPr>
          <w:rFonts w:ascii="Linux Libertine" w:hAnsi="Linux Libertine" w:cs="Linux Libertine"/>
          <w:color w:val="000000"/>
        </w:rPr>
        <w:t>in</w:t>
      </w:r>
      <w:r w:rsidR="002F1569" w:rsidRPr="006B5182">
        <w:rPr>
          <w:rFonts w:ascii="Linux Libertine" w:hAnsi="Linux Libertine" w:cs="Linux Libertine"/>
          <w:color w:val="000000"/>
        </w:rPr>
        <w:t>to</w:t>
      </w:r>
      <w:r w:rsidR="00621D9C" w:rsidRPr="006B5182">
        <w:rPr>
          <w:rFonts w:ascii="Linux Libertine" w:hAnsi="Linux Libertine" w:cs="Linux Libertine"/>
          <w:color w:val="000000"/>
        </w:rPr>
        <w:t xml:space="preserve"> the data labelling work, </w:t>
      </w:r>
      <w:r w:rsidR="002F1569" w:rsidRPr="006B5182">
        <w:rPr>
          <w:rFonts w:ascii="Linux Libertine" w:hAnsi="Linux Libertine" w:cs="Linux Libertine"/>
          <w:color w:val="000000"/>
        </w:rPr>
        <w:t>as part of</w:t>
      </w:r>
      <w:r w:rsidR="00621D9C" w:rsidRPr="006B5182">
        <w:rPr>
          <w:rFonts w:ascii="Linux Libertine" w:hAnsi="Linux Libertine" w:cs="Linux Libertine"/>
          <w:color w:val="000000"/>
        </w:rPr>
        <w:t xml:space="preserve"> what the researchers call “care-centered data practices”, in which trans data labelers were chosen due to their “personal experience with encountering and detecting online transphobia” </w:t>
      </w:r>
      <w:r w:rsidR="00023998" w:rsidRPr="006B5182">
        <w:rPr>
          <w:rFonts w:ascii="Linux Libertine" w:hAnsi="Linux Libertine" w:cs="Linux Libertine"/>
          <w:color w:val="000000"/>
        </w:rPr>
        <w:t>[</w:t>
      </w:r>
      <w:r w:rsidR="0013306E">
        <w:rPr>
          <w:rFonts w:ascii="Linux Libertine" w:hAnsi="Linux Libertine" w:cs="Linux Libertine"/>
          <w:color w:val="000000"/>
        </w:rPr>
        <w:t>31</w:t>
      </w:r>
      <w:r w:rsidR="00023998" w:rsidRPr="006B5182">
        <w:rPr>
          <w:rFonts w:ascii="Linux Libertine" w:hAnsi="Linux Libertine" w:cs="Linux Libertine"/>
          <w:color w:val="000000"/>
        </w:rPr>
        <w:t>].</w:t>
      </w:r>
    </w:p>
    <w:p w14:paraId="2DF5B001" w14:textId="54B36CB3" w:rsidR="00691C87" w:rsidRPr="006B5182" w:rsidRDefault="00621D9C"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The researchers aimed to create</w:t>
      </w:r>
      <w:r w:rsidR="003509F5" w:rsidRPr="006B5182">
        <w:rPr>
          <w:rFonts w:ascii="Linux Libertine" w:hAnsi="Linux Libertine" w:cs="Linux Libertine"/>
          <w:color w:val="000000"/>
        </w:rPr>
        <w:t xml:space="preserve"> a dataset representing varied forms of transphobia, in particular</w:t>
      </w:r>
      <w:r w:rsidR="00553A65" w:rsidRPr="006B5182">
        <w:rPr>
          <w:rFonts w:ascii="Linux Libertine" w:hAnsi="Linux Libertine" w:cs="Linux Libertine"/>
          <w:color w:val="000000"/>
        </w:rPr>
        <w:t>,</w:t>
      </w:r>
      <w:r w:rsidR="003509F5" w:rsidRPr="006B5182">
        <w:rPr>
          <w:rFonts w:ascii="Linux Libertine" w:hAnsi="Linux Libertine" w:cs="Linux Libertine"/>
          <w:color w:val="000000"/>
        </w:rPr>
        <w:t xml:space="preserve"> forms that are relatively more difficult to detect, like “TERFism”, i.e., “trans exclusionary radical feminism”. TERF perspectives are difficult to detect because they identify as feminist despite negating the rights of trans women and girls. </w:t>
      </w:r>
      <w:ins w:id="431" w:author="fcalado" w:date="2026-03-17T10:27:00Z" w16du:dateUtc="2026-03-17T14:27:00Z">
        <w:r w:rsidR="00F13E3F" w:rsidRPr="006B5182">
          <w:rPr>
            <w:rFonts w:ascii="Linux Libertine" w:hAnsi="Linux Libertine" w:cs="Linux Libertine"/>
            <w:color w:val="000000"/>
          </w:rPr>
          <w:t xml:space="preserve">For labelling the data, </w:t>
        </w:r>
      </w:ins>
      <w:ins w:id="432" w:author="fcalado" w:date="2026-03-17T10:28:00Z" w16du:dateUtc="2026-03-17T14:28:00Z">
        <w:r w:rsidR="00F13E3F" w:rsidRPr="006B5182">
          <w:rPr>
            <w:rFonts w:ascii="Linux Libertine" w:hAnsi="Linux Libertine" w:cs="Linux Libertine"/>
            <w:color w:val="000000"/>
          </w:rPr>
          <w:t xml:space="preserve">which is gathered from posts on Tumblr, Truth Social, YouTube, and Reddit, </w:t>
        </w:r>
      </w:ins>
      <w:ins w:id="433" w:author="fcalado" w:date="2026-03-17T10:27:00Z" w16du:dateUtc="2026-03-17T14:27:00Z">
        <w:r w:rsidR="00F13E3F" w:rsidRPr="006B5182">
          <w:rPr>
            <w:rFonts w:ascii="Linux Libertine" w:hAnsi="Linux Libertine" w:cs="Linux Libertine"/>
            <w:color w:val="000000"/>
          </w:rPr>
          <w:t xml:space="preserve">the researchers use </w:t>
        </w:r>
      </w:ins>
      <w:ins w:id="434" w:author="fcalado" w:date="2026-03-17T10:28:00Z" w16du:dateUtc="2026-03-17T14:28:00Z">
        <w:r w:rsidR="00F13E3F" w:rsidRPr="006B5182">
          <w:rPr>
            <w:rFonts w:ascii="Linux Libertine" w:hAnsi="Linux Libertine" w:cs="Linux Libertine"/>
            <w:color w:val="000000"/>
          </w:rPr>
          <w:t>two labels,</w:t>
        </w:r>
      </w:ins>
      <w:r w:rsidR="002F1569" w:rsidRPr="006B5182">
        <w:rPr>
          <w:rFonts w:ascii="Linux Libertine" w:hAnsi="Linux Libertine" w:cs="Linux Libertine"/>
          <w:color w:val="000000"/>
        </w:rPr>
        <w:t xml:space="preserve"> “transphobic” and “not transphobic”</w:t>
      </w:r>
      <w:ins w:id="435" w:author="fcalado" w:date="2026-03-17T10:28:00Z" w16du:dateUtc="2026-03-17T14:28:00Z">
        <w:r w:rsidR="00F13E3F" w:rsidRPr="006B5182">
          <w:rPr>
            <w:rFonts w:ascii="Linux Libertine" w:hAnsi="Linux Libertine" w:cs="Linux Libertine"/>
            <w:color w:val="000000"/>
          </w:rPr>
          <w:t xml:space="preserve">. </w:t>
        </w:r>
      </w:ins>
      <w:r w:rsidR="00490939" w:rsidRPr="006B5182">
        <w:rPr>
          <w:rFonts w:ascii="Linux Libertine" w:hAnsi="Linux Libertine" w:cs="Linux Libertine"/>
          <w:color w:val="000000"/>
        </w:rPr>
        <w:t xml:space="preserve">The data labeling takes into account not only the content of the sample, but also its tone and perspective. </w:t>
      </w:r>
      <w:r w:rsidR="003509F5" w:rsidRPr="006B5182">
        <w:rPr>
          <w:rFonts w:ascii="Linux Libertine" w:hAnsi="Linux Libertine" w:cs="Linux Libertine"/>
          <w:color w:val="000000"/>
        </w:rPr>
        <w:t xml:space="preserve">For example, the </w:t>
      </w:r>
      <w:r w:rsidR="00490939" w:rsidRPr="006B5182">
        <w:rPr>
          <w:rFonts w:ascii="Linux Libertine" w:hAnsi="Linux Libertine" w:cs="Linux Libertine"/>
          <w:color w:val="000000"/>
        </w:rPr>
        <w:t>following sample</w:t>
      </w:r>
      <w:r w:rsidR="003509F5" w:rsidRPr="006B5182">
        <w:rPr>
          <w:rFonts w:ascii="Linux Libertine" w:hAnsi="Linux Libertine" w:cs="Linux Libertine"/>
          <w:color w:val="000000"/>
        </w:rPr>
        <w:t xml:space="preserve">, “Transgender females are actually biological males. They should not be allowed to compete in womens’ sports. Period!” is labelled as </w:t>
      </w:r>
      <w:r w:rsidR="002F1569" w:rsidRPr="006B5182">
        <w:rPr>
          <w:rFonts w:ascii="Linux Libertine" w:hAnsi="Linux Libertine" w:cs="Linux Libertine"/>
          <w:color w:val="000000"/>
        </w:rPr>
        <w:t>“</w:t>
      </w:r>
      <w:r w:rsidR="003509F5" w:rsidRPr="006B5182">
        <w:rPr>
          <w:rFonts w:ascii="Linux Libertine" w:hAnsi="Linux Libertine" w:cs="Linux Libertine"/>
          <w:color w:val="000000"/>
        </w:rPr>
        <w:t>transphobic</w:t>
      </w:r>
      <w:r w:rsidR="002F1569" w:rsidRPr="006B5182">
        <w:rPr>
          <w:rFonts w:ascii="Linux Libertine" w:hAnsi="Linux Libertine" w:cs="Linux Libertine"/>
          <w:color w:val="000000"/>
        </w:rPr>
        <w:t>”</w:t>
      </w:r>
      <w:r w:rsidR="003509F5" w:rsidRPr="006B5182">
        <w:rPr>
          <w:rFonts w:ascii="Linux Libertine" w:hAnsi="Linux Libertine" w:cs="Linux Libertine"/>
          <w:color w:val="000000"/>
        </w:rPr>
        <w:t xml:space="preserve">, while </w:t>
      </w:r>
      <w:r w:rsidR="00490939" w:rsidRPr="006B5182">
        <w:rPr>
          <w:rFonts w:ascii="Linux Libertine" w:hAnsi="Linux Libertine" w:cs="Linux Libertine"/>
          <w:color w:val="000000"/>
        </w:rPr>
        <w:t xml:space="preserve">another one on </w:t>
      </w:r>
      <w:r w:rsidR="002F1569" w:rsidRPr="006B5182">
        <w:rPr>
          <w:rFonts w:ascii="Linux Libertine" w:hAnsi="Linux Libertine" w:cs="Linux Libertine"/>
          <w:color w:val="000000"/>
        </w:rPr>
        <w:t xml:space="preserve">a similar </w:t>
      </w:r>
      <w:r w:rsidR="00490939" w:rsidRPr="006B5182">
        <w:rPr>
          <w:rFonts w:ascii="Linux Libertine" w:hAnsi="Linux Libertine" w:cs="Linux Libertine"/>
          <w:color w:val="000000"/>
        </w:rPr>
        <w:t>topic</w:t>
      </w:r>
      <w:r w:rsidR="003509F5" w:rsidRPr="006B5182">
        <w:rPr>
          <w:rFonts w:ascii="Linux Libertine" w:hAnsi="Linux Libertine" w:cs="Linux Libertine"/>
          <w:color w:val="000000"/>
        </w:rPr>
        <w:t xml:space="preserve">, “Transgender Swimmer Lia Thomas Booted From Olympics After Losing Legal Case”, is labelled as </w:t>
      </w:r>
      <w:r w:rsidR="002F1569" w:rsidRPr="006B5182">
        <w:rPr>
          <w:rFonts w:ascii="Linux Libertine" w:hAnsi="Linux Libertine" w:cs="Linux Libertine"/>
          <w:color w:val="000000"/>
        </w:rPr>
        <w:t>“</w:t>
      </w:r>
      <w:r w:rsidR="003509F5" w:rsidRPr="006B5182">
        <w:rPr>
          <w:rFonts w:ascii="Linux Libertine" w:hAnsi="Linux Libertine" w:cs="Linux Libertine"/>
          <w:color w:val="000000"/>
        </w:rPr>
        <w:t>not transphobic</w:t>
      </w:r>
      <w:r w:rsidR="002F1569" w:rsidRPr="006B5182">
        <w:rPr>
          <w:rFonts w:ascii="Linux Libertine" w:hAnsi="Linux Libertine" w:cs="Linux Libertine"/>
          <w:color w:val="000000"/>
        </w:rPr>
        <w:t>”</w:t>
      </w:r>
      <w:r w:rsidR="003509F5" w:rsidRPr="006B5182">
        <w:rPr>
          <w:rFonts w:ascii="Linux Libertine" w:hAnsi="Linux Libertine" w:cs="Linux Libertine"/>
          <w:color w:val="000000"/>
        </w:rPr>
        <w:t>.</w:t>
      </w:r>
    </w:p>
    <w:p w14:paraId="7C28E23F" w14:textId="7AD0F099" w:rsidR="00691C87" w:rsidRPr="006B5182" w:rsidRDefault="00691C87"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The careful data labelling work was aided by a detailed coding schema, which distinguishes between various kinds of transphobia, such as “misgendering”, “medical”, and “dogwhistles”</w:t>
      </w:r>
      <w:r w:rsidR="002F1569" w:rsidRPr="006B5182">
        <w:rPr>
          <w:rFonts w:ascii="Linux Libertine" w:hAnsi="Linux Libertine" w:cs="Linux Libertine"/>
          <w:color w:val="000000"/>
        </w:rPr>
        <w:t>, among others</w:t>
      </w:r>
      <w:r w:rsidRPr="006B5182">
        <w:rPr>
          <w:rFonts w:ascii="Linux Libertine" w:hAnsi="Linux Libertine" w:cs="Linux Libertine"/>
          <w:color w:val="000000"/>
        </w:rPr>
        <w:t xml:space="preserve"> </w:t>
      </w:r>
      <w:r w:rsidR="00023998" w:rsidRPr="006B5182">
        <w:rPr>
          <w:rFonts w:ascii="Linux Libertine" w:hAnsi="Linux Libertine" w:cs="Linux Libertine"/>
          <w:color w:val="000000"/>
        </w:rPr>
        <w:t>[</w:t>
      </w:r>
      <w:r w:rsidR="0013306E">
        <w:rPr>
          <w:rFonts w:ascii="Linux Libertine" w:hAnsi="Linux Libertine" w:cs="Linux Libertine"/>
          <w:color w:val="000000"/>
        </w:rPr>
        <w:t>31</w:t>
      </w:r>
      <w:r w:rsidR="00023998" w:rsidRPr="006B5182">
        <w:rPr>
          <w:rFonts w:ascii="Linux Libertine" w:hAnsi="Linux Libertine" w:cs="Linux Libertine"/>
          <w:color w:val="000000"/>
        </w:rPr>
        <w:t>].</w:t>
      </w:r>
      <w:r w:rsidRPr="006B5182">
        <w:rPr>
          <w:rFonts w:ascii="Linux Libertine" w:hAnsi="Linux Libertine" w:cs="Linux Libertine"/>
          <w:color w:val="000000"/>
        </w:rPr>
        <w:t xml:space="preserve"> This approach demonstrates that detecting transphobia requires attention not only to </w:t>
      </w:r>
      <w:r w:rsidR="002F1569" w:rsidRPr="006B5182">
        <w:rPr>
          <w:rFonts w:ascii="Linux Libertine" w:hAnsi="Linux Libertine" w:cs="Linux Libertine"/>
          <w:color w:val="000000"/>
        </w:rPr>
        <w:t>the content of</w:t>
      </w:r>
      <w:r w:rsidRPr="006B5182">
        <w:rPr>
          <w:rFonts w:ascii="Linux Libertine" w:hAnsi="Linux Libertine" w:cs="Linux Libertine"/>
          <w:color w:val="000000"/>
        </w:rPr>
        <w:t xml:space="preserve"> </w:t>
      </w:r>
      <w:r w:rsidR="002F1569" w:rsidRPr="006B5182">
        <w:rPr>
          <w:rFonts w:ascii="Linux Libertine" w:hAnsi="Linux Libertine" w:cs="Linux Libertine"/>
          <w:color w:val="000000"/>
        </w:rPr>
        <w:t>the samples</w:t>
      </w:r>
      <w:r w:rsidRPr="006B5182">
        <w:rPr>
          <w:rFonts w:ascii="Linux Libertine" w:hAnsi="Linux Libertine" w:cs="Linux Libertine"/>
          <w:color w:val="000000"/>
        </w:rPr>
        <w:t xml:space="preserve"> but also to cultural and rhetorical cues</w:t>
      </w:r>
      <w:r w:rsidR="002F1569" w:rsidRPr="006B5182">
        <w:rPr>
          <w:rFonts w:ascii="Linux Libertine" w:hAnsi="Linux Libertine" w:cs="Linux Libertine"/>
          <w:color w:val="000000"/>
        </w:rPr>
        <w:t xml:space="preserve"> contained in language</w:t>
      </w:r>
      <w:r w:rsidRPr="006B5182">
        <w:rPr>
          <w:rFonts w:ascii="Linux Libertine" w:hAnsi="Linux Libertine" w:cs="Linux Libertine"/>
          <w:color w:val="000000"/>
        </w:rPr>
        <w:t xml:space="preserve">. By centering trans expertise through care-centered data practices, the project addresses limitations </w:t>
      </w:r>
      <w:r w:rsidR="002F1569" w:rsidRPr="006B5182">
        <w:rPr>
          <w:rFonts w:ascii="Linux Libertine" w:hAnsi="Linux Libertine" w:cs="Linux Libertine"/>
          <w:color w:val="000000"/>
        </w:rPr>
        <w:t xml:space="preserve">that </w:t>
      </w:r>
      <w:r w:rsidRPr="006B5182">
        <w:rPr>
          <w:rFonts w:ascii="Linux Libertine" w:hAnsi="Linux Libertine" w:cs="Linux Libertine"/>
          <w:color w:val="000000"/>
        </w:rPr>
        <w:t>other content moderation systems may otherwise miss.</w:t>
      </w:r>
    </w:p>
    <w:p w14:paraId="0029DDA9" w14:textId="136D6D1D" w:rsidR="003509F5" w:rsidRPr="006B5182" w:rsidRDefault="00C541B1"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A</w:t>
      </w:r>
      <w:r w:rsidR="002F1569" w:rsidRPr="006B5182">
        <w:rPr>
          <w:rFonts w:ascii="Linux Libertine" w:hAnsi="Linux Libertine" w:cs="Linux Libertine"/>
          <w:color w:val="000000"/>
        </w:rPr>
        <w:t xml:space="preserve">s the TIDEs researchers explain, </w:t>
      </w:r>
      <w:r w:rsidR="00490939" w:rsidRPr="006B5182">
        <w:rPr>
          <w:rFonts w:ascii="Linux Libertine" w:hAnsi="Linux Libertine" w:cs="Linux Libertine"/>
          <w:color w:val="000000"/>
        </w:rPr>
        <w:t>d</w:t>
      </w:r>
      <w:r w:rsidR="003509F5" w:rsidRPr="006B5182">
        <w:rPr>
          <w:rFonts w:ascii="Linux Libertine" w:hAnsi="Linux Libertine" w:cs="Linux Libertine"/>
          <w:color w:val="000000"/>
        </w:rPr>
        <w:t>eciding whether a sample is transphobic</w:t>
      </w:r>
      <w:r w:rsidR="002F1569"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is not a straightforward process. Like other kinds of social bias, transphobia may only be legible through </w:t>
      </w:r>
      <w:r w:rsidR="00490939" w:rsidRPr="006B5182">
        <w:rPr>
          <w:rFonts w:ascii="Linux Libertine" w:hAnsi="Linux Libertine" w:cs="Linux Libertine"/>
          <w:color w:val="000000"/>
        </w:rPr>
        <w:t>tones</w:t>
      </w:r>
      <w:r w:rsidR="003509F5" w:rsidRPr="006B5182">
        <w:rPr>
          <w:rFonts w:ascii="Linux Libertine" w:hAnsi="Linux Libertine" w:cs="Linux Libertine"/>
          <w:color w:val="000000"/>
        </w:rPr>
        <w:t xml:space="preserve"> of irony and other rhetorical contexts that can be difficult to detect. For example, the following text is labelled as “not transphobic”, despite representing a transphobic point of view on the surface:</w:t>
      </w:r>
    </w:p>
    <w:p w14:paraId="6129587C" w14:textId="77777777" w:rsidR="003509F5" w:rsidRPr="006B5182" w:rsidRDefault="003509F5" w:rsidP="008579B0">
      <w:pPr>
        <w:pStyle w:val="PostHeadPara"/>
        <w:ind w:firstLine="720"/>
        <w:rPr>
          <w:rFonts w:ascii="Linux Libertine" w:hAnsi="Linux Libertine" w:cs="Linux Libertine"/>
          <w:color w:val="000000"/>
        </w:rPr>
      </w:pPr>
    </w:p>
    <w:p w14:paraId="0A3480D1" w14:textId="77777777" w:rsidR="003509F5" w:rsidRPr="006B5182" w:rsidRDefault="003509F5" w:rsidP="008579B0">
      <w:pPr>
        <w:pStyle w:val="PostHeadPara"/>
        <w:ind w:left="720" w:firstLine="720"/>
        <w:rPr>
          <w:rFonts w:ascii="Linux Libertine" w:hAnsi="Linux Libertine" w:cs="Linux Libertine"/>
          <w:color w:val="000000"/>
        </w:rPr>
      </w:pPr>
      <w:r w:rsidRPr="006B5182">
        <w:rPr>
          <w:rFonts w:ascii="Linux Libertine" w:hAnsi="Linux Libertine" w:cs="Linux Libertine"/>
          <w:color w:val="000000"/>
        </w:rPr>
        <w:t>Hey guys, I just wanted to get your opinion on this:</w:t>
      </w:r>
    </w:p>
    <w:p w14:paraId="1B3E85C7" w14:textId="77777777" w:rsidR="003509F5" w:rsidRPr="006B5182" w:rsidRDefault="003509F5" w:rsidP="008579B0">
      <w:pPr>
        <w:pStyle w:val="PostHeadPara"/>
        <w:ind w:left="1440"/>
        <w:rPr>
          <w:rFonts w:ascii="Linux Libertine" w:hAnsi="Linux Libertine" w:cs="Linux Libertine"/>
          <w:color w:val="000000"/>
        </w:rPr>
      </w:pPr>
    </w:p>
    <w:p w14:paraId="489EF171"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lastRenderedPageBreak/>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14A16734" w14:textId="77777777" w:rsidR="003509F5" w:rsidRPr="006B5182" w:rsidRDefault="003509F5" w:rsidP="008579B0">
      <w:pPr>
        <w:pStyle w:val="PostHeadPara"/>
        <w:ind w:left="1440"/>
        <w:rPr>
          <w:rFonts w:ascii="Linux Libertine" w:hAnsi="Linux Libertine" w:cs="Linux Libertine"/>
          <w:color w:val="000000"/>
        </w:rPr>
      </w:pPr>
    </w:p>
    <w:p w14:paraId="0F00DFA1"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w:t>
      </w:r>
      <w:r w:rsidR="00490939" w:rsidRPr="006B5182">
        <w:rPr>
          <w:rFonts w:ascii="Linux Libertine" w:hAnsi="Linux Libertine" w:cs="Linux Libertine"/>
          <w:color w:val="000000"/>
        </w:rPr>
        <w:t xml:space="preserve"> </w:t>
      </w:r>
      <w:r w:rsidRPr="006B5182">
        <w:rPr>
          <w:rFonts w:ascii="Linux Libertine" w:hAnsi="Linux Libertine" w:cs="Linux Libertine"/>
          <w:color w:val="000000"/>
        </w:rPr>
        <w:t>but here is the thing: people look at me like I’m crazy for asking! What the hell is up with that? I even had one girl tell me I was a totally creep!</w:t>
      </w:r>
    </w:p>
    <w:p w14:paraId="2F8FDDA2" w14:textId="77777777" w:rsidR="003509F5" w:rsidRPr="006B5182" w:rsidRDefault="003509F5" w:rsidP="008579B0">
      <w:pPr>
        <w:pStyle w:val="PostHeadPara"/>
        <w:ind w:left="1440"/>
        <w:rPr>
          <w:rFonts w:ascii="Linux Libertine" w:hAnsi="Linux Libertine" w:cs="Linux Libertine"/>
          <w:color w:val="000000"/>
        </w:rPr>
      </w:pPr>
    </w:p>
    <w:p w14:paraId="3D3667E5"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Does this stuff happen to you?</w:t>
      </w:r>
    </w:p>
    <w:p w14:paraId="6B3C8013" w14:textId="77777777" w:rsidR="003509F5" w:rsidRPr="006B5182" w:rsidRDefault="003509F5" w:rsidP="008579B0">
      <w:pPr>
        <w:pStyle w:val="PostHeadPara"/>
        <w:ind w:left="1440"/>
        <w:rPr>
          <w:rFonts w:ascii="Linux Libertine" w:hAnsi="Linux Libertine" w:cs="Linux Libertine"/>
          <w:color w:val="000000"/>
        </w:rPr>
      </w:pPr>
    </w:p>
    <w:p w14:paraId="0B0A4879"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/ok transjerkers I’m done for a little while, fuck it’s nice to vent</w:t>
      </w:r>
    </w:p>
    <w:p w14:paraId="248B0F45" w14:textId="77777777" w:rsidR="00CA08F8" w:rsidRPr="006B5182" w:rsidRDefault="00CA08F8" w:rsidP="008579B0">
      <w:pPr>
        <w:pStyle w:val="PostHeadPara"/>
        <w:ind w:left="1440"/>
        <w:rPr>
          <w:rFonts w:ascii="Linux Libertine" w:hAnsi="Linux Libertine" w:cs="Linux Libertine"/>
          <w:color w:val="000000"/>
        </w:rPr>
      </w:pPr>
    </w:p>
    <w:p w14:paraId="46857AAF" w14:textId="3A17111A" w:rsidR="00691C87" w:rsidRPr="006B5182" w:rsidRDefault="003509F5"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“transjerkers”, an in-group moniker for a trans-dominated subreddit that emphasizes parody, also offers a clue to those who are already familiar with this online community. Therefore, the only hints that this text is </w:t>
      </w:r>
      <w:r w:rsidRPr="006B5182">
        <w:rPr>
          <w:rFonts w:ascii="Linux Libertine" w:hAnsi="Linux Libertine" w:cs="Linux Libertine"/>
          <w:i/>
          <w:iCs/>
          <w:color w:val="000000"/>
        </w:rPr>
        <w:t>not</w:t>
      </w:r>
      <w:r w:rsidRPr="006B5182">
        <w:rPr>
          <w:rFonts w:ascii="Linux Libertine" w:hAnsi="Linux Libertine" w:cs="Linux Libertine"/>
          <w:color w:val="000000"/>
        </w:rPr>
        <w:t xml:space="preserve"> transphobic </w:t>
      </w:r>
      <w:r w:rsidR="002F1569" w:rsidRPr="006B5182">
        <w:rPr>
          <w:rFonts w:ascii="Linux Libertine" w:hAnsi="Linux Libertine" w:cs="Linux Libertine"/>
          <w:color w:val="000000"/>
        </w:rPr>
        <w:t>may be missed</w:t>
      </w:r>
      <w:r w:rsidRPr="006B5182">
        <w:rPr>
          <w:rFonts w:ascii="Linux Libertine" w:hAnsi="Linux Libertine" w:cs="Linux Libertine"/>
          <w:color w:val="000000"/>
        </w:rPr>
        <w:t xml:space="preserve"> by those who lack the in-group cultural knowledge and language cues.</w:t>
      </w:r>
    </w:p>
    <w:p w14:paraId="6A57EE00" w14:textId="795E942F"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Contrast this example with one that also uses a </w:t>
      </w:r>
      <w:r w:rsidR="00B3456D" w:rsidRPr="006B5182">
        <w:rPr>
          <w:rFonts w:ascii="Linux Libertine" w:hAnsi="Linux Libertine" w:cs="Linux Libertine"/>
          <w:color w:val="000000"/>
        </w:rPr>
        <w:t xml:space="preserve">supplicating and </w:t>
      </w:r>
      <w:r w:rsidRPr="006B5182">
        <w:rPr>
          <w:rFonts w:ascii="Linux Libertine" w:hAnsi="Linux Libertine" w:cs="Linux Libertine"/>
          <w:color w:val="000000"/>
        </w:rPr>
        <w:t>sincere tone, but with the purpose of making a serious request. This post, which is also drawn from reddit, asks for advice on gender presentation:</w:t>
      </w:r>
    </w:p>
    <w:p w14:paraId="4A527707" w14:textId="77777777" w:rsidR="003509F5" w:rsidRPr="006B5182" w:rsidRDefault="003509F5" w:rsidP="008579B0">
      <w:pPr>
        <w:pStyle w:val="PostHeadPara"/>
        <w:ind w:firstLine="720"/>
        <w:rPr>
          <w:rFonts w:ascii="Linux Libertine" w:hAnsi="Linux Libertine" w:cs="Linux Libertine"/>
          <w:color w:val="000000"/>
        </w:rPr>
      </w:pPr>
    </w:p>
    <w:p w14:paraId="58AD1924"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 xml:space="preserve">Hey! I’m going through some gender experimentation, so I’d like to tap into masculinity for </w:t>
      </w:r>
      <w:sdt>
        <w:sdtPr>
          <w:rPr>
            <w:rFonts w:ascii="Linux Libertine" w:hAnsi="Linux Libertine" w:cs="Linux Libertine"/>
          </w:rPr>
          <w:tag w:val="goog_rdk_20"/>
          <w:id w:val="-38513176"/>
        </w:sdtPr>
        <w:sdtContent/>
      </w:sdt>
      <w:r w:rsidRPr="006B5182">
        <w:rPr>
          <w:rFonts w:ascii="Linux Libertine" w:hAnsi="Linux Libertine" w:cs="Linux Libertine"/>
          <w:color w:val="000000"/>
        </w:rPr>
        <w:t>awhile(usually [sic] I identify as just pure androgynous, but I struggle with pulling that off). So, to begin with, I’ll try to master visual/behavioral androgyny first. I have long hair but don’t want to cut it(a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03AA4C81" w14:textId="77777777" w:rsidR="003509F5" w:rsidRPr="006B5182" w:rsidRDefault="003509F5" w:rsidP="008579B0">
      <w:pPr>
        <w:pStyle w:val="PostHeadPara"/>
        <w:ind w:left="1440"/>
        <w:rPr>
          <w:rFonts w:ascii="Linux Libertine" w:hAnsi="Linux Libertine" w:cs="Linux Libertine"/>
          <w:color w:val="000000"/>
        </w:rPr>
      </w:pPr>
    </w:p>
    <w:p w14:paraId="325666C4" w14:textId="78D1D58C" w:rsidR="00B42FB7" w:rsidRPr="006B5182" w:rsidRDefault="00B3456D"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Both this sample and the previous one are labeled as “not transphobic”. And like the </w:t>
      </w:r>
      <w:r w:rsidR="003509F5" w:rsidRPr="006B5182">
        <w:rPr>
          <w:rFonts w:ascii="Linux Libertine" w:hAnsi="Linux Libertine" w:cs="Linux Libertine"/>
          <w:color w:val="000000"/>
        </w:rPr>
        <w:t xml:space="preserve">previous </w:t>
      </w:r>
      <w:r w:rsidRPr="006B5182">
        <w:rPr>
          <w:rFonts w:ascii="Linux Libertine" w:hAnsi="Linux Libertine" w:cs="Linux Libertine"/>
          <w:color w:val="000000"/>
        </w:rPr>
        <w:t xml:space="preserve">sample, the writer here uses a supplicating tone to ask for advice. </w:t>
      </w:r>
      <w:r w:rsidR="00B42FB7" w:rsidRPr="006B5182">
        <w:rPr>
          <w:rFonts w:ascii="Linux Libertine" w:hAnsi="Linux Libertine" w:cs="Linux Libertine"/>
          <w:color w:val="000000"/>
        </w:rPr>
        <w:t>The tone</w:t>
      </w:r>
      <w:r w:rsidR="00490939" w:rsidRPr="006B5182">
        <w:rPr>
          <w:rFonts w:ascii="Linux Libertine" w:hAnsi="Linux Libertine" w:cs="Linux Libertine"/>
          <w:color w:val="000000"/>
        </w:rPr>
        <w:t xml:space="preserve"> by itself</w:t>
      </w:r>
      <w:r w:rsidR="00B42FB7" w:rsidRPr="006B5182">
        <w:rPr>
          <w:rFonts w:ascii="Linux Libertine" w:hAnsi="Linux Libertine" w:cs="Linux Libertine"/>
          <w:color w:val="000000"/>
        </w:rPr>
        <w:t>, therefore,</w:t>
      </w:r>
      <w:r w:rsidR="00490939" w:rsidRPr="006B5182">
        <w:rPr>
          <w:rFonts w:ascii="Linux Libertine" w:hAnsi="Linux Libertine" w:cs="Linux Libertine"/>
          <w:color w:val="000000"/>
        </w:rPr>
        <w:t xml:space="preserve"> does </w:t>
      </w:r>
      <w:r w:rsidR="003509F5" w:rsidRPr="006B5182">
        <w:rPr>
          <w:rFonts w:ascii="Linux Libertine" w:hAnsi="Linux Libertine" w:cs="Linux Libertine"/>
          <w:color w:val="000000"/>
        </w:rPr>
        <w:t xml:space="preserve">not influence </w:t>
      </w:r>
      <w:r w:rsidR="00B42FB7" w:rsidRPr="006B5182">
        <w:rPr>
          <w:rFonts w:ascii="Linux Libertine" w:hAnsi="Linux Libertine" w:cs="Linux Libertine"/>
          <w:color w:val="000000"/>
        </w:rPr>
        <w:t xml:space="preserve">the label of “not </w:t>
      </w:r>
      <w:r w:rsidR="003509F5" w:rsidRPr="006B5182">
        <w:rPr>
          <w:rFonts w:ascii="Linux Libertine" w:hAnsi="Linux Libertine" w:cs="Linux Libertine"/>
          <w:color w:val="000000"/>
        </w:rPr>
        <w:t>transphobic</w:t>
      </w:r>
      <w:r w:rsidR="00B42FB7" w:rsidRPr="006B5182">
        <w:rPr>
          <w:rFonts w:ascii="Linux Libertine" w:hAnsi="Linux Libertine" w:cs="Linux Libertine"/>
          <w:color w:val="000000"/>
        </w:rPr>
        <w:t>”</w:t>
      </w:r>
      <w:r w:rsidR="002F1569" w:rsidRPr="006B5182">
        <w:rPr>
          <w:rFonts w:ascii="Linux Libertine" w:hAnsi="Linux Libertine" w:cs="Linux Libertine"/>
          <w:color w:val="000000"/>
        </w:rPr>
        <w:t xml:space="preserve"> in this case</w:t>
      </w:r>
      <w:r w:rsidR="003509F5" w:rsidRPr="006B5182">
        <w:rPr>
          <w:rFonts w:ascii="Linux Libertine" w:hAnsi="Linux Libertine" w:cs="Linux Libertine"/>
          <w:color w:val="000000"/>
        </w:rPr>
        <w:t xml:space="preserve">. Rather, the difference has to do with the rhetorical context. </w:t>
      </w:r>
      <w:r w:rsidRPr="006B5182">
        <w:rPr>
          <w:rFonts w:ascii="Linux Libertine" w:hAnsi="Linux Libertine" w:cs="Linux Libertine"/>
          <w:color w:val="000000"/>
        </w:rPr>
        <w:t xml:space="preserve">While the previous sample is written as parody, this one likely represents a serious request. </w:t>
      </w:r>
      <w:r w:rsidR="00490939" w:rsidRPr="006B5182">
        <w:rPr>
          <w:rFonts w:ascii="Linux Libertine" w:hAnsi="Linux Libertine" w:cs="Linux Libertine"/>
          <w:color w:val="000000"/>
        </w:rPr>
        <w:t xml:space="preserve">The necessity of data labelers with insider knowledge thus becomes paramount. </w:t>
      </w:r>
    </w:p>
    <w:p w14:paraId="72DB2BBB" w14:textId="68F384B2" w:rsidR="00B42FB7" w:rsidRPr="006B5182" w:rsidRDefault="00B42FB7"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Both of these samples also show how language related to physical aspects of </w:t>
      </w:r>
      <w:r w:rsidR="00B3456D" w:rsidRPr="006B5182">
        <w:rPr>
          <w:rFonts w:ascii="Linux Libertine" w:hAnsi="Linux Libertine" w:cs="Linux Libertine"/>
          <w:color w:val="000000"/>
        </w:rPr>
        <w:t xml:space="preserve">gender </w:t>
      </w:r>
      <w:r w:rsidRPr="006B5182">
        <w:rPr>
          <w:rFonts w:ascii="Linux Libertine" w:hAnsi="Linux Libertine" w:cs="Linux Libertine"/>
          <w:color w:val="000000"/>
        </w:rPr>
        <w:t xml:space="preserve">presentation is prone to </w:t>
      </w:r>
      <w:r w:rsidR="00B3456D" w:rsidRPr="006B5182">
        <w:rPr>
          <w:rFonts w:ascii="Linux Libertine" w:hAnsi="Linux Libertine" w:cs="Linux Libertine"/>
          <w:color w:val="000000"/>
        </w:rPr>
        <w:t xml:space="preserve">being read as </w:t>
      </w:r>
      <w:r w:rsidRPr="006B5182">
        <w:rPr>
          <w:rFonts w:ascii="Linux Libertine" w:hAnsi="Linux Libertine" w:cs="Linux Libertine"/>
          <w:color w:val="000000"/>
        </w:rPr>
        <w:t xml:space="preserve">discrimination. Despite their different valences, one </w:t>
      </w:r>
      <w:r w:rsidR="002F1569" w:rsidRPr="006B5182">
        <w:rPr>
          <w:rFonts w:ascii="Linux Libertine" w:hAnsi="Linux Libertine" w:cs="Linux Libertine"/>
          <w:color w:val="000000"/>
        </w:rPr>
        <w:t xml:space="preserve">ironic </w:t>
      </w:r>
      <w:r w:rsidRPr="006B5182">
        <w:rPr>
          <w:rFonts w:ascii="Linux Libertine" w:hAnsi="Linux Libertine" w:cs="Linux Libertine"/>
          <w:color w:val="000000"/>
        </w:rPr>
        <w:t xml:space="preserve">and the other </w:t>
      </w:r>
      <w:r w:rsidR="002F1569" w:rsidRPr="006B5182">
        <w:rPr>
          <w:rFonts w:ascii="Linux Libertine" w:hAnsi="Linux Libertine" w:cs="Linux Libertine"/>
          <w:color w:val="000000"/>
        </w:rPr>
        <w:t>genuine</w:t>
      </w:r>
      <w:r w:rsidRPr="006B5182">
        <w:rPr>
          <w:rFonts w:ascii="Linux Libertine" w:hAnsi="Linux Libertine" w:cs="Linux Libertine"/>
          <w:color w:val="000000"/>
        </w:rPr>
        <w:t xml:space="preserve">, both samples associate gender with physical presentation: in the first, there is a reference to genitalia, and in the second, references to gendered hair and dress. The ironic tone of the first sample suggests that reducing gender to biological markers </w:t>
      </w:r>
      <w:r w:rsidR="002F1569" w:rsidRPr="006B5182">
        <w:rPr>
          <w:rFonts w:ascii="Linux Libertine" w:hAnsi="Linux Libertine" w:cs="Linux Libertine"/>
          <w:color w:val="000000"/>
        </w:rPr>
        <w:t>would be</w:t>
      </w:r>
      <w:r w:rsidRPr="006B5182">
        <w:rPr>
          <w:rFonts w:ascii="Linux Libertine" w:hAnsi="Linux Libertine" w:cs="Linux Libertine"/>
          <w:color w:val="000000"/>
        </w:rPr>
        <w:t xml:space="preserve"> discriminatory, while the second sample suggests that gender expression, and the desire to attain a certain kind of expression, is not discriminatory. </w:t>
      </w:r>
    </w:p>
    <w:p w14:paraId="3297A5ED" w14:textId="6A7B9D7D" w:rsidR="00691C87" w:rsidRPr="006B5182" w:rsidRDefault="002F1569"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lastRenderedPageBreak/>
        <w:t>A</w:t>
      </w:r>
      <w:r w:rsidR="003509F5" w:rsidRPr="006B5182">
        <w:rPr>
          <w:rFonts w:ascii="Linux Libertine" w:hAnsi="Linux Libertine" w:cs="Linux Libertine"/>
          <w:color w:val="000000"/>
        </w:rPr>
        <w:t xml:space="preserve">lthough the data labelling for this project sorts examples into a binary schema, into the categories of “transphobic” or “not transphobic”, it is done in a way that attends to nuanced manifestations of transphobia. </w:t>
      </w:r>
      <w:r w:rsidRPr="006B5182">
        <w:rPr>
          <w:rFonts w:ascii="Linux Libertine" w:hAnsi="Linux Libertine" w:cs="Linux Libertine"/>
          <w:color w:val="000000"/>
        </w:rPr>
        <w:t>Trained on enough of these carefully labeled examples, the resulting model would likely pick up on some of these subtle rhetorical cues.</w:t>
      </w:r>
    </w:p>
    <w:p w14:paraId="10D31507" w14:textId="0685CB53" w:rsidR="0041155A" w:rsidRPr="006B5182" w:rsidRDefault="003509F5" w:rsidP="008579B0">
      <w:pPr>
        <w:pStyle w:val="Head2"/>
        <w:tabs>
          <w:tab w:val="clear" w:pos="360"/>
        </w:tabs>
        <w:rPr>
          <w:rFonts w:ascii="Linux Libertine" w:hAnsi="Linux Libertine" w:cs="Linux Libertine"/>
        </w:rPr>
      </w:pPr>
      <w:r w:rsidRPr="006B5182">
        <w:rPr>
          <w:rFonts w:ascii="Linux Libertine" w:hAnsi="Linux Libertine" w:cs="Linux Libertine"/>
        </w:rPr>
        <w:t xml:space="preserve">Framework #2: </w:t>
      </w:r>
      <w:ins w:id="436" w:author="fcalado" w:date="2026-03-14T10:11:00Z" w16du:dateUtc="2026-03-14T14:11:00Z">
        <w:r w:rsidR="0073398C" w:rsidRPr="006B5182">
          <w:rPr>
            <w:rFonts w:ascii="Linux Libertine" w:hAnsi="Linux Libertine" w:cs="Linux Libertine"/>
          </w:rPr>
          <w:t>EQUITBL</w:t>
        </w:r>
      </w:ins>
    </w:p>
    <w:p w14:paraId="0CDA59D4" w14:textId="3A28CA3C" w:rsidR="003509F5" w:rsidRPr="006B5182" w:rsidRDefault="0073398C" w:rsidP="008579B0">
      <w:pPr>
        <w:pStyle w:val="PostHeadPara"/>
        <w:rPr>
          <w:rFonts w:ascii="Linux Libertine" w:hAnsi="Linux Libertine" w:cs="Linux Libertine"/>
          <w:color w:val="000000"/>
        </w:rPr>
      </w:pPr>
      <w:ins w:id="437" w:author="fcalado" w:date="2026-03-14T10:11:00Z" w16du:dateUtc="2026-03-14T14:11:00Z">
        <w:r w:rsidRPr="006B5182">
          <w:rPr>
            <w:rFonts w:ascii="Linux Libertine" w:hAnsi="Linux Libertine" w:cs="Linux Libertine"/>
            <w:color w:val="000000"/>
          </w:rPr>
          <w:t>EQUITBL</w:t>
        </w:r>
      </w:ins>
      <w:r w:rsidR="003509F5" w:rsidRPr="006B5182">
        <w:rPr>
          <w:rFonts w:ascii="Linux Libertine" w:hAnsi="Linux Libertine" w:cs="Linux Libertine"/>
          <w:color w:val="000000"/>
        </w:rPr>
        <w:t xml:space="preserve">, the </w:t>
      </w:r>
      <w:r w:rsidR="003509F5" w:rsidRPr="006B5182">
        <w:rPr>
          <w:rFonts w:ascii="Linux Libertine" w:hAnsi="Linux Libertine" w:cs="Linux Libertine"/>
          <w:b/>
          <w:bCs/>
          <w:color w:val="000000"/>
        </w:rPr>
        <w:t>Explore, Query, &amp; Understand Implicit Textual Bias in Language data</w:t>
      </w:r>
      <w:r w:rsidR="003509F5" w:rsidRPr="006B5182">
        <w:rPr>
          <w:rFonts w:ascii="Linux Libertine" w:hAnsi="Linux Libertine" w:cs="Linux Libertine"/>
          <w:color w:val="000000"/>
        </w:rPr>
        <w:t xml:space="preserve"> project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003509F5" w:rsidRPr="006B5182">
        <w:rPr>
          <w:rFonts w:ascii="Linux Libertine" w:hAnsi="Linux Libertine" w:cs="Linux Libertine"/>
          <w:color w:val="000000"/>
        </w:rPr>
        <w:t xml:space="preserve"> uses a mixed-methods approach to analyze social bias in language, which deliberately addresses bias toward trans identities. This project combines text generation, topic modelling, and close reading methodologies to examine “stereotypes, hegemonic norms, [and] erasure of identity” across identity groups </w:t>
      </w:r>
      <w:r w:rsidR="00D6313D" w:rsidRPr="006B5182">
        <w:rPr>
          <w:rFonts w:ascii="Linux Libertine" w:hAnsi="Linux Libertine" w:cs="Linux Libertine"/>
          <w:color w:val="000000"/>
        </w:rPr>
        <w:t>[1</w:t>
      </w:r>
      <w:r w:rsidR="00386DA1" w:rsidRPr="006B5182">
        <w:rPr>
          <w:rFonts w:ascii="Linux Libertine" w:hAnsi="Linux Libertine" w:cs="Linux Libertine"/>
          <w:color w:val="000000"/>
        </w:rPr>
        <w:t>4</w:t>
      </w:r>
      <w:r w:rsidR="00D6313D" w:rsidRPr="006B5182">
        <w:rPr>
          <w:rFonts w:ascii="Linux Libertine" w:hAnsi="Linux Libertine" w:cs="Linux Libertine"/>
          <w:color w:val="000000"/>
        </w:rPr>
        <w:t>].</w:t>
      </w:r>
    </w:p>
    <w:p w14:paraId="483EB54C" w14:textId="75B41B8A"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Unlike TIDEs, which is a binary classification method, this method emphasizes a qualitative approach. Built from a practice that the researchers developed in a previous paper, which proposes a “combination of quantitative and qualitative methods, where the quantitative part produces a view of the data of a size suitable for qualitative analysis”</w:t>
      </w:r>
      <w:r w:rsidR="00D6313D" w:rsidRPr="006B5182">
        <w:rPr>
          <w:rFonts w:ascii="Linux Libertine" w:hAnsi="Linux Libertine" w:cs="Linux Libertine"/>
          <w:color w:val="000000"/>
        </w:rPr>
        <w:t xml:space="preserve"> [</w:t>
      </w:r>
      <w:r w:rsidR="0013306E">
        <w:rPr>
          <w:rFonts w:ascii="Linux Libertine" w:hAnsi="Linux Libertine" w:cs="Linux Libertine"/>
          <w:color w:val="000000"/>
        </w:rPr>
        <w:t>14</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w:t>
      </w:r>
      <w:ins w:id="438" w:author="fcalado" w:date="2026-03-14T10:11:00Z" w16du:dateUtc="2026-03-14T14:11:00Z">
        <w:r w:rsidR="0073398C" w:rsidRPr="006B5182">
          <w:rPr>
            <w:rFonts w:ascii="Linux Libertine" w:hAnsi="Linux Libertine" w:cs="Linux Libertine"/>
            <w:color w:val="000000"/>
          </w:rPr>
          <w:t>EQUITBL</w:t>
        </w:r>
      </w:ins>
      <w:r w:rsidRPr="006B5182">
        <w:rPr>
          <w:rFonts w:ascii="Linux Libertine" w:hAnsi="Linux Libertine" w:cs="Linux Libertine"/>
          <w:color w:val="000000"/>
        </w:rPr>
        <w:t xml:space="preserve">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organize</w:t>
      </w:r>
      <w:ins w:id="439" w:author="fcalado" w:date="2026-03-16T12:04:00Z" w16du:dateUtc="2026-03-16T16:04:00Z">
        <w:r w:rsidR="00706961" w:rsidRPr="006B5182">
          <w:rPr>
            <w:rFonts w:ascii="Linux Libertine" w:hAnsi="Linux Libertine" w:cs="Linux Libertine"/>
            <w:color w:val="000000"/>
          </w:rPr>
          <w:t>s</w:t>
        </w:r>
      </w:ins>
      <w:r w:rsidRPr="006B5182">
        <w:rPr>
          <w:rFonts w:ascii="Linux Libertine" w:hAnsi="Linux Libertine" w:cs="Linux Libertine"/>
          <w:color w:val="000000"/>
        </w:rPr>
        <w:t xml:space="preserve"> them into topics. Finally, the researchers extract </w:t>
      </w:r>
      <w:r w:rsidR="00B3456D" w:rsidRPr="006B5182">
        <w:rPr>
          <w:rFonts w:ascii="Linux Libertine" w:hAnsi="Linux Libertine" w:cs="Linux Libertine"/>
          <w:color w:val="000000"/>
        </w:rPr>
        <w:t>a sample of</w:t>
      </w:r>
      <w:r w:rsidRPr="006B5182">
        <w:rPr>
          <w:rFonts w:ascii="Linux Libertine" w:hAnsi="Linux Libertine" w:cs="Linux Libertine"/>
          <w:color w:val="000000"/>
        </w:rPr>
        <w:t xml:space="preserve"> </w:t>
      </w:r>
      <w:sdt>
        <w:sdtPr>
          <w:rPr>
            <w:rFonts w:ascii="Linux Libertine" w:hAnsi="Linux Libertine" w:cs="Linux Libertine"/>
          </w:rPr>
          <w:tag w:val="goog_rdk_21"/>
          <w:id w:val="-2080835273"/>
        </w:sdtPr>
        <w:sdtContent/>
      </w:sdt>
      <w:r w:rsidRPr="006B5182">
        <w:rPr>
          <w:rFonts w:ascii="Linux Libertine" w:hAnsi="Linux Libertine" w:cs="Linux Libertine"/>
          <w:color w:val="000000"/>
        </w:rPr>
        <w:t>narratives for each topic and</w:t>
      </w:r>
      <w:ins w:id="440" w:author="fcalado" w:date="2026-03-16T12:05:00Z" w16du:dateUtc="2026-03-16T16:05:00Z">
        <w:r w:rsidR="00706961" w:rsidRPr="006B5182">
          <w:rPr>
            <w:rFonts w:ascii="Linux Libertine" w:hAnsi="Linux Libertine" w:cs="Linux Libertine"/>
            <w:color w:val="000000"/>
          </w:rPr>
          <w:t xml:space="preserve"> perform</w:t>
        </w:r>
      </w:ins>
      <w:r w:rsidRPr="006B5182">
        <w:rPr>
          <w:rFonts w:ascii="Linux Libertine" w:hAnsi="Linux Libertine" w:cs="Linux Libertine"/>
          <w:color w:val="000000"/>
        </w:rPr>
        <w:t xml:space="preserve"> close reading analysis, which is the main focus of the experiment.</w:t>
      </w:r>
    </w:p>
    <w:p w14:paraId="28BDF53C" w14:textId="17A127C9"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The templates cycle through different racial and gender identities, religions, and predicates to create a </w:t>
      </w:r>
      <w:ins w:id="441" w:author="fcalado" w:date="2026-03-16T12:05:00Z" w16du:dateUtc="2026-03-16T16:05:00Z">
        <w:r w:rsidR="00706961" w:rsidRPr="006B5182">
          <w:rPr>
            <w:rFonts w:ascii="Linux Libertine" w:hAnsi="Linux Libertine" w:cs="Linux Libertine"/>
            <w:color w:val="000000"/>
          </w:rPr>
          <w:t xml:space="preserve">diverse </w:t>
        </w:r>
      </w:ins>
      <w:r w:rsidRPr="006B5182">
        <w:rPr>
          <w:rFonts w:ascii="Linux Libertine" w:hAnsi="Linux Libertine" w:cs="Linux Libertine"/>
          <w:color w:val="000000"/>
        </w:rPr>
        <w:t xml:space="preserve">set of prompts. Possible </w:t>
      </w:r>
      <w:ins w:id="442" w:author="fcalado" w:date="2026-03-16T12:07:00Z" w16du:dateUtc="2026-03-16T16:07:00Z">
        <w:r w:rsidR="00706961" w:rsidRPr="006B5182">
          <w:rPr>
            <w:rFonts w:ascii="Linux Libertine" w:hAnsi="Linux Libertine" w:cs="Linux Libertine"/>
            <w:color w:val="000000"/>
          </w:rPr>
          <w:t>variations</w:t>
        </w:r>
      </w:ins>
      <w:ins w:id="443" w:author="fcalado" w:date="2026-03-16T12:06:00Z" w16du:dateUtc="2026-03-16T16:06:00Z">
        <w:r w:rsidR="00706961" w:rsidRPr="006B5182">
          <w:rPr>
            <w:rFonts w:ascii="Linux Libertine" w:hAnsi="Linux Libertine" w:cs="Linux Libertine"/>
            <w:color w:val="000000"/>
          </w:rPr>
          <w:t xml:space="preserve"> include</w:t>
        </w:r>
      </w:ins>
      <w:r w:rsidRPr="006B5182">
        <w:rPr>
          <w:rFonts w:ascii="Linux Libertine" w:hAnsi="Linux Libertine" w:cs="Linux Libertine"/>
          <w:color w:val="000000"/>
        </w:rPr>
        <w:t xml:space="preserve">, “a Black Christian at the doctor’s office,” “a trans Muslim with a special skill,” “a white nonbinary person with tears running down their face.” The </w:t>
      </w:r>
      <w:r w:rsidR="002F1569" w:rsidRPr="006B5182">
        <w:rPr>
          <w:rFonts w:ascii="Linux Libertine" w:hAnsi="Linux Libertine" w:cs="Linux Libertine"/>
          <w:color w:val="000000"/>
        </w:rPr>
        <w:t>prompts thus</w:t>
      </w:r>
      <w:r w:rsidRPr="006B5182">
        <w:rPr>
          <w:rFonts w:ascii="Linux Libertine" w:hAnsi="Linux Libertine" w:cs="Linux Libertine"/>
          <w:color w:val="000000"/>
        </w:rPr>
        <w:t xml:space="preserve"> </w:t>
      </w:r>
      <w:ins w:id="444" w:author="fcalado" w:date="2026-03-16T12:06:00Z" w16du:dateUtc="2026-03-16T16:06:00Z">
        <w:r w:rsidR="00706961" w:rsidRPr="006B5182">
          <w:rPr>
            <w:rFonts w:ascii="Linux Libertine" w:hAnsi="Linux Libertine" w:cs="Linux Libertine"/>
            <w:color w:val="000000"/>
          </w:rPr>
          <w:t>describe</w:t>
        </w:r>
      </w:ins>
      <w:r w:rsidRPr="006B5182">
        <w:rPr>
          <w:rFonts w:ascii="Linux Libertine" w:hAnsi="Linux Libertine" w:cs="Linux Libertine"/>
          <w:color w:val="000000"/>
        </w:rPr>
        <w:t xml:space="preserve"> </w:t>
      </w:r>
      <w:ins w:id="445" w:author="fcalado" w:date="2026-03-16T12:06:00Z" w16du:dateUtc="2026-03-16T16:06:00Z">
        <w:r w:rsidR="00706961" w:rsidRPr="006B5182">
          <w:rPr>
            <w:rFonts w:ascii="Linux Libertine" w:hAnsi="Linux Libertine" w:cs="Linux Libertine"/>
            <w:color w:val="000000"/>
          </w:rPr>
          <w:t xml:space="preserve">subjects </w:t>
        </w:r>
      </w:ins>
      <w:r w:rsidRPr="006B5182">
        <w:rPr>
          <w:rFonts w:ascii="Linux Libertine" w:hAnsi="Linux Libertine" w:cs="Linux Libertine"/>
          <w:color w:val="000000"/>
        </w:rPr>
        <w:t xml:space="preserve">spanning various </w:t>
      </w:r>
      <w:ins w:id="446" w:author="fcalado" w:date="2026-03-16T12:06:00Z" w16du:dateUtc="2026-03-16T16:06:00Z">
        <w:r w:rsidR="00706961" w:rsidRPr="006B5182">
          <w:rPr>
            <w:rFonts w:ascii="Linux Libertine" w:hAnsi="Linux Libertine" w:cs="Linux Libertine"/>
            <w:color w:val="000000"/>
          </w:rPr>
          <w:t>ide</w:t>
        </w:r>
      </w:ins>
      <w:ins w:id="447" w:author="fcalado" w:date="2026-03-16T12:07:00Z" w16du:dateUtc="2026-03-16T16:07:00Z">
        <w:r w:rsidR="00706961" w:rsidRPr="006B5182">
          <w:rPr>
            <w:rFonts w:ascii="Linux Libertine" w:hAnsi="Linux Libertine" w:cs="Linux Libertine"/>
            <w:color w:val="000000"/>
          </w:rPr>
          <w:t>ntities</w:t>
        </w:r>
      </w:ins>
      <w:r w:rsidRPr="006B5182">
        <w:rPr>
          <w:rFonts w:ascii="Linux Libertine" w:hAnsi="Linux Libertine" w:cs="Linux Libertine"/>
          <w:color w:val="000000"/>
        </w:rPr>
        <w:t>, represented in both positive, negative, and neutral contexts.</w:t>
      </w:r>
    </w:p>
    <w:p w14:paraId="1A75C35C" w14:textId="09995183"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This metric consists of a series of questions that the researcher uses to guide close reading, including “How are people and bodies described?” and “Which stereotypes are used?”, as well as questions that interrogate gender’s relation to specific themes.</w:t>
      </w:r>
    </w:p>
    <w:p w14:paraId="32D45B9E" w14:textId="24FE4A9C"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t>
      </w:r>
      <w:r w:rsidR="00311899" w:rsidRPr="006B5182">
        <w:rPr>
          <w:rFonts w:ascii="Linux Libertine" w:hAnsi="Linux Libertine" w:cs="Linux Libertine"/>
          <w:color w:val="000000"/>
        </w:rPr>
        <w:t xml:space="preserve">which </w:t>
      </w:r>
      <w:r w:rsidRPr="006B5182">
        <w:rPr>
          <w:rFonts w:ascii="Linux Libertine" w:hAnsi="Linux Libertine" w:cs="Linux Libertine"/>
          <w:color w:val="000000"/>
        </w:rPr>
        <w:t>tend to end on a positive, “uplifting” note</w:t>
      </w:r>
      <w:r w:rsidR="004E52DF" w:rsidRPr="006B5182">
        <w:rPr>
          <w:rFonts w:ascii="Linux Libertine" w:hAnsi="Linux Libertine" w:cs="Linux Libertine"/>
          <w:color w:val="000000"/>
        </w:rPr>
        <w:t xml:space="preserve"> [</w:t>
      </w:r>
      <w:r w:rsidR="0013306E">
        <w:rPr>
          <w:rFonts w:ascii="Linux Libertine" w:hAnsi="Linux Libertine" w:cs="Linux Libertine"/>
          <w:color w:val="000000"/>
        </w:rPr>
        <w:t>15</w:t>
      </w:r>
      <w:r w:rsidR="004E52DF" w:rsidRPr="006B5182">
        <w:rPr>
          <w:rFonts w:ascii="Linux Libertine" w:hAnsi="Linux Libertine" w:cs="Linux Libertine"/>
          <w:color w:val="000000"/>
        </w:rPr>
        <w:t>]</w:t>
      </w:r>
      <w:r w:rsidRPr="006B5182">
        <w:rPr>
          <w:rFonts w:ascii="Linux Libertine" w:hAnsi="Linux Libertine" w:cs="Linux Libertine"/>
          <w:color w:val="000000"/>
        </w:rPr>
        <w:t>.</w:t>
      </w:r>
    </w:p>
    <w:p w14:paraId="17CB82E9" w14:textId="1039B271"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Amid these results, researchers </w:t>
      </w:r>
      <w:r w:rsidR="00347928" w:rsidRPr="006B5182">
        <w:rPr>
          <w:rFonts w:ascii="Linux Libertine" w:hAnsi="Linux Libertine" w:cs="Linux Libertine"/>
          <w:color w:val="000000"/>
        </w:rPr>
        <w:t>note</w:t>
      </w:r>
      <w:r w:rsidRPr="006B5182">
        <w:rPr>
          <w:rFonts w:ascii="Linux Libertine" w:hAnsi="Linux Libertine" w:cs="Linux Libertine"/>
          <w:color w:val="000000"/>
        </w:rPr>
        <w:t xml:space="preserve"> an unexpected pattern of refusal from the model, which declines to discuss certain topics and identity groups. In these refusals, the models </w:t>
      </w:r>
      <w:r w:rsidR="00347928" w:rsidRPr="006B5182">
        <w:rPr>
          <w:rFonts w:ascii="Linux Libertine" w:hAnsi="Linux Libertine" w:cs="Linux Libertine"/>
          <w:color w:val="000000"/>
        </w:rPr>
        <w:t>claim</w:t>
      </w:r>
      <w:r w:rsidRPr="006B5182">
        <w:rPr>
          <w:rFonts w:ascii="Linux Libertine" w:hAnsi="Linux Libertine" w:cs="Linux Libertine"/>
          <w:color w:val="000000"/>
        </w:rPr>
        <w:t xml:space="preserve"> that their programming instructions require them to either stay away from </w:t>
      </w:r>
      <w:r w:rsidR="00C146E0" w:rsidRPr="006B5182">
        <w:rPr>
          <w:rFonts w:ascii="Linux Libertine" w:hAnsi="Linux Libertine" w:cs="Linux Libertine"/>
          <w:color w:val="000000"/>
        </w:rPr>
        <w:t xml:space="preserve">the </w:t>
      </w:r>
      <w:r w:rsidRPr="006B5182">
        <w:rPr>
          <w:rFonts w:ascii="Linux Libertine" w:hAnsi="Linux Libertine" w:cs="Linux Libertine"/>
          <w:color w:val="000000"/>
        </w:rPr>
        <w:t>topic of identity</w:t>
      </w:r>
      <w:r w:rsidR="00C146E0" w:rsidRPr="006B5182">
        <w:rPr>
          <w:rFonts w:ascii="Linux Libertine" w:hAnsi="Linux Libertine" w:cs="Linux Libertine"/>
          <w:color w:val="000000"/>
        </w:rPr>
        <w:t>,</w:t>
      </w:r>
      <w:r w:rsidRPr="006B5182">
        <w:rPr>
          <w:rFonts w:ascii="Linux Libertine" w:hAnsi="Linux Libertine" w:cs="Linux Libertine"/>
          <w:color w:val="000000"/>
        </w:rPr>
        <w:t xml:space="preserve"> </w:t>
      </w:r>
      <w:r w:rsidR="00C146E0" w:rsidRPr="006B5182">
        <w:rPr>
          <w:rFonts w:ascii="Linux Libertine" w:hAnsi="Linux Libertine" w:cs="Linux Libertine"/>
          <w:color w:val="000000"/>
        </w:rPr>
        <w:t>which</w:t>
      </w:r>
      <w:r w:rsidRPr="006B5182">
        <w:rPr>
          <w:rFonts w:ascii="Linux Libertine" w:hAnsi="Linux Libertine" w:cs="Linux Libertine"/>
          <w:color w:val="000000"/>
        </w:rPr>
        <w:t xml:space="preserve"> may promote “negative or derogatory language”</w:t>
      </w:r>
      <w:r w:rsidR="00D6313D" w:rsidRPr="006B5182">
        <w:rPr>
          <w:rFonts w:ascii="Linux Libertine" w:hAnsi="Linux Libertine" w:cs="Linux Libertine"/>
          <w:color w:val="000000"/>
        </w:rPr>
        <w:t xml:space="preserve"> [</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Pr="006B5182">
        <w:rPr>
          <w:rFonts w:ascii="Linux Libertine" w:hAnsi="Linux Libertine" w:cs="Linux Libertine"/>
          <w:color w:val="000000"/>
        </w:rPr>
        <w:t>. This tendency to refuse is notably more pronounced in</w:t>
      </w:r>
      <w:r w:rsidRPr="006B5182">
        <w:rPr>
          <w:rFonts w:ascii="Linux Libertine" w:hAnsi="Linux Libertine" w:cs="Linux Libertine"/>
          <w:color w:val="FF0000"/>
        </w:rPr>
        <w:t xml:space="preserve"> </w:t>
      </w:r>
      <w:r w:rsidRPr="006B5182">
        <w:rPr>
          <w:rFonts w:ascii="Linux Libertine" w:hAnsi="Linux Libertine" w:cs="Linux Libertine"/>
          <w:color w:val="000000"/>
        </w:rPr>
        <w:t>prompts specifying marginalized groups, whereas dominant groups were more likely to be answered.</w:t>
      </w:r>
    </w:p>
    <w:p w14:paraId="7569D532" w14:textId="4805C36A" w:rsidR="003509F5" w:rsidRPr="006B5182" w:rsidRDefault="00770E96"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lastRenderedPageBreak/>
        <w:t>As</w:t>
      </w:r>
      <w:r w:rsidR="003509F5" w:rsidRPr="006B5182">
        <w:rPr>
          <w:rFonts w:ascii="Linux Libertine" w:hAnsi="Linux Libertine" w:cs="Linux Libertine"/>
          <w:color w:val="000000"/>
        </w:rPr>
        <w:t xml:space="preserve"> the researchers </w:t>
      </w:r>
      <w:r w:rsidR="00311899" w:rsidRPr="006B5182">
        <w:rPr>
          <w:rFonts w:ascii="Linux Libertine" w:hAnsi="Linux Libertine" w:cs="Linux Libertine"/>
          <w:color w:val="000000"/>
        </w:rPr>
        <w:t>point out</w:t>
      </w:r>
      <w:r w:rsidR="003509F5" w:rsidRPr="006B5182">
        <w:rPr>
          <w:rFonts w:ascii="Linux Libertine" w:hAnsi="Linux Libertine" w:cs="Linux Libertine"/>
          <w:color w:val="000000"/>
        </w:rPr>
        <w:t>, refusing to answer a prompt about a specific identity group is its own form of discrimination. Such refusals implicitly reinforce that only a select and dominant subset of identities are fit for discussion, while other, more marginalized groups are not</w:t>
      </w:r>
      <w:r w:rsidR="00311899" w:rsidRPr="006B5182">
        <w:rPr>
          <w:rFonts w:ascii="Linux Libertine" w:hAnsi="Linux Libertine" w:cs="Linux Libertine"/>
          <w:color w:val="000000"/>
        </w:rPr>
        <w:t>. The researchers explain that,</w:t>
      </w:r>
      <w:r w:rsidR="00347928"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“The refusals themselves actually produce risk and harm. They suggest that the model likely cannot say anything nice, which is alarming when frequently repeated about minoritized groups”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p>
    <w:p w14:paraId="7824D3F9" w14:textId="669AE970" w:rsidR="006E2860" w:rsidRPr="006B5182" w:rsidRDefault="006E2860"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However, there was an exception to the pattern of refusals</w:t>
      </w:r>
      <w:r w:rsidR="00C146E0" w:rsidRPr="006B5182">
        <w:rPr>
          <w:rFonts w:ascii="Linux Libertine" w:hAnsi="Linux Libertine" w:cs="Linux Libertine"/>
          <w:color w:val="000000"/>
        </w:rPr>
        <w:t>, which</w:t>
      </w:r>
      <w:r w:rsidRPr="006B5182">
        <w:rPr>
          <w:rFonts w:ascii="Linux Libertine" w:hAnsi="Linux Libertine" w:cs="Linux Libertine"/>
          <w:color w:val="000000"/>
        </w:rPr>
        <w:t xml:space="preserve"> concerned socially dominant groups. When identity markers from socially dominant groups were combined in an additive way, such as “white”, “Christian”, and “man” to form “a white Christian man”, the model was more likely to refuse than similarly intersectional, though less dominant, identity combinations. For example, a model is more likely to refuse a prompt about a “white Christian man” than a “Black Christian man.” </w:t>
      </w:r>
      <w:r w:rsidR="00C146E0" w:rsidRPr="006B5182">
        <w:rPr>
          <w:rFonts w:ascii="Linux Libertine" w:hAnsi="Linux Libertine" w:cs="Linux Libertine"/>
          <w:color w:val="000000"/>
        </w:rPr>
        <w:t xml:space="preserve">This quirk creates a strange effect where dominant groups were the most discussed, unless the identity of these groups were described in detail. </w:t>
      </w:r>
      <w:r w:rsidRPr="006B5182">
        <w:rPr>
          <w:rFonts w:ascii="Linux Libertine" w:hAnsi="Linux Libertine" w:cs="Linux Libertine"/>
          <w:color w:val="000000"/>
        </w:rPr>
        <w:t xml:space="preserve">Indeed, </w:t>
      </w:r>
      <w:r w:rsidR="00C146E0" w:rsidRPr="006B5182">
        <w:rPr>
          <w:rFonts w:ascii="Linux Libertine" w:hAnsi="Linux Libertine" w:cs="Linux Libertine"/>
          <w:color w:val="000000"/>
        </w:rPr>
        <w:t xml:space="preserve">the researchers note, </w:t>
      </w:r>
      <w:r w:rsidRPr="006B5182">
        <w:rPr>
          <w:rFonts w:ascii="Linux Libertine" w:hAnsi="Linux Libertine" w:cs="Linux Libertine"/>
          <w:color w:val="000000"/>
        </w:rPr>
        <w:t xml:space="preserve">the least refused prompt was the phrase “a man,” while the most refused one was “a white Christian” </w:t>
      </w:r>
      <w:r w:rsidR="00D6313D" w:rsidRPr="006B5182">
        <w:rPr>
          <w:rFonts w:ascii="Linux Libertine" w:hAnsi="Linux Libertine" w:cs="Linux Libertine"/>
          <w:color w:val="000000"/>
        </w:rPr>
        <w:t>[1</w:t>
      </w:r>
      <w:r w:rsidR="00386DA1" w:rsidRPr="006B5182">
        <w:rPr>
          <w:rFonts w:ascii="Linux Libertine" w:hAnsi="Linux Libertine" w:cs="Linux Libertine"/>
          <w:color w:val="000000"/>
        </w:rPr>
        <w:t>4</w:t>
      </w:r>
      <w:r w:rsidR="0013306E">
        <w:rPr>
          <w:rFonts w:ascii="Linux Libertine" w:hAnsi="Linux Libertine" w:cs="Linux Libertine"/>
          <w:color w:val="000000"/>
        </w:rPr>
        <w:t>15</w:t>
      </w:r>
    </w:p>
    <w:p w14:paraId="6706543E" w14:textId="4ACE9341" w:rsidR="0041155A" w:rsidRPr="006B5182" w:rsidRDefault="003509F5" w:rsidP="008579B0">
      <w:pPr>
        <w:pStyle w:val="PostHeadPara"/>
        <w:ind w:firstLine="720"/>
        <w:rPr>
          <w:ins w:id="448" w:author="fcalado" w:date="2026-03-14T10:05:00Z" w16du:dateUtc="2026-03-14T14:05:00Z"/>
          <w:rFonts w:ascii="Linux Libertine" w:hAnsi="Linux Libertine" w:cs="Linux Libertine"/>
          <w:color w:val="000000"/>
        </w:rPr>
      </w:pPr>
      <w:r w:rsidRPr="006B5182">
        <w:rPr>
          <w:rFonts w:ascii="Linux Libertine" w:hAnsi="Linux Libertine" w:cs="Linux Libertine"/>
          <w:color w:val="000000"/>
        </w:rPr>
        <w:t xml:space="preserve">This notable inversion of the usual pattern </w:t>
      </w:r>
      <w:r w:rsidR="00C146E0" w:rsidRPr="006B5182">
        <w:rPr>
          <w:rFonts w:ascii="Linux Libertine" w:hAnsi="Linux Libertine" w:cs="Linux Libertine"/>
          <w:color w:val="000000"/>
        </w:rPr>
        <w:t xml:space="preserve">leads the researchers to call this group </w:t>
      </w:r>
      <w:r w:rsidRPr="006B5182">
        <w:rPr>
          <w:rFonts w:ascii="Linux Libertine" w:hAnsi="Linux Libertine" w:cs="Linux Libertine"/>
          <w:color w:val="000000"/>
        </w:rPr>
        <w:t xml:space="preserve">the </w:t>
      </w:r>
      <w:sdt>
        <w:sdtPr>
          <w:rPr>
            <w:rFonts w:ascii="Linux Libertine" w:hAnsi="Linux Libertine" w:cs="Linux Libertine"/>
          </w:rPr>
          <w:tag w:val="goog_rdk_22"/>
          <w:id w:val="-686315252"/>
        </w:sdtPr>
        <w:sdtContent/>
      </w:sdt>
      <w:r w:rsidRPr="006B5182">
        <w:rPr>
          <w:rFonts w:ascii="Linux Libertine" w:hAnsi="Linux Libertine" w:cs="Linux Libertine"/>
          <w:color w:val="000000"/>
        </w:rPr>
        <w:t xml:space="preserve">“unmarked majority”, </w:t>
      </w:r>
      <w:r w:rsidR="00C146E0" w:rsidRPr="006B5182">
        <w:rPr>
          <w:rFonts w:ascii="Linux Libertine" w:hAnsi="Linux Libertine" w:cs="Linux Libertine"/>
          <w:color w:val="000000"/>
        </w:rPr>
        <w:t xml:space="preserve">that is, </w:t>
      </w:r>
      <w:r w:rsidR="00311899" w:rsidRPr="006B5182">
        <w:rPr>
          <w:rFonts w:ascii="Linux Libertine" w:hAnsi="Linux Libertine" w:cs="Linux Libertine"/>
          <w:color w:val="000000"/>
        </w:rPr>
        <w:t>the</w:t>
      </w:r>
      <w:r w:rsidRPr="006B5182">
        <w:rPr>
          <w:rFonts w:ascii="Linux Libertine" w:hAnsi="Linux Libertine" w:cs="Linux Libertine"/>
          <w:color w:val="000000"/>
        </w:rPr>
        <w:t xml:space="preserve"> invisible but dominant majority. A lack of identity specification in the model prompts will lead the model to assume a dominant identity</w:t>
      </w:r>
      <w:r w:rsidR="00311899" w:rsidRPr="006B5182">
        <w:rPr>
          <w:rFonts w:ascii="Linux Libertine" w:hAnsi="Linux Libertine" w:cs="Linux Libertine"/>
          <w:color w:val="000000"/>
        </w:rPr>
        <w:t xml:space="preserve"> which, </w:t>
      </w:r>
      <w:r w:rsidRPr="006B5182">
        <w:rPr>
          <w:rFonts w:ascii="Linux Libertine" w:hAnsi="Linux Libertine" w:cs="Linux Libertine"/>
          <w:color w:val="000000"/>
        </w:rPr>
        <w:t xml:space="preserve">researchers explain, “is assumed to be a man, as well as likely white, straight, cisgender, and Christian”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00691C87" w:rsidRPr="006B5182">
        <w:rPr>
          <w:rFonts w:ascii="Linux Libertine" w:hAnsi="Linux Libertine" w:cs="Linux Libertine"/>
          <w:color w:val="000000"/>
        </w:rPr>
        <w:t xml:space="preserve"> </w:t>
      </w:r>
      <w:r w:rsidR="00C146E0" w:rsidRPr="006B5182">
        <w:rPr>
          <w:rFonts w:ascii="Linux Libertine" w:hAnsi="Linux Libertine" w:cs="Linux Libertine"/>
          <w:color w:val="000000"/>
        </w:rPr>
        <w:t>In an incisive speculation, the researchers posit that this “unmarked” quality of dominant identity group</w:t>
      </w:r>
      <w:r w:rsidR="00835CE8" w:rsidRPr="006B5182">
        <w:rPr>
          <w:rFonts w:ascii="Linux Libertine" w:hAnsi="Linux Libertine" w:cs="Linux Libertine"/>
          <w:color w:val="000000"/>
        </w:rPr>
        <w:t>s</w:t>
      </w:r>
      <w:r w:rsidRPr="006B5182">
        <w:rPr>
          <w:rFonts w:ascii="Linux Libertine" w:hAnsi="Linux Libertine" w:cs="Linux Libertine"/>
          <w:color w:val="000000"/>
        </w:rPr>
        <w:t xml:space="preserve"> </w:t>
      </w:r>
      <w:r w:rsidR="00311899" w:rsidRPr="006B5182">
        <w:rPr>
          <w:rFonts w:ascii="Linux Libertine" w:hAnsi="Linux Libertine" w:cs="Linux Libertine"/>
          <w:color w:val="000000"/>
        </w:rPr>
        <w:t xml:space="preserve">explains </w:t>
      </w:r>
      <w:r w:rsidR="00C146E0" w:rsidRPr="006B5182">
        <w:rPr>
          <w:rFonts w:ascii="Linux Libertine" w:hAnsi="Linux Libertine" w:cs="Linux Libertine"/>
          <w:color w:val="000000"/>
        </w:rPr>
        <w:t xml:space="preserve">why the model refuses to answer </w:t>
      </w:r>
      <w:r w:rsidR="00311899" w:rsidRPr="006B5182">
        <w:rPr>
          <w:rFonts w:ascii="Linux Libertine" w:hAnsi="Linux Libertine" w:cs="Linux Libertine"/>
          <w:color w:val="000000"/>
        </w:rPr>
        <w:t xml:space="preserve">certain kinds of </w:t>
      </w:r>
      <w:r w:rsidR="00C146E0" w:rsidRPr="006B5182">
        <w:rPr>
          <w:rFonts w:ascii="Linux Libertine" w:hAnsi="Linux Libertine" w:cs="Linux Libertine"/>
          <w:color w:val="000000"/>
        </w:rPr>
        <w:t xml:space="preserve">questions about </w:t>
      </w:r>
      <w:r w:rsidR="00835CE8" w:rsidRPr="006B5182">
        <w:rPr>
          <w:rFonts w:ascii="Linux Libertine" w:hAnsi="Linux Libertine" w:cs="Linux Libertine"/>
          <w:color w:val="000000"/>
        </w:rPr>
        <w:t>them</w:t>
      </w:r>
      <w:r w:rsidR="00311899" w:rsidRPr="006B5182">
        <w:rPr>
          <w:rFonts w:ascii="Linux Libertine" w:hAnsi="Linux Libertine" w:cs="Linux Libertine"/>
          <w:color w:val="000000"/>
        </w:rPr>
        <w:t xml:space="preserve">. </w:t>
      </w:r>
      <w:r w:rsidR="00C146E0" w:rsidRPr="006B5182">
        <w:rPr>
          <w:rFonts w:ascii="Linux Libertine" w:hAnsi="Linux Libertine" w:cs="Linux Libertine"/>
          <w:color w:val="000000"/>
        </w:rPr>
        <w:t xml:space="preserve">Because such groups </w:t>
      </w:r>
      <w:r w:rsidRPr="006B5182">
        <w:rPr>
          <w:rFonts w:ascii="Linux Libertine" w:hAnsi="Linux Libertine" w:cs="Linux Libertine"/>
          <w:color w:val="000000"/>
        </w:rPr>
        <w:t>are “so often unmarked</w:t>
      </w:r>
      <w:r w:rsidR="00C146E0" w:rsidRPr="006B5182">
        <w:rPr>
          <w:rFonts w:ascii="Linux Libertine" w:hAnsi="Linux Libertine" w:cs="Linux Libertine"/>
          <w:color w:val="000000"/>
        </w:rPr>
        <w:t>”, as the researchers explain, “</w:t>
      </w:r>
      <w:r w:rsidRPr="006B5182">
        <w:rPr>
          <w:rFonts w:ascii="Linux Libertine" w:hAnsi="Linux Libertine" w:cs="Linux Libertine"/>
          <w:color w:val="000000"/>
        </w:rPr>
        <w:t xml:space="preserve">specifying them draws extra attention to the concept of ‘identity,’ which the model has been discouraged from talking about” </w:t>
      </w:r>
      <w:bookmarkStart w:id="449" w:name="bookmark=id.9zhads7mbrj4" w:colFirst="0" w:colLast="0"/>
      <w:bookmarkStart w:id="450" w:name="bookmark=id.riw95mhlswi" w:colFirst="0" w:colLast="0"/>
      <w:bookmarkEnd w:id="449"/>
      <w:bookmarkEnd w:id="450"/>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0037190A" w:rsidRPr="006B5182">
        <w:rPr>
          <w:rFonts w:ascii="Linux Libertine" w:hAnsi="Linux Libertine" w:cs="Linux Libertine"/>
          <w:color w:val="000000"/>
        </w:rPr>
        <w:t xml:space="preserve"> In other words, </w:t>
      </w:r>
      <w:r w:rsidR="00A87A2E" w:rsidRPr="006B5182">
        <w:rPr>
          <w:rFonts w:ascii="Linux Libertine" w:hAnsi="Linux Libertine" w:cs="Linux Libertine"/>
          <w:color w:val="000000"/>
        </w:rPr>
        <w:t xml:space="preserve">due to their tendency of dominant groups </w:t>
      </w:r>
      <w:ins w:id="451" w:author="fcalado" w:date="2026-03-17T09:15:00Z" w16du:dateUtc="2026-03-17T13:15:00Z">
        <w:r w:rsidR="00D45671" w:rsidRPr="006B5182">
          <w:rPr>
            <w:rFonts w:ascii="Linux Libertine" w:hAnsi="Linux Libertine" w:cs="Linux Libertine"/>
            <w:color w:val="000000"/>
          </w:rPr>
          <w:t xml:space="preserve">to </w:t>
        </w:r>
      </w:ins>
      <w:r w:rsidR="00A87A2E" w:rsidRPr="006B5182">
        <w:rPr>
          <w:rFonts w:ascii="Linux Libertine" w:hAnsi="Linux Libertine" w:cs="Linux Libertine"/>
          <w:color w:val="000000"/>
        </w:rPr>
        <w:t xml:space="preserve">be less visible, </w:t>
      </w:r>
      <w:r w:rsidR="0037190A" w:rsidRPr="006B5182">
        <w:rPr>
          <w:rFonts w:ascii="Linux Libertine" w:hAnsi="Linux Libertine" w:cs="Linux Libertine"/>
          <w:color w:val="000000"/>
        </w:rPr>
        <w:t>the model is more sensitive</w:t>
      </w:r>
      <w:r w:rsidR="00A87A2E" w:rsidRPr="006B5182">
        <w:rPr>
          <w:rFonts w:ascii="Linux Libertine" w:hAnsi="Linux Libertine" w:cs="Linux Libertine"/>
          <w:color w:val="000000"/>
        </w:rPr>
        <w:t xml:space="preserve"> to naming them explicitly</w:t>
      </w:r>
      <w:r w:rsidR="00311899" w:rsidRPr="006B5182">
        <w:rPr>
          <w:rFonts w:ascii="Linux Libertine" w:hAnsi="Linux Libertine" w:cs="Linux Libertine"/>
          <w:color w:val="000000"/>
        </w:rPr>
        <w:t>, making them more likely to refuse prompts that specify these groups</w:t>
      </w:r>
      <w:r w:rsidR="00A87A2E" w:rsidRPr="006B5182">
        <w:rPr>
          <w:rFonts w:ascii="Linux Libertine" w:hAnsi="Linux Libertine" w:cs="Linux Libertine"/>
          <w:color w:val="000000"/>
        </w:rPr>
        <w:t>.</w:t>
      </w:r>
    </w:p>
    <w:p w14:paraId="1D4F6750" w14:textId="77777777" w:rsidR="0073398C" w:rsidRPr="006B5182" w:rsidRDefault="0073398C" w:rsidP="008579B0">
      <w:pPr>
        <w:pStyle w:val="PostHeadPara"/>
        <w:rPr>
          <w:ins w:id="452" w:author="fcalado" w:date="2026-03-14T10:05:00Z" w16du:dateUtc="2026-03-14T14:05:00Z"/>
          <w:rFonts w:ascii="Linux Libertine" w:hAnsi="Linux Libertine" w:cs="Linux Libertine"/>
          <w:color w:val="000000"/>
        </w:rPr>
      </w:pPr>
    </w:p>
    <w:p w14:paraId="5EF3B985" w14:textId="44A6A10E" w:rsidR="0073398C" w:rsidRPr="006B5182" w:rsidRDefault="0073398C" w:rsidP="008579B0">
      <w:pPr>
        <w:pStyle w:val="Head2"/>
        <w:tabs>
          <w:tab w:val="clear" w:pos="360"/>
        </w:tabs>
        <w:rPr>
          <w:ins w:id="453" w:author="fcalado" w:date="2026-03-14T10:06:00Z" w16du:dateUtc="2026-03-14T14:06:00Z"/>
          <w:rFonts w:ascii="Linux Libertine" w:hAnsi="Linux Libertine" w:cs="Linux Libertine"/>
        </w:rPr>
      </w:pPr>
      <w:ins w:id="454" w:author="fcalado" w:date="2026-03-14T10:05:00Z" w16du:dateUtc="2026-03-14T14:05:00Z">
        <w:r w:rsidRPr="006B5182">
          <w:rPr>
            <w:rFonts w:ascii="Linux Libertine" w:hAnsi="Linux Libertine" w:cs="Linux Libertine"/>
          </w:rPr>
          <w:t>Framework #</w:t>
        </w:r>
      </w:ins>
      <w:ins w:id="455" w:author="fcalado" w:date="2026-03-14T10:06:00Z" w16du:dateUtc="2026-03-14T14:06:00Z">
        <w:r w:rsidRPr="006B5182">
          <w:rPr>
            <w:rFonts w:ascii="Linux Libertine" w:hAnsi="Linux Libertine" w:cs="Linux Libertine"/>
          </w:rPr>
          <w:t>3</w:t>
        </w:r>
      </w:ins>
      <w:ins w:id="456" w:author="fcalado" w:date="2026-03-14T10:05:00Z" w16du:dateUtc="2026-03-14T14:05:00Z">
        <w:r w:rsidRPr="006B5182">
          <w:rPr>
            <w:rFonts w:ascii="Linux Libertine" w:hAnsi="Linux Libertine" w:cs="Linux Libertine"/>
          </w:rPr>
          <w:t xml:space="preserve">: </w:t>
        </w:r>
      </w:ins>
      <w:ins w:id="457" w:author="fcalado" w:date="2026-03-14T10:06:00Z" w16du:dateUtc="2026-03-14T14:06:00Z">
        <w:r w:rsidRPr="006B5182">
          <w:rPr>
            <w:rFonts w:ascii="Linux Libertine" w:hAnsi="Linux Libertine" w:cs="Linux Libertine"/>
          </w:rPr>
          <w:t>TANGO</w:t>
        </w:r>
      </w:ins>
    </w:p>
    <w:p w14:paraId="36EB0067" w14:textId="71813760" w:rsidR="00A719EB" w:rsidRPr="006B5182" w:rsidRDefault="009D0048" w:rsidP="008579B0">
      <w:pPr>
        <w:pStyle w:val="PostHeadPara"/>
        <w:rPr>
          <w:ins w:id="458" w:author="fcalado" w:date="2026-03-14T10:28:00Z" w16du:dateUtc="2026-03-14T14:28:00Z"/>
          <w:rFonts w:ascii="Linux Libertine" w:hAnsi="Linux Libertine" w:cs="Linux Libertine"/>
          <w:color w:val="000000"/>
        </w:rPr>
      </w:pPr>
      <w:ins w:id="459" w:author="fcalado" w:date="2026-03-14T10:15:00Z" w16du:dateUtc="2026-03-14T14:15:00Z">
        <w:r w:rsidRPr="006B5182">
          <w:rPr>
            <w:rFonts w:ascii="Linux Libertine" w:hAnsi="Linux Libertine" w:cs="Linux Libertine"/>
            <w:color w:val="000000"/>
          </w:rPr>
          <w:t xml:space="preserve">TANGO, </w:t>
        </w:r>
        <w:r w:rsidRPr="006B5182">
          <w:rPr>
            <w:rFonts w:ascii="Linux Libertine" w:hAnsi="Linux Libertine" w:cs="Linux Libertine"/>
            <w:b/>
            <w:bCs/>
            <w:color w:val="000000"/>
          </w:rPr>
          <w:t>(</w:t>
        </w:r>
      </w:ins>
      <w:ins w:id="460" w:author="fcalado" w:date="2026-03-14T10:14:00Z" w16du:dateUtc="2026-03-14T14:14:00Z">
        <w:r w:rsidRPr="006B5182">
          <w:rPr>
            <w:rFonts w:ascii="Linux Libertine" w:hAnsi="Linux Libertine" w:cs="Linux Libertine"/>
            <w:b/>
            <w:bCs/>
            <w:color w:val="000000"/>
          </w:rPr>
          <w:t>T)ow(A)rds centering tra(N)s(G)ender and nonbinary voices</w:t>
        </w:r>
      </w:ins>
      <w:ins w:id="461" w:author="fcalado" w:date="2026-03-14T10:16:00Z" w16du:dateUtc="2026-03-14T14:16:00Z">
        <w:r w:rsidRPr="006B5182">
          <w:rPr>
            <w:rFonts w:ascii="Linux Libertine" w:hAnsi="Linux Libertine" w:cs="Linux Libertine"/>
            <w:color w:val="000000"/>
          </w:rPr>
          <w:t>,</w:t>
        </w:r>
      </w:ins>
      <w:ins w:id="462" w:author="fcalado" w:date="2026-03-14T10:17:00Z" w16du:dateUtc="2026-03-14T14:17:00Z">
        <w:r w:rsidRPr="006B5182">
          <w:rPr>
            <w:rFonts w:ascii="Linux Libertine" w:hAnsi="Linux Libertine" w:cs="Linux Libertine"/>
            <w:color w:val="000000"/>
          </w:rPr>
          <w:t xml:space="preserve"> </w:t>
        </w:r>
      </w:ins>
      <w:ins w:id="463" w:author="fcalado" w:date="2026-03-14T10:18:00Z" w16du:dateUtc="2026-03-14T14:18:00Z">
        <w:r w:rsidRPr="006B5182">
          <w:rPr>
            <w:rFonts w:ascii="Linux Libertine" w:hAnsi="Linux Libertine" w:cs="Linux Libertine"/>
            <w:color w:val="000000"/>
          </w:rPr>
          <w:t xml:space="preserve">is a dataset that </w:t>
        </w:r>
      </w:ins>
      <w:ins w:id="464" w:author="fcalado" w:date="2026-03-14T10:17:00Z" w16du:dateUtc="2026-03-14T14:17:00Z">
        <w:r w:rsidRPr="006B5182">
          <w:rPr>
            <w:rFonts w:ascii="Linux Libertine" w:hAnsi="Linux Libertine" w:cs="Linux Libertine"/>
            <w:color w:val="000000"/>
          </w:rPr>
          <w:t>centers</w:t>
        </w:r>
      </w:ins>
      <w:ins w:id="465" w:author="fcalado" w:date="2026-03-14T10:16:00Z" w16du:dateUtc="2026-03-14T14:16:00Z">
        <w:r w:rsidRPr="006B5182">
          <w:rPr>
            <w:rFonts w:ascii="Linux Libertine" w:hAnsi="Linux Libertine" w:cs="Linux Libertine"/>
            <w:color w:val="000000"/>
          </w:rPr>
          <w:t xml:space="preserve"> TGNB, </w:t>
        </w:r>
      </w:ins>
      <w:ins w:id="466" w:author="fcalado" w:date="2026-03-14T10:17:00Z" w16du:dateUtc="2026-03-14T14:17:00Z">
        <w:r w:rsidRPr="006B5182">
          <w:rPr>
            <w:rFonts w:ascii="Linux Libertine" w:hAnsi="Linux Libertine" w:cs="Linux Libertine"/>
            <w:color w:val="000000"/>
          </w:rPr>
          <w:t xml:space="preserve">or </w:t>
        </w:r>
      </w:ins>
      <w:ins w:id="467" w:author="fcalado" w:date="2026-03-14T10:16:00Z" w16du:dateUtc="2026-03-14T14:16:00Z">
        <w:r w:rsidRPr="006B5182">
          <w:rPr>
            <w:rFonts w:ascii="Linux Libertine" w:hAnsi="Linux Libertine" w:cs="Linux Libertine"/>
            <w:color w:val="000000"/>
          </w:rPr>
          <w:t>trans</w:t>
        </w:r>
      </w:ins>
      <w:ins w:id="468" w:author="fcalado" w:date="2026-03-16T10:50:00Z" w16du:dateUtc="2026-03-16T14:50:00Z">
        <w:r w:rsidR="00CF4F23" w:rsidRPr="006B5182">
          <w:rPr>
            <w:rFonts w:ascii="Linux Libertine" w:hAnsi="Linux Libertine" w:cs="Linux Libertine"/>
            <w:color w:val="000000"/>
          </w:rPr>
          <w:t xml:space="preserve"> and</w:t>
        </w:r>
      </w:ins>
      <w:ins w:id="469" w:author="fcalado" w:date="2026-03-14T10:16:00Z" w16du:dateUtc="2026-03-14T14:16:00Z">
        <w:r w:rsidRPr="006B5182">
          <w:rPr>
            <w:rFonts w:ascii="Linux Libertine" w:hAnsi="Linux Libertine" w:cs="Linux Libertine"/>
            <w:color w:val="000000"/>
          </w:rPr>
          <w:t xml:space="preserve"> </w:t>
        </w:r>
      </w:ins>
      <w:ins w:id="470" w:author="fcalado" w:date="2026-03-14T10:17:00Z" w16du:dateUtc="2026-03-14T14:17:00Z">
        <w:r w:rsidRPr="006B5182">
          <w:rPr>
            <w:rFonts w:ascii="Linux Libertine" w:hAnsi="Linux Libertine" w:cs="Linux Libertine"/>
            <w:color w:val="000000"/>
          </w:rPr>
          <w:t>nonbinary, users</w:t>
        </w:r>
      </w:ins>
      <w:ins w:id="471" w:author="fcalado" w:date="2026-03-14T10:18:00Z" w16du:dateUtc="2026-03-14T14:18:00Z">
        <w:r w:rsidRPr="006B5182">
          <w:rPr>
            <w:rFonts w:ascii="Linux Libertine" w:hAnsi="Linux Libertine" w:cs="Linux Libertine"/>
            <w:color w:val="000000"/>
          </w:rPr>
          <w:t xml:space="preserve"> in its goals and approach [</w:t>
        </w:r>
      </w:ins>
      <w:ins w:id="472" w:author="fcalado" w:date="2026-03-17T11:58:00Z" w16du:dateUtc="2026-03-17T15:58:00Z">
        <w:r w:rsidR="0013306E">
          <w:rPr>
            <w:rFonts w:ascii="Linux Libertine" w:hAnsi="Linux Libertine" w:cs="Linux Libertine"/>
            <w:color w:val="000000"/>
          </w:rPr>
          <w:t>33</w:t>
        </w:r>
      </w:ins>
      <w:ins w:id="473" w:author="fcalado" w:date="2026-03-14T10:18:00Z" w16du:dateUtc="2026-03-14T14:18:00Z">
        <w:r w:rsidRPr="006B5182">
          <w:rPr>
            <w:rFonts w:ascii="Linux Libertine" w:hAnsi="Linux Libertine" w:cs="Linux Libertine"/>
            <w:color w:val="000000"/>
          </w:rPr>
          <w:t>]</w:t>
        </w:r>
      </w:ins>
      <w:ins w:id="474" w:author="fcalado" w:date="2026-03-14T10:19:00Z" w16du:dateUtc="2026-03-14T14:19:00Z">
        <w:r w:rsidRPr="006B5182">
          <w:rPr>
            <w:rFonts w:ascii="Linux Libertine" w:hAnsi="Linux Libertine" w:cs="Linux Libertine"/>
            <w:color w:val="000000"/>
          </w:rPr>
          <w:t xml:space="preserve">. </w:t>
        </w:r>
      </w:ins>
      <w:ins w:id="475" w:author="fcalado" w:date="2026-03-14T10:25:00Z" w16du:dateUtc="2026-03-14T14:25:00Z">
        <w:r w:rsidR="00A719EB" w:rsidRPr="006B5182">
          <w:rPr>
            <w:rFonts w:ascii="Linux Libertine" w:hAnsi="Linux Libertine" w:cs="Linux Libertine"/>
            <w:color w:val="000000"/>
          </w:rPr>
          <w:t xml:space="preserve">The </w:t>
        </w:r>
      </w:ins>
      <w:ins w:id="476" w:author="fcalado" w:date="2026-03-14T10:19:00Z" w16du:dateUtc="2026-03-14T14:19:00Z">
        <w:r w:rsidRPr="006B5182">
          <w:rPr>
            <w:rFonts w:ascii="Linux Libertine" w:hAnsi="Linux Libertine" w:cs="Linux Libertine"/>
            <w:color w:val="000000"/>
          </w:rPr>
          <w:t xml:space="preserve">dataset is sourced from TGNB-curated </w:t>
        </w:r>
      </w:ins>
      <w:ins w:id="477" w:author="fcalado" w:date="2026-03-14T10:26:00Z" w16du:dateUtc="2026-03-14T14:26:00Z">
        <w:r w:rsidR="00A719EB" w:rsidRPr="006B5182">
          <w:rPr>
            <w:rFonts w:ascii="Linux Libertine" w:hAnsi="Linux Libertine" w:cs="Linux Libertine"/>
            <w:color w:val="000000"/>
          </w:rPr>
          <w:t xml:space="preserve">wiki, </w:t>
        </w:r>
      </w:ins>
      <w:ins w:id="478" w:author="fcalado" w:date="2026-03-14T10:27:00Z" w16du:dateUtc="2026-03-14T14:27:00Z">
        <w:r w:rsidR="00A719EB" w:rsidRPr="006B5182">
          <w:rPr>
            <w:rFonts w:ascii="Linux Libertine" w:hAnsi="Linux Libertine" w:cs="Linux Libertine"/>
            <w:color w:val="000000"/>
          </w:rPr>
          <w:t>where it is</w:t>
        </w:r>
      </w:ins>
      <w:ins w:id="479" w:author="fcalado" w:date="2026-03-14T10:26:00Z" w16du:dateUtc="2026-03-14T14:26:00Z">
        <w:r w:rsidR="00A719EB" w:rsidRPr="006B5182">
          <w:rPr>
            <w:rFonts w:ascii="Linux Libertine" w:hAnsi="Linux Libertine" w:cs="Linux Libertine"/>
            <w:color w:val="000000"/>
          </w:rPr>
          <w:t xml:space="preserve"> transformed into prompts to </w:t>
        </w:r>
      </w:ins>
      <w:ins w:id="480" w:author="fcalado" w:date="2026-03-14T10:27:00Z" w16du:dateUtc="2026-03-14T14:27:00Z">
        <w:r w:rsidR="00A719EB" w:rsidRPr="006B5182">
          <w:rPr>
            <w:rFonts w:ascii="Linux Libertine" w:hAnsi="Linux Libertine" w:cs="Linux Libertine"/>
            <w:color w:val="000000"/>
          </w:rPr>
          <w:t>test</w:t>
        </w:r>
      </w:ins>
      <w:ins w:id="481" w:author="fcalado" w:date="2026-03-14T10:28:00Z" w16du:dateUtc="2026-03-14T14:28:00Z">
        <w:r w:rsidR="00A719EB" w:rsidRPr="006B5182">
          <w:rPr>
            <w:rFonts w:ascii="Linux Libertine" w:hAnsi="Linux Libertine" w:cs="Linux Libertine"/>
            <w:color w:val="000000"/>
          </w:rPr>
          <w:t xml:space="preserve"> </w:t>
        </w:r>
      </w:ins>
      <w:ins w:id="482" w:author="fcalado" w:date="2026-03-14T10:27:00Z" w16du:dateUtc="2026-03-14T14:27:00Z">
        <w:r w:rsidR="00A719EB" w:rsidRPr="006B5182">
          <w:rPr>
            <w:rFonts w:ascii="Linux Libertine" w:hAnsi="Linux Libertine" w:cs="Linux Libertine"/>
            <w:color w:val="000000"/>
          </w:rPr>
          <w:t>gender affirmation</w:t>
        </w:r>
      </w:ins>
      <w:ins w:id="483" w:author="fcalado" w:date="2026-03-14T10:28:00Z" w16du:dateUtc="2026-03-14T14:28:00Z">
        <w:r w:rsidR="00A719EB" w:rsidRPr="006B5182">
          <w:rPr>
            <w:rFonts w:ascii="Linux Libertine" w:hAnsi="Linux Libertine" w:cs="Linux Libertine"/>
            <w:color w:val="000000"/>
          </w:rPr>
          <w:t xml:space="preserve"> practices in LLM text generation</w:t>
        </w:r>
      </w:ins>
      <w:ins w:id="484" w:author="fcalado" w:date="2026-03-14T10:29:00Z" w16du:dateUtc="2026-03-14T14:29:00Z">
        <w:r w:rsidR="00A719EB" w:rsidRPr="006B5182">
          <w:rPr>
            <w:rFonts w:ascii="Linux Libertine" w:hAnsi="Linux Libertine" w:cs="Linux Libertine"/>
            <w:color w:val="000000"/>
          </w:rPr>
          <w:t>, specifically misgendering and responses to gender disclosures</w:t>
        </w:r>
      </w:ins>
      <w:ins w:id="485" w:author="fcalado" w:date="2026-03-14T10:32:00Z" w16du:dateUtc="2026-03-14T14:32:00Z">
        <w:r w:rsidR="00A719EB" w:rsidRPr="006B5182">
          <w:rPr>
            <w:rFonts w:ascii="Linux Libertine" w:hAnsi="Linux Libertine" w:cs="Linux Libertine"/>
            <w:color w:val="000000"/>
          </w:rPr>
          <w:t>.</w:t>
        </w:r>
      </w:ins>
    </w:p>
    <w:p w14:paraId="20592E8D" w14:textId="2E9E112E" w:rsidR="00B26754" w:rsidRPr="006B5182" w:rsidRDefault="00A719EB" w:rsidP="008579B0">
      <w:pPr>
        <w:pStyle w:val="PostHeadPara"/>
        <w:rPr>
          <w:ins w:id="486" w:author="fcalado" w:date="2026-03-14T10:54:00Z" w16du:dateUtc="2026-03-14T14:54:00Z"/>
          <w:rFonts w:ascii="Linux Libertine" w:hAnsi="Linux Libertine" w:cs="Linux Libertine"/>
          <w:color w:val="000000"/>
        </w:rPr>
      </w:pPr>
      <w:ins w:id="487" w:author="fcalado" w:date="2026-03-14T10:28:00Z" w16du:dateUtc="2026-03-14T14:28:00Z">
        <w:r w:rsidRPr="006B5182">
          <w:rPr>
            <w:rFonts w:ascii="Linux Libertine" w:hAnsi="Linux Libertine" w:cs="Linux Libertine"/>
            <w:color w:val="000000"/>
          </w:rPr>
          <w:tab/>
        </w:r>
      </w:ins>
      <w:ins w:id="488" w:author="fcalado" w:date="2026-03-14T10:34:00Z" w16du:dateUtc="2026-03-14T14:34:00Z">
        <w:r w:rsidR="00B26754" w:rsidRPr="006B5182">
          <w:rPr>
            <w:rFonts w:ascii="Linux Libertine" w:hAnsi="Linux Libertine" w:cs="Linux Libertine"/>
            <w:color w:val="000000"/>
          </w:rPr>
          <w:t xml:space="preserve">The </w:t>
        </w:r>
      </w:ins>
      <w:ins w:id="489" w:author="fcalado" w:date="2026-03-14T10:33:00Z" w16du:dateUtc="2026-03-14T14:33:00Z">
        <w:r w:rsidRPr="006B5182">
          <w:rPr>
            <w:rFonts w:ascii="Linux Libertine" w:hAnsi="Linux Libertine" w:cs="Linux Libertine"/>
            <w:color w:val="000000"/>
          </w:rPr>
          <w:t xml:space="preserve">methodology is mixed, </w:t>
        </w:r>
      </w:ins>
      <w:ins w:id="490" w:author="fcalado" w:date="2026-03-14T10:34:00Z" w16du:dateUtc="2026-03-14T14:34:00Z">
        <w:r w:rsidRPr="006B5182">
          <w:rPr>
            <w:rFonts w:ascii="Linux Libertine" w:hAnsi="Linux Libertine" w:cs="Linux Libertine"/>
            <w:color w:val="000000"/>
          </w:rPr>
          <w:t xml:space="preserve">involving both qualitative and quantitative steps. First, the </w:t>
        </w:r>
        <w:r w:rsidR="00B26754" w:rsidRPr="006B5182">
          <w:rPr>
            <w:rFonts w:ascii="Linux Libertine" w:hAnsi="Linux Libertine" w:cs="Linux Libertine"/>
            <w:color w:val="000000"/>
          </w:rPr>
          <w:t xml:space="preserve">researchers source </w:t>
        </w:r>
      </w:ins>
      <w:ins w:id="491" w:author="fcalado" w:date="2026-03-14T10:32:00Z" w16du:dateUtc="2026-03-14T14:32:00Z">
        <w:r w:rsidRPr="006B5182">
          <w:rPr>
            <w:rFonts w:ascii="Linux Libertine" w:hAnsi="Linux Libertine" w:cs="Linux Libertine"/>
            <w:color w:val="000000"/>
          </w:rPr>
          <w:t xml:space="preserve"> prompt</w:t>
        </w:r>
      </w:ins>
      <w:ins w:id="492" w:author="fcalado" w:date="2026-03-14T10:36:00Z" w16du:dateUtc="2026-03-14T14:36:00Z">
        <w:r w:rsidR="00B26754" w:rsidRPr="006B5182">
          <w:rPr>
            <w:rFonts w:ascii="Linux Libertine" w:hAnsi="Linux Libertine" w:cs="Linux Libertine"/>
            <w:color w:val="000000"/>
          </w:rPr>
          <w:t xml:space="preserve">s </w:t>
        </w:r>
      </w:ins>
      <w:ins w:id="493" w:author="fcalado" w:date="2026-03-14T10:35:00Z" w16du:dateUtc="2026-03-14T14:35:00Z">
        <w:r w:rsidR="00B26754" w:rsidRPr="006B5182">
          <w:rPr>
            <w:rFonts w:ascii="Linux Libertine" w:hAnsi="Linux Libertine" w:cs="Linux Libertine"/>
            <w:color w:val="000000"/>
          </w:rPr>
          <w:t xml:space="preserve">from Nonbinary Wiki, a wiki site with hundreds of entries </w:t>
        </w:r>
      </w:ins>
      <w:ins w:id="494" w:author="fcalado" w:date="2026-03-14T10:37:00Z" w16du:dateUtc="2026-03-14T14:37:00Z">
        <w:r w:rsidR="00B26754" w:rsidRPr="006B5182">
          <w:rPr>
            <w:rFonts w:ascii="Linux Libertine" w:hAnsi="Linux Libertine" w:cs="Linux Libertine"/>
            <w:color w:val="000000"/>
          </w:rPr>
          <w:t>about</w:t>
        </w:r>
      </w:ins>
      <w:ins w:id="495" w:author="fcalado" w:date="2026-03-14T10:35:00Z" w16du:dateUtc="2026-03-14T14:35:00Z">
        <w:r w:rsidR="00B26754" w:rsidRPr="006B5182">
          <w:rPr>
            <w:rFonts w:ascii="Linux Libertine" w:hAnsi="Linux Libertine" w:cs="Linux Libertine"/>
            <w:color w:val="000000"/>
          </w:rPr>
          <w:t xml:space="preserve"> trans, nonbinary, and otherwise gender-nonconforming individuals</w:t>
        </w:r>
      </w:ins>
      <w:ins w:id="496" w:author="fcalado" w:date="2026-03-14T10:37:00Z" w16du:dateUtc="2026-03-14T14:37:00Z">
        <w:r w:rsidR="00B26754" w:rsidRPr="006B5182">
          <w:rPr>
            <w:rFonts w:ascii="Linux Libertine" w:hAnsi="Linux Libertine" w:cs="Linux Libertine"/>
            <w:color w:val="000000"/>
          </w:rPr>
          <w:t xml:space="preserve">, which are authored by </w:t>
        </w:r>
      </w:ins>
      <w:ins w:id="497" w:author="fcalado" w:date="2026-03-14T10:38:00Z" w16du:dateUtc="2026-03-14T14:38:00Z">
        <w:r w:rsidR="00B26754" w:rsidRPr="006B5182">
          <w:rPr>
            <w:rFonts w:ascii="Linux Libertine" w:hAnsi="Linux Libertine" w:cs="Linux Libertine"/>
            <w:color w:val="000000"/>
          </w:rPr>
          <w:t xml:space="preserve">a dedicated group of </w:t>
        </w:r>
      </w:ins>
      <w:ins w:id="498" w:author="fcalado" w:date="2026-03-14T10:37:00Z" w16du:dateUtc="2026-03-14T14:37:00Z">
        <w:r w:rsidR="00B26754" w:rsidRPr="006B5182">
          <w:rPr>
            <w:rFonts w:ascii="Linux Libertine" w:hAnsi="Linux Libertine" w:cs="Linux Libertine"/>
            <w:color w:val="000000"/>
          </w:rPr>
          <w:t>similarly</w:t>
        </w:r>
      </w:ins>
      <w:ins w:id="499" w:author="fcalado" w:date="2026-03-14T10:38:00Z" w16du:dateUtc="2026-03-14T14:38:00Z">
        <w:r w:rsidR="00B26754" w:rsidRPr="006B5182">
          <w:rPr>
            <w:rFonts w:ascii="Linux Libertine" w:hAnsi="Linux Libertine" w:cs="Linux Libertine"/>
            <w:color w:val="000000"/>
          </w:rPr>
          <w:t>-</w:t>
        </w:r>
      </w:ins>
      <w:ins w:id="500" w:author="fcalado" w:date="2026-03-14T10:37:00Z" w16du:dateUtc="2026-03-14T14:37:00Z">
        <w:r w:rsidR="00B26754" w:rsidRPr="006B5182">
          <w:rPr>
            <w:rFonts w:ascii="Linux Libertine" w:hAnsi="Linux Libertine" w:cs="Linux Libertine"/>
            <w:color w:val="000000"/>
          </w:rPr>
          <w:t xml:space="preserve">identified </w:t>
        </w:r>
      </w:ins>
      <w:ins w:id="501" w:author="fcalado" w:date="2026-03-14T10:38:00Z" w16du:dateUtc="2026-03-14T14:38:00Z">
        <w:r w:rsidR="00B26754" w:rsidRPr="006B5182">
          <w:rPr>
            <w:rFonts w:ascii="Linux Libertine" w:hAnsi="Linux Libertine" w:cs="Linux Libertine"/>
            <w:color w:val="000000"/>
          </w:rPr>
          <w:t xml:space="preserve">volunteers. From the collection of entries, </w:t>
        </w:r>
      </w:ins>
      <w:ins w:id="502" w:author="fcalado" w:date="2026-03-14T10:39:00Z" w16du:dateUtc="2026-03-14T14:39:00Z">
        <w:r w:rsidR="00B26754" w:rsidRPr="006B5182">
          <w:rPr>
            <w:rFonts w:ascii="Linux Libertine" w:hAnsi="Linux Libertine" w:cs="Linux Libertine"/>
            <w:color w:val="000000"/>
          </w:rPr>
          <w:t>the researchers compile templates for two different types of prompts: misgendering and gender disclosure.</w:t>
        </w:r>
      </w:ins>
      <w:ins w:id="503" w:author="fcalado" w:date="2026-03-14T10:42:00Z" w16du:dateUtc="2026-03-14T14:42:00Z">
        <w:r w:rsidR="00B26754" w:rsidRPr="006B5182">
          <w:rPr>
            <w:rFonts w:ascii="Linux Libertine" w:hAnsi="Linux Libertine" w:cs="Linux Libertine"/>
            <w:color w:val="000000"/>
          </w:rPr>
          <w:t xml:space="preserve"> The misgendering prompts</w:t>
        </w:r>
      </w:ins>
      <w:ins w:id="504" w:author="fcalado" w:date="2026-03-14T10:44:00Z" w16du:dateUtc="2026-03-14T14:44:00Z">
        <w:r w:rsidR="00B26754" w:rsidRPr="006B5182">
          <w:rPr>
            <w:rFonts w:ascii="Linux Libertine" w:hAnsi="Linux Libertine" w:cs="Linux Libertine"/>
            <w:color w:val="000000"/>
          </w:rPr>
          <w:t xml:space="preserve"> are constructed using various pronouns, including </w:t>
        </w:r>
      </w:ins>
      <w:ins w:id="505" w:author="fcalado" w:date="2026-03-14T10:45:00Z" w16du:dateUtc="2026-03-14T14:45:00Z">
        <w:r w:rsidR="00D61CF2" w:rsidRPr="006B5182">
          <w:rPr>
            <w:rFonts w:ascii="Linux Libertine" w:hAnsi="Linux Libertine" w:cs="Linux Libertine"/>
            <w:color w:val="000000"/>
          </w:rPr>
          <w:t xml:space="preserve">male, female, and </w:t>
        </w:r>
      </w:ins>
      <w:ins w:id="506" w:author="fcalado" w:date="2026-03-14T10:44:00Z" w16du:dateUtc="2026-03-14T14:44:00Z">
        <w:r w:rsidR="00B26754" w:rsidRPr="006B5182">
          <w:rPr>
            <w:rFonts w:ascii="Linux Libertine" w:hAnsi="Linux Libertine" w:cs="Linux Libertine"/>
            <w:color w:val="000000"/>
          </w:rPr>
          <w:t xml:space="preserve">nonbinary </w:t>
        </w:r>
      </w:ins>
      <w:ins w:id="507" w:author="fcalado" w:date="2026-03-14T10:45:00Z" w16du:dateUtc="2026-03-14T14:45:00Z">
        <w:r w:rsidR="00D61CF2" w:rsidRPr="006B5182">
          <w:rPr>
            <w:rFonts w:ascii="Linux Libertine" w:hAnsi="Linux Libertine" w:cs="Linux Libertine"/>
            <w:color w:val="000000"/>
          </w:rPr>
          <w:t>pronouns, “he”, “she”, “they”</w:t>
        </w:r>
      </w:ins>
      <w:ins w:id="508" w:author="fcalado" w:date="2026-03-14T10:46:00Z" w16du:dateUtc="2026-03-14T14:46:00Z">
        <w:r w:rsidR="00D61CF2" w:rsidRPr="006B5182">
          <w:rPr>
            <w:rFonts w:ascii="Linux Libertine" w:hAnsi="Linux Libertine" w:cs="Linux Libertine"/>
            <w:color w:val="000000"/>
          </w:rPr>
          <w:t xml:space="preserve">, </w:t>
        </w:r>
      </w:ins>
      <w:ins w:id="509" w:author="fcalado" w:date="2026-03-14T10:44:00Z" w16du:dateUtc="2026-03-14T14:44:00Z">
        <w:r w:rsidR="00B26754" w:rsidRPr="006B5182">
          <w:rPr>
            <w:rFonts w:ascii="Linux Libertine" w:hAnsi="Linux Libertine" w:cs="Linux Libertine"/>
            <w:color w:val="000000"/>
          </w:rPr>
          <w:t>and neopronouns</w:t>
        </w:r>
      </w:ins>
      <w:ins w:id="510" w:author="fcalado" w:date="2026-03-14T10:45:00Z" w16du:dateUtc="2026-03-14T14:45:00Z">
        <w:r w:rsidR="00D61CF2" w:rsidRPr="006B5182">
          <w:rPr>
            <w:rFonts w:ascii="Linux Libertine" w:hAnsi="Linux Libertine" w:cs="Linux Libertine"/>
            <w:color w:val="000000"/>
          </w:rPr>
          <w:t xml:space="preserve"> (neologistic pronouns)</w:t>
        </w:r>
      </w:ins>
      <w:ins w:id="511" w:author="fcalado" w:date="2026-03-14T10:44:00Z" w16du:dateUtc="2026-03-14T14:44:00Z">
        <w:r w:rsidR="00B26754" w:rsidRPr="006B5182">
          <w:rPr>
            <w:rFonts w:ascii="Linux Libertine" w:hAnsi="Linux Libertine" w:cs="Linux Libertine"/>
            <w:color w:val="000000"/>
          </w:rPr>
          <w:t>, “xe”, “fae”</w:t>
        </w:r>
        <w:r w:rsidR="00D61CF2" w:rsidRPr="006B5182">
          <w:rPr>
            <w:rFonts w:ascii="Linux Libertine" w:hAnsi="Linux Libertine" w:cs="Linux Libertine"/>
            <w:color w:val="000000"/>
          </w:rPr>
          <w:t xml:space="preserve">, </w:t>
        </w:r>
      </w:ins>
      <w:ins w:id="512" w:author="fcalado" w:date="2026-03-14T10:46:00Z" w16du:dateUtc="2026-03-14T14:46:00Z">
        <w:r w:rsidR="00D61CF2" w:rsidRPr="006B5182">
          <w:rPr>
            <w:rFonts w:ascii="Linux Libertine" w:hAnsi="Linux Libertine" w:cs="Linux Libertine"/>
            <w:color w:val="000000"/>
          </w:rPr>
          <w:t xml:space="preserve">“ey”. The templates </w:t>
        </w:r>
      </w:ins>
      <w:ins w:id="513" w:author="fcalado" w:date="2026-03-14T10:47:00Z" w16du:dateUtc="2026-03-14T14:47:00Z">
        <w:r w:rsidR="00D61CF2" w:rsidRPr="006B5182">
          <w:rPr>
            <w:rFonts w:ascii="Linux Libertine" w:hAnsi="Linux Libertine" w:cs="Linux Libertine"/>
            <w:color w:val="000000"/>
          </w:rPr>
          <w:t xml:space="preserve">combine a name and a pronoun and feed them into </w:t>
        </w:r>
      </w:ins>
      <w:ins w:id="514" w:author="fcalado" w:date="2026-03-14T10:48:00Z" w16du:dateUtc="2026-03-14T14:48:00Z">
        <w:r w:rsidR="00D61CF2" w:rsidRPr="006B5182">
          <w:rPr>
            <w:rFonts w:ascii="Linux Libertine" w:hAnsi="Linux Libertine" w:cs="Linux Libertine"/>
            <w:color w:val="000000"/>
          </w:rPr>
          <w:t xml:space="preserve">a </w:t>
        </w:r>
      </w:ins>
      <w:ins w:id="515" w:author="fcalado" w:date="2026-03-14T10:47:00Z" w16du:dateUtc="2026-03-14T14:47:00Z">
        <w:r w:rsidR="00D61CF2" w:rsidRPr="006B5182">
          <w:rPr>
            <w:rFonts w:ascii="Linux Libertine" w:hAnsi="Linux Libertine" w:cs="Linux Libertine"/>
            <w:color w:val="000000"/>
          </w:rPr>
          <w:t xml:space="preserve">text generator. </w:t>
        </w:r>
      </w:ins>
      <w:ins w:id="516" w:author="fcalado" w:date="2026-03-14T10:48:00Z" w16du:dateUtc="2026-03-14T14:48:00Z">
        <w:r w:rsidR="00D61CF2" w:rsidRPr="006B5182">
          <w:rPr>
            <w:rFonts w:ascii="Linux Libertine" w:hAnsi="Linux Libertine" w:cs="Linux Libertine"/>
            <w:color w:val="000000"/>
          </w:rPr>
          <w:t>Results are assessed on whether the outputs accurately pick up the pronoun from the prompts, which is determined through a mix of human data annotation</w:t>
        </w:r>
      </w:ins>
      <w:ins w:id="517" w:author="fcalado" w:date="2026-03-14T10:50:00Z" w16du:dateUtc="2026-03-14T14:50:00Z">
        <w:r w:rsidR="00D61CF2" w:rsidRPr="006B5182">
          <w:rPr>
            <w:rFonts w:ascii="Linux Libertine" w:hAnsi="Linux Libertine" w:cs="Linux Libertine"/>
            <w:color w:val="000000"/>
          </w:rPr>
          <w:t xml:space="preserve">. The disclosure prompts are constructed </w:t>
        </w:r>
      </w:ins>
      <w:ins w:id="518" w:author="fcalado" w:date="2026-03-14T10:51:00Z" w16du:dateUtc="2026-03-14T14:51:00Z">
        <w:r w:rsidR="00D61CF2" w:rsidRPr="006B5182">
          <w:rPr>
            <w:rFonts w:ascii="Linux Libertine" w:hAnsi="Linux Libertine" w:cs="Linux Libertine"/>
            <w:color w:val="000000"/>
          </w:rPr>
          <w:t xml:space="preserve">from the same data source, but they include statements </w:t>
        </w:r>
      </w:ins>
      <w:ins w:id="519" w:author="fcalado" w:date="2026-03-14T10:52:00Z" w16du:dateUtc="2026-03-14T14:52:00Z">
        <w:r w:rsidR="00D61CF2" w:rsidRPr="006B5182">
          <w:rPr>
            <w:rFonts w:ascii="Linux Libertine" w:hAnsi="Linux Libertine" w:cs="Linux Libertine"/>
            <w:color w:val="000000"/>
          </w:rPr>
          <w:t>that pair a name and a gender identity (“Sarah is nonbinary”; “Soc began to identify as genderfluid”; “Jin came out as a man”)</w:t>
        </w:r>
      </w:ins>
      <w:ins w:id="520" w:author="fcalado" w:date="2026-03-14T10:53:00Z" w16du:dateUtc="2026-03-14T14:53:00Z">
        <w:r w:rsidR="00D61CF2" w:rsidRPr="006B5182">
          <w:rPr>
            <w:rFonts w:ascii="Linux Libertine" w:hAnsi="Linux Libertine" w:cs="Linux Libertine"/>
            <w:color w:val="000000"/>
          </w:rPr>
          <w:t xml:space="preserve">. Results are assessed through Perspective API, an automated toxicity </w:t>
        </w:r>
      </w:ins>
      <w:ins w:id="521" w:author="fcalado" w:date="2026-03-17T11:04:00Z" w16du:dateUtc="2026-03-17T15:04:00Z">
        <w:r w:rsidR="001E7095" w:rsidRPr="006B5182">
          <w:rPr>
            <w:rFonts w:ascii="Linux Libertine" w:hAnsi="Linux Libertine" w:cs="Linux Libertine"/>
            <w:color w:val="000000"/>
          </w:rPr>
          <w:t>detector</w:t>
        </w:r>
      </w:ins>
      <w:ins w:id="522" w:author="fcalado" w:date="2026-03-14T10:53:00Z" w16du:dateUtc="2026-03-14T14:53:00Z">
        <w:r w:rsidR="00D61CF2" w:rsidRPr="006B5182">
          <w:rPr>
            <w:rFonts w:ascii="Linux Libertine" w:hAnsi="Linux Libertine" w:cs="Linux Libertine"/>
            <w:color w:val="000000"/>
          </w:rPr>
          <w:t>.</w:t>
        </w:r>
      </w:ins>
    </w:p>
    <w:p w14:paraId="303F0A60" w14:textId="4529EEF1" w:rsidR="007263BF" w:rsidRPr="006B5182" w:rsidRDefault="00D61CF2" w:rsidP="008579B0">
      <w:pPr>
        <w:pStyle w:val="PostHeadPara"/>
        <w:rPr>
          <w:ins w:id="523" w:author="fcalado" w:date="2026-03-14T11:49:00Z" w16du:dateUtc="2026-03-14T15:49:00Z"/>
          <w:rFonts w:ascii="Linux Libertine" w:hAnsi="Linux Libertine" w:cs="Linux Libertine"/>
          <w:color w:val="000000"/>
        </w:rPr>
      </w:pPr>
      <w:ins w:id="524" w:author="fcalado" w:date="2026-03-14T10:54:00Z" w16du:dateUtc="2026-03-14T14:54:00Z">
        <w:r w:rsidRPr="006B5182">
          <w:rPr>
            <w:rFonts w:ascii="Linux Libertine" w:hAnsi="Linux Libertine" w:cs="Linux Libertine"/>
            <w:color w:val="000000"/>
          </w:rPr>
          <w:tab/>
        </w:r>
      </w:ins>
      <w:ins w:id="525" w:author="fcalado" w:date="2026-03-14T10:56:00Z" w16du:dateUtc="2026-03-14T14:56:00Z">
        <w:r w:rsidR="001B16AC" w:rsidRPr="006B5182">
          <w:rPr>
            <w:rFonts w:ascii="Linux Libertine" w:hAnsi="Linux Libertine" w:cs="Linux Libertine"/>
            <w:color w:val="000000"/>
          </w:rPr>
          <w:t xml:space="preserve">Results from the experiment find that notable levels </w:t>
        </w:r>
      </w:ins>
      <w:ins w:id="526" w:author="fcalado" w:date="2026-03-17T09:15:00Z" w16du:dateUtc="2026-03-17T13:15:00Z">
        <w:r w:rsidR="00D45671" w:rsidRPr="006B5182">
          <w:rPr>
            <w:rFonts w:ascii="Linux Libertine" w:hAnsi="Linux Libertine" w:cs="Linux Libertine"/>
            <w:color w:val="000000"/>
          </w:rPr>
          <w:t xml:space="preserve">of </w:t>
        </w:r>
      </w:ins>
      <w:ins w:id="527" w:author="fcalado" w:date="2026-03-14T10:56:00Z" w16du:dateUtc="2026-03-14T14:56:00Z">
        <w:r w:rsidR="001B16AC" w:rsidRPr="006B5182">
          <w:rPr>
            <w:rFonts w:ascii="Linux Libertine" w:hAnsi="Linux Libertine" w:cs="Linux Libertine"/>
            <w:color w:val="000000"/>
          </w:rPr>
          <w:t xml:space="preserve">misgendering </w:t>
        </w:r>
      </w:ins>
      <w:ins w:id="528" w:author="fcalado" w:date="2026-03-17T11:04:00Z" w16du:dateUtc="2026-03-17T15:04:00Z">
        <w:r w:rsidR="001E7095" w:rsidRPr="006B5182">
          <w:rPr>
            <w:rFonts w:ascii="Linux Libertine" w:hAnsi="Linux Libertine" w:cs="Linux Libertine"/>
            <w:color w:val="000000"/>
          </w:rPr>
          <w:t>occur</w:t>
        </w:r>
      </w:ins>
      <w:ins w:id="529" w:author="fcalado" w:date="2026-03-14T10:56:00Z" w16du:dateUtc="2026-03-14T14:56:00Z">
        <w:r w:rsidR="001B16AC" w:rsidRPr="006B5182">
          <w:rPr>
            <w:rFonts w:ascii="Linux Libertine" w:hAnsi="Linux Libertine" w:cs="Linux Libertine"/>
            <w:color w:val="000000"/>
          </w:rPr>
          <w:t xml:space="preserve"> with</w:t>
        </w:r>
      </w:ins>
      <w:ins w:id="530" w:author="fcalado" w:date="2026-03-17T09:16:00Z" w16du:dateUtc="2026-03-17T13:16:00Z">
        <w:r w:rsidR="002C2F53" w:rsidRPr="006B5182">
          <w:rPr>
            <w:rFonts w:ascii="Linux Libertine" w:hAnsi="Linux Libertine" w:cs="Linux Libertine"/>
            <w:color w:val="000000"/>
          </w:rPr>
          <w:t xml:space="preserve"> the</w:t>
        </w:r>
      </w:ins>
      <w:ins w:id="531" w:author="fcalado" w:date="2026-03-14T10:56:00Z" w16du:dateUtc="2026-03-14T14:56:00Z">
        <w:r w:rsidR="001B16AC" w:rsidRPr="006B5182">
          <w:rPr>
            <w:rFonts w:ascii="Linux Libertine" w:hAnsi="Linux Libertine" w:cs="Linux Libertine"/>
            <w:color w:val="000000"/>
          </w:rPr>
          <w:t xml:space="preserve"> trans and nonbinary pronoun</w:t>
        </w:r>
      </w:ins>
      <w:ins w:id="532" w:author="fcalado" w:date="2026-03-17T11:04:00Z" w16du:dateUtc="2026-03-17T15:04:00Z">
        <w:r w:rsidR="001E7095" w:rsidRPr="006B5182">
          <w:rPr>
            <w:rFonts w:ascii="Linux Libertine" w:hAnsi="Linux Libertine" w:cs="Linux Libertine"/>
            <w:color w:val="000000"/>
          </w:rPr>
          <w:t>s</w:t>
        </w:r>
      </w:ins>
      <w:ins w:id="533" w:author="fcalado" w:date="2026-03-14T11:03:00Z" w16du:dateUtc="2026-03-14T15:03:00Z">
        <w:r w:rsidR="001B16AC" w:rsidRPr="006B5182">
          <w:rPr>
            <w:rFonts w:ascii="Linux Libertine" w:hAnsi="Linux Libertine" w:cs="Linux Libertine"/>
            <w:color w:val="000000"/>
          </w:rPr>
          <w:t>, “they”</w:t>
        </w:r>
      </w:ins>
      <w:ins w:id="534" w:author="fcalado" w:date="2026-03-14T10:56:00Z" w16du:dateUtc="2026-03-14T14:56:00Z">
        <w:r w:rsidR="001B16AC" w:rsidRPr="006B5182">
          <w:rPr>
            <w:rFonts w:ascii="Linux Libertine" w:hAnsi="Linux Libertine" w:cs="Linux Libertine"/>
            <w:color w:val="000000"/>
          </w:rPr>
          <w:t xml:space="preserve">, </w:t>
        </w:r>
      </w:ins>
      <w:ins w:id="535" w:author="fcalado" w:date="2026-03-14T10:57:00Z" w16du:dateUtc="2026-03-14T14:57:00Z">
        <w:r w:rsidR="001B16AC" w:rsidRPr="006B5182">
          <w:rPr>
            <w:rFonts w:ascii="Linux Libertine" w:hAnsi="Linux Libertine" w:cs="Linux Libertine"/>
            <w:color w:val="000000"/>
          </w:rPr>
          <w:t>in comparison to binary pronoun</w:t>
        </w:r>
      </w:ins>
      <w:ins w:id="536" w:author="fcalado" w:date="2026-03-17T09:15:00Z" w16du:dateUtc="2026-03-17T13:15:00Z">
        <w:r w:rsidR="002C2F53" w:rsidRPr="006B5182">
          <w:rPr>
            <w:rFonts w:ascii="Linux Libertine" w:hAnsi="Linux Libertine" w:cs="Linux Libertine"/>
            <w:color w:val="000000"/>
          </w:rPr>
          <w:t>s</w:t>
        </w:r>
      </w:ins>
      <w:ins w:id="537" w:author="fcalado" w:date="2026-03-14T10:57:00Z" w16du:dateUtc="2026-03-14T14:57:00Z">
        <w:r w:rsidR="001B16AC" w:rsidRPr="006B5182">
          <w:rPr>
            <w:rFonts w:ascii="Linux Libertine" w:hAnsi="Linux Libertine" w:cs="Linux Libertine"/>
            <w:color w:val="000000"/>
          </w:rPr>
          <w:t xml:space="preserve">, “he”, “she”. The misgendering is further increased with </w:t>
        </w:r>
        <w:r w:rsidR="001B16AC" w:rsidRPr="006B5182">
          <w:rPr>
            <w:rFonts w:ascii="Linux Libertine" w:hAnsi="Linux Libertine" w:cs="Linux Libertine"/>
            <w:color w:val="000000"/>
          </w:rPr>
          <w:lastRenderedPageBreak/>
          <w:t>neopronouns, “xe”, “fae”, “ey”—though the researchers point</w:t>
        </w:r>
      </w:ins>
      <w:ins w:id="538" w:author="fcalado" w:date="2026-03-14T11:02:00Z" w16du:dateUtc="2026-03-14T15:02:00Z">
        <w:r w:rsidR="001B16AC" w:rsidRPr="006B5182">
          <w:rPr>
            <w:rFonts w:ascii="Linux Libertine" w:hAnsi="Linux Libertine" w:cs="Linux Libertine"/>
            <w:color w:val="000000"/>
          </w:rPr>
          <w:t xml:space="preserve"> out that these results </w:t>
        </w:r>
      </w:ins>
      <w:ins w:id="539" w:author="fcalado" w:date="2026-03-14T11:00:00Z" w16du:dateUtc="2026-03-14T15:00:00Z">
        <w:r w:rsidR="001B16AC" w:rsidRPr="006B5182">
          <w:rPr>
            <w:rFonts w:ascii="Linux Libertine" w:hAnsi="Linux Libertine" w:cs="Linux Libertine"/>
            <w:color w:val="000000"/>
          </w:rPr>
          <w:t>“may hint at possible gaps in lexical understanding”</w:t>
        </w:r>
      </w:ins>
      <w:ins w:id="540" w:author="fcalado" w:date="2026-03-14T11:03:00Z" w16du:dateUtc="2026-03-14T15:03:00Z">
        <w:r w:rsidR="001B16AC" w:rsidRPr="006B5182">
          <w:rPr>
            <w:rFonts w:ascii="Linux Libertine" w:hAnsi="Linux Libertine" w:cs="Linux Libertine"/>
            <w:color w:val="000000"/>
          </w:rPr>
          <w:t xml:space="preserve">, due to significantly less training data which includes neopronouns </w:t>
        </w:r>
      </w:ins>
      <w:ins w:id="541" w:author="fcalado" w:date="2026-03-14T11:01:00Z" w16du:dateUtc="2026-03-14T15:01:00Z">
        <w:r w:rsidR="001B16AC" w:rsidRPr="006B5182">
          <w:rPr>
            <w:rFonts w:ascii="Linux Libertine" w:hAnsi="Linux Libertine" w:cs="Linux Libertine"/>
            <w:color w:val="000000"/>
          </w:rPr>
          <w:t>[30].</w:t>
        </w:r>
      </w:ins>
      <w:ins w:id="542" w:author="fcalado" w:date="2026-03-14T11:00:00Z" w16du:dateUtc="2026-03-14T15:00:00Z">
        <w:r w:rsidR="001B16AC" w:rsidRPr="006B5182">
          <w:rPr>
            <w:rFonts w:ascii="Linux Libertine" w:hAnsi="Linux Libertine" w:cs="Linux Libertine"/>
            <w:color w:val="000000"/>
          </w:rPr>
          <w:t xml:space="preserve"> </w:t>
        </w:r>
      </w:ins>
      <w:ins w:id="543" w:author="fcalado" w:date="2026-03-14T12:03:00Z" w16du:dateUtc="2026-03-14T16:03:00Z">
        <w:r w:rsidR="00250761" w:rsidRPr="006B5182">
          <w:rPr>
            <w:rFonts w:ascii="Linux Libertine" w:hAnsi="Linux Libertine" w:cs="Linux Libertine"/>
            <w:color w:val="000000"/>
          </w:rPr>
          <w:t>Similarly,</w:t>
        </w:r>
      </w:ins>
      <w:ins w:id="544" w:author="fcalado" w:date="2026-03-14T12:04:00Z" w16du:dateUtc="2026-03-14T16:04:00Z">
        <w:r w:rsidR="00250761" w:rsidRPr="006B5182">
          <w:rPr>
            <w:rFonts w:ascii="Linux Libertine" w:hAnsi="Linux Libertine" w:cs="Linux Libertine"/>
            <w:color w:val="000000"/>
          </w:rPr>
          <w:t xml:space="preserve"> </w:t>
        </w:r>
      </w:ins>
      <w:ins w:id="545" w:author="fcalado" w:date="2026-03-14T12:03:00Z" w16du:dateUtc="2026-03-14T16:03:00Z">
        <w:r w:rsidR="00250761" w:rsidRPr="006B5182">
          <w:rPr>
            <w:rFonts w:ascii="Linux Libertine" w:hAnsi="Linux Libertine" w:cs="Linux Libertine"/>
            <w:color w:val="000000"/>
          </w:rPr>
          <w:t>the results from the ge</w:t>
        </w:r>
      </w:ins>
      <w:ins w:id="546" w:author="fcalado" w:date="2026-03-14T12:04:00Z" w16du:dateUtc="2026-03-14T16:04:00Z">
        <w:r w:rsidR="00250761" w:rsidRPr="006B5182">
          <w:rPr>
            <w:rFonts w:ascii="Linux Libertine" w:hAnsi="Linux Libertine" w:cs="Linux Libertine"/>
            <w:color w:val="000000"/>
          </w:rPr>
          <w:t xml:space="preserve">nder disclosure tasks show that toxicity in responses to gender disclosure increases when the gender </w:t>
        </w:r>
      </w:ins>
      <w:ins w:id="547" w:author="fcalado" w:date="2026-03-14T12:05:00Z" w16du:dateUtc="2026-03-14T16:05:00Z">
        <w:r w:rsidR="00250761" w:rsidRPr="006B5182">
          <w:rPr>
            <w:rFonts w:ascii="Linux Libertine" w:hAnsi="Linux Libertine" w:cs="Linux Libertine"/>
            <w:color w:val="000000"/>
          </w:rPr>
          <w:t xml:space="preserve">is trans or nonbinary. </w:t>
        </w:r>
      </w:ins>
      <w:ins w:id="548" w:author="fcalado" w:date="2026-03-14T11:04:00Z" w16du:dateUtc="2026-03-14T15:04:00Z">
        <w:r w:rsidR="001B16AC" w:rsidRPr="006B5182">
          <w:rPr>
            <w:rFonts w:ascii="Linux Libertine" w:hAnsi="Linux Libertine" w:cs="Linux Libertine"/>
            <w:color w:val="000000"/>
          </w:rPr>
          <w:t>The</w:t>
        </w:r>
      </w:ins>
      <w:ins w:id="549" w:author="fcalado" w:date="2026-03-14T11:05:00Z" w16du:dateUtc="2026-03-14T15:05:00Z">
        <w:r w:rsidR="00F75FE5" w:rsidRPr="006B5182">
          <w:rPr>
            <w:rFonts w:ascii="Linux Libertine" w:hAnsi="Linux Libertine" w:cs="Linux Libertine"/>
            <w:color w:val="000000"/>
          </w:rPr>
          <w:t xml:space="preserve"> researchers</w:t>
        </w:r>
      </w:ins>
      <w:ins w:id="550" w:author="fcalado" w:date="2026-03-14T11:04:00Z" w16du:dateUtc="2026-03-14T15:04:00Z">
        <w:r w:rsidR="001B16AC" w:rsidRPr="006B5182">
          <w:rPr>
            <w:rFonts w:ascii="Linux Libertine" w:hAnsi="Linux Libertine" w:cs="Linux Libertine"/>
            <w:color w:val="000000"/>
          </w:rPr>
          <w:t xml:space="preserve"> make the useful recommendation for more diverse training sets that include </w:t>
        </w:r>
      </w:ins>
      <w:ins w:id="551" w:author="fcalado" w:date="2026-03-14T12:05:00Z" w16du:dateUtc="2026-03-14T16:05:00Z">
        <w:r w:rsidR="00250761" w:rsidRPr="006B5182">
          <w:rPr>
            <w:rFonts w:ascii="Linux Libertine" w:hAnsi="Linux Libertine" w:cs="Linux Libertine"/>
            <w:color w:val="000000"/>
          </w:rPr>
          <w:t xml:space="preserve">trans, </w:t>
        </w:r>
      </w:ins>
      <w:ins w:id="552" w:author="fcalado" w:date="2026-03-14T11:04:00Z" w16du:dateUtc="2026-03-14T15:04:00Z">
        <w:r w:rsidR="001B16AC" w:rsidRPr="006B5182">
          <w:rPr>
            <w:rFonts w:ascii="Linux Libertine" w:hAnsi="Linux Libertine" w:cs="Linux Libertine"/>
            <w:color w:val="000000"/>
          </w:rPr>
          <w:t>nonbinary</w:t>
        </w:r>
      </w:ins>
      <w:ins w:id="553" w:author="fcalado" w:date="2026-03-14T12:05:00Z" w16du:dateUtc="2026-03-14T16:05:00Z">
        <w:r w:rsidR="00250761" w:rsidRPr="006B5182">
          <w:rPr>
            <w:rFonts w:ascii="Linux Libertine" w:hAnsi="Linux Libertine" w:cs="Linux Libertine"/>
            <w:color w:val="000000"/>
          </w:rPr>
          <w:t xml:space="preserve">, </w:t>
        </w:r>
      </w:ins>
      <w:ins w:id="554" w:author="fcalado" w:date="2026-03-14T11:04:00Z" w16du:dateUtc="2026-03-14T15:04:00Z">
        <w:r w:rsidR="001B16AC" w:rsidRPr="006B5182">
          <w:rPr>
            <w:rFonts w:ascii="Linux Libertine" w:hAnsi="Linux Libertine" w:cs="Linux Libertine"/>
            <w:color w:val="000000"/>
          </w:rPr>
          <w:t xml:space="preserve">and neopronouns, as well as training a tokenizer that can </w:t>
        </w:r>
      </w:ins>
      <w:ins w:id="555" w:author="fcalado" w:date="2026-03-14T11:05:00Z" w16du:dateUtc="2026-03-14T15:05:00Z">
        <w:r w:rsidR="00F75FE5" w:rsidRPr="006B5182">
          <w:rPr>
            <w:rFonts w:ascii="Linux Libertine" w:hAnsi="Linux Libertine" w:cs="Linux Libertine"/>
            <w:color w:val="000000"/>
          </w:rPr>
          <w:t>recognize and preserve the morphological and syntactic structures of neopronouns</w:t>
        </w:r>
      </w:ins>
      <w:ins w:id="556" w:author="fcalado" w:date="2026-03-14T12:05:00Z" w16du:dateUtc="2026-03-14T16:05:00Z">
        <w:r w:rsidR="00250761" w:rsidRPr="006B5182">
          <w:rPr>
            <w:rFonts w:ascii="Linux Libertine" w:hAnsi="Linux Libertine" w:cs="Linux Libertine"/>
            <w:color w:val="000000"/>
          </w:rPr>
          <w:t xml:space="preserve"> </w:t>
        </w:r>
      </w:ins>
      <w:ins w:id="557" w:author="fcalado" w:date="2026-03-14T12:07:00Z" w16du:dateUtc="2026-03-14T16:07:00Z">
        <w:r w:rsidR="00250761" w:rsidRPr="006B5182">
          <w:rPr>
            <w:rFonts w:ascii="Linux Libertine" w:hAnsi="Linux Libertine" w:cs="Linux Libertine"/>
            <w:color w:val="000000"/>
          </w:rPr>
          <w:t>especially</w:t>
        </w:r>
      </w:ins>
      <w:ins w:id="558" w:author="fcalado" w:date="2026-03-14T11:05:00Z" w16du:dateUtc="2026-03-14T15:05:00Z">
        <w:r w:rsidR="00F75FE5" w:rsidRPr="006B5182">
          <w:rPr>
            <w:rFonts w:ascii="Linux Libertine" w:hAnsi="Linux Libertine" w:cs="Linux Libertine"/>
            <w:color w:val="000000"/>
          </w:rPr>
          <w:t xml:space="preserve">. </w:t>
        </w:r>
      </w:ins>
      <w:ins w:id="559" w:author="fcalado" w:date="2026-03-14T12:06:00Z" w16du:dateUtc="2026-03-14T16:06:00Z">
        <w:r w:rsidR="00250761" w:rsidRPr="006B5182">
          <w:rPr>
            <w:rFonts w:ascii="Linux Libertine" w:hAnsi="Linux Libertine" w:cs="Linux Libertine"/>
            <w:color w:val="000000"/>
          </w:rPr>
          <w:t>They also recommend increased transparency on</w:t>
        </w:r>
      </w:ins>
      <w:ins w:id="560" w:author="fcalado" w:date="2026-03-14T12:07:00Z" w16du:dateUtc="2026-03-14T16:07:00Z">
        <w:r w:rsidR="00250761" w:rsidRPr="006B5182">
          <w:rPr>
            <w:rFonts w:ascii="Linux Libertine" w:hAnsi="Linux Libertine" w:cs="Linux Libertine"/>
            <w:color w:val="000000"/>
          </w:rPr>
          <w:t xml:space="preserve"> evaluative coding and t</w:t>
        </w:r>
      </w:ins>
      <w:ins w:id="561" w:author="fcalado" w:date="2026-03-14T12:06:00Z" w16du:dateUtc="2026-03-14T16:06:00Z">
        <w:r w:rsidR="00250761" w:rsidRPr="006B5182">
          <w:rPr>
            <w:rFonts w:ascii="Linux Libertine" w:hAnsi="Linux Libertine" w:cs="Linux Libertine"/>
            <w:color w:val="000000"/>
          </w:rPr>
          <w:t>oxicity scoring</w:t>
        </w:r>
      </w:ins>
      <w:ins w:id="562" w:author="fcalado" w:date="2026-03-14T12:07:00Z" w16du:dateUtc="2026-03-14T16:07:00Z">
        <w:r w:rsidR="00250761" w:rsidRPr="006B5182">
          <w:rPr>
            <w:rFonts w:ascii="Linux Libertine" w:hAnsi="Linux Libertine" w:cs="Linux Libertine"/>
            <w:color w:val="000000"/>
          </w:rPr>
          <w:t xml:space="preserve"> practices—specifically on the identities of annotators, </w:t>
        </w:r>
      </w:ins>
      <w:ins w:id="563" w:author="fcalado" w:date="2026-03-14T12:08:00Z" w16du:dateUtc="2026-03-14T16:08:00Z">
        <w:r w:rsidR="00250761" w:rsidRPr="006B5182">
          <w:rPr>
            <w:rFonts w:ascii="Linux Libertine" w:hAnsi="Linux Libertine" w:cs="Linux Libertine"/>
            <w:color w:val="000000"/>
          </w:rPr>
          <w:t xml:space="preserve">which may have different perspectives on what counts as </w:t>
        </w:r>
        <w:r w:rsidR="00AA3884" w:rsidRPr="006B5182">
          <w:rPr>
            <w:rFonts w:ascii="Linux Libertine" w:hAnsi="Linux Libertine" w:cs="Linux Libertine"/>
            <w:color w:val="000000"/>
          </w:rPr>
          <w:t>“</w:t>
        </w:r>
        <w:r w:rsidR="00250761" w:rsidRPr="006B5182">
          <w:rPr>
            <w:rFonts w:ascii="Linux Libertine" w:hAnsi="Linux Libertine" w:cs="Linux Libertine"/>
            <w:color w:val="000000"/>
          </w:rPr>
          <w:t>toxic</w:t>
        </w:r>
        <w:r w:rsidR="00AA3884" w:rsidRPr="006B5182">
          <w:rPr>
            <w:rFonts w:ascii="Linux Libertine" w:hAnsi="Linux Libertine" w:cs="Linux Libertine"/>
            <w:color w:val="000000"/>
          </w:rPr>
          <w:t>” responses to gender disclo</w:t>
        </w:r>
      </w:ins>
      <w:ins w:id="564" w:author="fcalado" w:date="2026-03-14T12:09:00Z" w16du:dateUtc="2026-03-14T16:09:00Z">
        <w:r w:rsidR="00AA3884" w:rsidRPr="006B5182">
          <w:rPr>
            <w:rFonts w:ascii="Linux Libertine" w:hAnsi="Linux Libertine" w:cs="Linux Libertine"/>
            <w:color w:val="000000"/>
          </w:rPr>
          <w:t>sure.</w:t>
        </w:r>
      </w:ins>
    </w:p>
    <w:p w14:paraId="4ACD1219" w14:textId="7F3871F9" w:rsidR="000B00CB" w:rsidRPr="006B5182" w:rsidRDefault="00C37159" w:rsidP="008579B0">
      <w:pPr>
        <w:pStyle w:val="PostHeadPara"/>
        <w:rPr>
          <w:ins w:id="565" w:author="fcalado" w:date="2026-03-14T13:33:00Z" w16du:dateUtc="2026-03-14T17:33:00Z"/>
          <w:rFonts w:ascii="Linux Libertine" w:hAnsi="Linux Libertine" w:cs="Linux Libertine"/>
          <w:color w:val="000000"/>
        </w:rPr>
      </w:pPr>
      <w:ins w:id="566" w:author="fcalado" w:date="2026-03-14T11:49:00Z" w16du:dateUtc="2026-03-14T15:49:00Z">
        <w:r w:rsidRPr="006B5182">
          <w:rPr>
            <w:rFonts w:ascii="Linux Libertine" w:hAnsi="Linux Libertine" w:cs="Linux Libertine"/>
            <w:color w:val="000000"/>
          </w:rPr>
          <w:tab/>
          <w:t>Unlike the previous</w:t>
        </w:r>
      </w:ins>
      <w:ins w:id="567" w:author="fcalado" w:date="2026-03-14T11:50:00Z" w16du:dateUtc="2026-03-14T15:50:00Z">
        <w:r w:rsidRPr="006B5182">
          <w:rPr>
            <w:rFonts w:ascii="Linux Libertine" w:hAnsi="Linux Libertine" w:cs="Linux Libertine"/>
            <w:color w:val="000000"/>
          </w:rPr>
          <w:t xml:space="preserve"> frameworks, this method conceptualizes gender in relation to the disclosure of gender identity. </w:t>
        </w:r>
      </w:ins>
      <w:ins w:id="568" w:author="fcalado" w:date="2026-03-14T11:51:00Z" w16du:dateUtc="2026-03-14T15:51:00Z">
        <w:r w:rsidRPr="006B5182">
          <w:rPr>
            <w:rFonts w:ascii="Linux Libertine" w:hAnsi="Linux Libertine" w:cs="Linux Libertine"/>
            <w:color w:val="000000"/>
          </w:rPr>
          <w:t>As the researchers aptly point out,</w:t>
        </w:r>
      </w:ins>
      <w:ins w:id="569" w:author="fcalado" w:date="2026-03-14T11:59:00Z" w16du:dateUtc="2026-03-14T15:59:00Z">
        <w:r w:rsidR="00250761" w:rsidRPr="006B5182">
          <w:rPr>
            <w:rFonts w:ascii="Linux Libertine" w:hAnsi="Linux Libertine" w:cs="Linux Libertine"/>
            <w:color w:val="000000"/>
          </w:rPr>
          <w:t xml:space="preserve"> </w:t>
        </w:r>
      </w:ins>
      <w:ins w:id="570" w:author="fcalado" w:date="2026-03-14T12:00:00Z" w16du:dateUtc="2026-03-14T16:00:00Z">
        <w:r w:rsidR="00250761" w:rsidRPr="006B5182">
          <w:rPr>
            <w:rFonts w:ascii="Linux Libertine" w:hAnsi="Linux Libertine" w:cs="Linux Libertine"/>
            <w:color w:val="000000"/>
          </w:rPr>
          <w:t xml:space="preserve">gender non-affirmation is a significant component of bias </w:t>
        </w:r>
      </w:ins>
      <w:ins w:id="571" w:author="fcalado" w:date="2026-03-14T12:01:00Z" w16du:dateUtc="2026-03-14T16:01:00Z">
        <w:r w:rsidR="00250761" w:rsidRPr="006B5182">
          <w:rPr>
            <w:rFonts w:ascii="Linux Libertine" w:hAnsi="Linux Libertine" w:cs="Linux Libertine"/>
            <w:color w:val="000000"/>
          </w:rPr>
          <w:t>against</w:t>
        </w:r>
      </w:ins>
      <w:ins w:id="572" w:author="fcalado" w:date="2026-03-14T11:51:00Z" w16du:dateUtc="2026-03-14T15:51:00Z">
        <w:r w:rsidRPr="006B5182">
          <w:rPr>
            <w:rFonts w:ascii="Linux Libertine" w:hAnsi="Linux Libertine" w:cs="Linux Libertine"/>
            <w:color w:val="000000"/>
          </w:rPr>
          <w:t xml:space="preserve"> trans</w:t>
        </w:r>
      </w:ins>
      <w:ins w:id="573" w:author="fcalado" w:date="2026-03-14T11:52:00Z" w16du:dateUtc="2026-03-14T15:52:00Z">
        <w:r w:rsidRPr="006B5182">
          <w:rPr>
            <w:rFonts w:ascii="Linux Libertine" w:hAnsi="Linux Libertine" w:cs="Linux Libertine"/>
            <w:color w:val="000000"/>
          </w:rPr>
          <w:t xml:space="preserve"> and nonbinary identifying persons. Such bias can lead to a range of harms</w:t>
        </w:r>
      </w:ins>
      <w:ins w:id="574" w:author="fcalado" w:date="2026-03-14T11:53:00Z" w16du:dateUtc="2026-03-14T15:53:00Z">
        <w:r w:rsidRPr="006B5182">
          <w:rPr>
            <w:rFonts w:ascii="Linux Libertine" w:hAnsi="Linux Libertine" w:cs="Linux Libertine"/>
            <w:color w:val="000000"/>
          </w:rPr>
          <w:t xml:space="preserve">, from </w:t>
        </w:r>
      </w:ins>
      <w:ins w:id="575" w:author="fcalado" w:date="2026-03-14T11:52:00Z" w16du:dateUtc="2026-03-14T15:52:00Z">
        <w:r w:rsidRPr="006B5182">
          <w:rPr>
            <w:rFonts w:ascii="Linux Libertine" w:hAnsi="Linux Libertine" w:cs="Linux Libertine"/>
            <w:color w:val="000000"/>
          </w:rPr>
          <w:t xml:space="preserve">mental health </w:t>
        </w:r>
      </w:ins>
      <w:ins w:id="576" w:author="fcalado" w:date="2026-03-14T11:53:00Z" w16du:dateUtc="2026-03-14T15:53:00Z">
        <w:r w:rsidRPr="006B5182">
          <w:rPr>
            <w:rFonts w:ascii="Linux Libertine" w:hAnsi="Linux Libertine" w:cs="Linux Libertine"/>
            <w:color w:val="000000"/>
          </w:rPr>
          <w:t xml:space="preserve">harms </w:t>
        </w:r>
      </w:ins>
      <w:ins w:id="577" w:author="fcalado" w:date="2026-03-14T11:52:00Z" w16du:dateUtc="2026-03-14T15:52:00Z">
        <w:r w:rsidRPr="006B5182">
          <w:rPr>
            <w:rFonts w:ascii="Linux Libertine" w:hAnsi="Linux Libertine" w:cs="Linux Libertine"/>
            <w:color w:val="000000"/>
          </w:rPr>
          <w:t xml:space="preserve">to physical violence. </w:t>
        </w:r>
      </w:ins>
      <w:ins w:id="578" w:author="fcalado" w:date="2026-03-14T11:54:00Z" w16du:dateUtc="2026-03-14T15:54:00Z">
        <w:r w:rsidRPr="006B5182">
          <w:rPr>
            <w:rFonts w:ascii="Linux Libertine" w:hAnsi="Linux Libertine" w:cs="Linux Libertine"/>
            <w:color w:val="000000"/>
          </w:rPr>
          <w:t>While this focus</w:t>
        </w:r>
      </w:ins>
      <w:ins w:id="579" w:author="fcalado" w:date="2026-03-14T11:56:00Z" w16du:dateUtc="2026-03-14T15:56:00Z">
        <w:r w:rsidRPr="006B5182">
          <w:rPr>
            <w:rFonts w:ascii="Linux Libertine" w:hAnsi="Linux Libertine" w:cs="Linux Libertine"/>
            <w:color w:val="000000"/>
          </w:rPr>
          <w:t xml:space="preserve"> on one component of bias</w:t>
        </w:r>
      </w:ins>
      <w:ins w:id="580" w:author="fcalado" w:date="2026-03-14T11:54:00Z" w16du:dateUtc="2026-03-14T15:54:00Z">
        <w:r w:rsidRPr="006B5182">
          <w:rPr>
            <w:rFonts w:ascii="Linux Libertine" w:hAnsi="Linux Libertine" w:cs="Linux Libertine"/>
            <w:color w:val="000000"/>
          </w:rPr>
          <w:t xml:space="preserve"> is </w:t>
        </w:r>
      </w:ins>
      <w:ins w:id="581" w:author="fcalado" w:date="2026-03-14T12:10:00Z" w16du:dateUtc="2026-03-14T16:10:00Z">
        <w:r w:rsidR="00AA3884" w:rsidRPr="006B5182">
          <w:rPr>
            <w:rFonts w:ascii="Linux Libertine" w:hAnsi="Linux Libertine" w:cs="Linux Libertine"/>
            <w:color w:val="000000"/>
          </w:rPr>
          <w:t>narrower</w:t>
        </w:r>
      </w:ins>
      <w:ins w:id="582" w:author="fcalado" w:date="2026-03-14T11:54:00Z" w16du:dateUtc="2026-03-14T15:54:00Z">
        <w:r w:rsidRPr="006B5182">
          <w:rPr>
            <w:rFonts w:ascii="Linux Libertine" w:hAnsi="Linux Libertine" w:cs="Linux Libertine"/>
            <w:color w:val="000000"/>
          </w:rPr>
          <w:t xml:space="preserve"> than the previous frameworks</w:t>
        </w:r>
      </w:ins>
      <w:ins w:id="583" w:author="fcalado" w:date="2026-03-14T11:55:00Z" w16du:dateUtc="2026-03-14T15:55:00Z">
        <w:r w:rsidRPr="006B5182">
          <w:rPr>
            <w:rFonts w:ascii="Linux Libertine" w:hAnsi="Linux Libertine" w:cs="Linux Libertine"/>
            <w:color w:val="000000"/>
          </w:rPr>
          <w:t xml:space="preserve"> (for example, TIDEs include</w:t>
        </w:r>
      </w:ins>
      <w:ins w:id="584" w:author="fcalado" w:date="2026-03-14T12:01:00Z" w16du:dateUtc="2026-03-14T16:01:00Z">
        <w:r w:rsidR="00250761" w:rsidRPr="006B5182">
          <w:rPr>
            <w:rFonts w:ascii="Linux Libertine" w:hAnsi="Linux Libertine" w:cs="Linux Libertine"/>
            <w:color w:val="000000"/>
          </w:rPr>
          <w:t>s a coding</w:t>
        </w:r>
      </w:ins>
      <w:ins w:id="585" w:author="fcalado" w:date="2026-03-14T11:55:00Z" w16du:dateUtc="2026-03-14T15:55:00Z">
        <w:r w:rsidRPr="006B5182">
          <w:rPr>
            <w:rFonts w:ascii="Linux Libertine" w:hAnsi="Linux Libertine" w:cs="Linux Libertine"/>
            <w:color w:val="000000"/>
          </w:rPr>
          <w:t xml:space="preserve"> category for “Misgendering” among several other categories)</w:t>
        </w:r>
      </w:ins>
      <w:ins w:id="586" w:author="fcalado" w:date="2026-03-14T11:54:00Z" w16du:dateUtc="2026-03-14T15:54:00Z">
        <w:r w:rsidRPr="006B5182">
          <w:rPr>
            <w:rFonts w:ascii="Linux Libertine" w:hAnsi="Linux Libertine" w:cs="Linux Libertine"/>
            <w:color w:val="000000"/>
          </w:rPr>
          <w:t xml:space="preserve">, </w:t>
        </w:r>
      </w:ins>
      <w:ins w:id="587" w:author="fcalado" w:date="2026-03-14T11:56:00Z" w16du:dateUtc="2026-03-14T15:56:00Z">
        <w:r w:rsidRPr="006B5182">
          <w:rPr>
            <w:rFonts w:ascii="Linux Libertine" w:hAnsi="Linux Libertine" w:cs="Linux Libertine"/>
            <w:color w:val="000000"/>
          </w:rPr>
          <w:t>its pervasiveness and harmfulness</w:t>
        </w:r>
      </w:ins>
      <w:ins w:id="588" w:author="fcalado" w:date="2026-03-14T11:57:00Z" w16du:dateUtc="2026-03-14T15:57:00Z">
        <w:r w:rsidRPr="006B5182">
          <w:rPr>
            <w:rFonts w:ascii="Linux Libertine" w:hAnsi="Linux Libertine" w:cs="Linux Libertine"/>
            <w:color w:val="000000"/>
          </w:rPr>
          <w:t xml:space="preserve"> warrant in-depth study. The recommendations that </w:t>
        </w:r>
      </w:ins>
      <w:ins w:id="589" w:author="fcalado" w:date="2026-03-14T12:01:00Z" w16du:dateUtc="2026-03-14T16:01:00Z">
        <w:r w:rsidR="00250761" w:rsidRPr="006B5182">
          <w:rPr>
            <w:rFonts w:ascii="Linux Libertine" w:hAnsi="Linux Libertine" w:cs="Linux Libertine"/>
            <w:color w:val="000000"/>
          </w:rPr>
          <w:t>the researchers put forth are</w:t>
        </w:r>
      </w:ins>
      <w:ins w:id="590" w:author="fcalado" w:date="2026-03-14T12:02:00Z" w16du:dateUtc="2026-03-14T16:02:00Z">
        <w:r w:rsidR="00250761" w:rsidRPr="006B5182">
          <w:rPr>
            <w:rFonts w:ascii="Linux Libertine" w:hAnsi="Linux Libertine" w:cs="Linux Libertine"/>
            <w:color w:val="000000"/>
          </w:rPr>
          <w:t xml:space="preserve"> also worthy: to increase examples of trans and nonbinary gender identities in training </w:t>
        </w:r>
      </w:ins>
      <w:ins w:id="591" w:author="fcalado" w:date="2026-03-14T12:03:00Z" w16du:dateUtc="2026-03-14T16:03:00Z">
        <w:r w:rsidR="00250761" w:rsidRPr="006B5182">
          <w:rPr>
            <w:rFonts w:ascii="Linux Libertine" w:hAnsi="Linux Libertine" w:cs="Linux Libertine"/>
            <w:color w:val="000000"/>
          </w:rPr>
          <w:t xml:space="preserve">corpora and </w:t>
        </w:r>
      </w:ins>
      <w:ins w:id="592" w:author="fcalado" w:date="2026-03-14T12:09:00Z" w16du:dateUtc="2026-03-14T16:09:00Z">
        <w:r w:rsidR="00AA3884" w:rsidRPr="006B5182">
          <w:rPr>
            <w:rFonts w:ascii="Linux Libertine" w:hAnsi="Linux Libertine" w:cs="Linux Libertine"/>
            <w:color w:val="000000"/>
          </w:rPr>
          <w:t xml:space="preserve">transparency in annotation practices. </w:t>
        </w:r>
      </w:ins>
    </w:p>
    <w:p w14:paraId="0B25F6EA" w14:textId="585D7952" w:rsidR="00567738" w:rsidRPr="006B5182" w:rsidRDefault="00567738" w:rsidP="008579B0">
      <w:pPr>
        <w:pStyle w:val="PostHeadPara"/>
        <w:ind w:firstLine="720"/>
        <w:rPr>
          <w:ins w:id="593" w:author="fcalado" w:date="2026-03-14T12:39:00Z" w16du:dateUtc="2026-03-14T16:39:00Z"/>
          <w:rFonts w:ascii="Linux Libertine" w:hAnsi="Linux Libertine" w:cs="Linux Libertine"/>
          <w:color w:val="000000"/>
        </w:rPr>
      </w:pPr>
      <w:ins w:id="594" w:author="fcalado" w:date="2026-03-14T13:34:00Z" w16du:dateUtc="2026-03-14T17:34:00Z">
        <w:r w:rsidRPr="006B5182">
          <w:rPr>
            <w:rFonts w:ascii="Linux Libertine" w:hAnsi="Linux Libertine" w:cs="Linux Libertine"/>
            <w:color w:val="000000"/>
          </w:rPr>
          <w:t>Despite these strengths, however, the</w:t>
        </w:r>
      </w:ins>
      <w:ins w:id="595" w:author="fcalado" w:date="2026-03-14T13:39:00Z" w16du:dateUtc="2026-03-14T17:39:00Z">
        <w:r w:rsidR="007773D5" w:rsidRPr="006B5182">
          <w:rPr>
            <w:rFonts w:ascii="Linux Libertine" w:hAnsi="Linux Libertine" w:cs="Linux Libertine"/>
            <w:color w:val="000000"/>
          </w:rPr>
          <w:t xml:space="preserve"> </w:t>
        </w:r>
      </w:ins>
      <w:ins w:id="596" w:author="fcalado" w:date="2026-03-17T11:06:00Z" w16du:dateUtc="2026-03-17T15:06:00Z">
        <w:r w:rsidR="001E7095" w:rsidRPr="006B5182">
          <w:rPr>
            <w:rFonts w:ascii="Linux Libertine" w:hAnsi="Linux Libertine" w:cs="Linux Libertine"/>
            <w:color w:val="000000"/>
          </w:rPr>
          <w:t>study</w:t>
        </w:r>
      </w:ins>
      <w:ins w:id="597" w:author="fcalado" w:date="2026-03-17T11:07:00Z" w16du:dateUtc="2026-03-17T15:07:00Z">
        <w:r w:rsidR="001E7095" w:rsidRPr="006B5182">
          <w:rPr>
            <w:rFonts w:ascii="Linux Libertine" w:hAnsi="Linux Libertine" w:cs="Linux Libertine"/>
            <w:color w:val="000000"/>
          </w:rPr>
          <w:t>’s methodology limits</w:t>
        </w:r>
      </w:ins>
      <w:ins w:id="598" w:author="fcalado" w:date="2026-03-17T11:06:00Z" w16du:dateUtc="2026-03-17T15:06:00Z">
        <w:r w:rsidR="001E7095" w:rsidRPr="006B5182">
          <w:rPr>
            <w:rFonts w:ascii="Linux Libertine" w:hAnsi="Linux Libertine" w:cs="Linux Libertine"/>
            <w:color w:val="000000"/>
          </w:rPr>
          <w:t xml:space="preserve"> how </w:t>
        </w:r>
      </w:ins>
      <w:ins w:id="599" w:author="fcalado" w:date="2026-03-17T11:07:00Z" w16du:dateUtc="2026-03-17T15:07:00Z">
        <w:r w:rsidR="001E7095" w:rsidRPr="006B5182">
          <w:rPr>
            <w:rFonts w:ascii="Linux Libertine" w:hAnsi="Linux Libertine" w:cs="Linux Libertine"/>
            <w:color w:val="000000"/>
          </w:rPr>
          <w:t xml:space="preserve">gender </w:t>
        </w:r>
      </w:ins>
      <w:ins w:id="600" w:author="fcalado" w:date="2026-03-17T11:06:00Z" w16du:dateUtc="2026-03-17T15:06:00Z">
        <w:r w:rsidR="001E7095" w:rsidRPr="006B5182">
          <w:rPr>
            <w:rFonts w:ascii="Linux Libertine" w:hAnsi="Linux Libertine" w:cs="Linux Libertine"/>
            <w:color w:val="000000"/>
          </w:rPr>
          <w:t>identity</w:t>
        </w:r>
      </w:ins>
      <w:ins w:id="601" w:author="fcalado" w:date="2026-03-14T13:38:00Z" w16du:dateUtc="2026-03-14T17:38:00Z">
        <w:r w:rsidR="007773D5" w:rsidRPr="006B5182">
          <w:rPr>
            <w:rFonts w:ascii="Linux Libertine" w:hAnsi="Linux Libertine" w:cs="Linux Libertine"/>
            <w:color w:val="000000"/>
          </w:rPr>
          <w:t xml:space="preserve"> is </w:t>
        </w:r>
      </w:ins>
      <w:ins w:id="602" w:author="fcalado" w:date="2026-03-17T11:07:00Z" w16du:dateUtc="2026-03-17T15:07:00Z">
        <w:r w:rsidR="001E7095" w:rsidRPr="006B5182">
          <w:rPr>
            <w:rFonts w:ascii="Linux Libertine" w:hAnsi="Linux Libertine" w:cs="Linux Libertine"/>
            <w:color w:val="000000"/>
          </w:rPr>
          <w:t>expressed</w:t>
        </w:r>
      </w:ins>
      <w:ins w:id="603" w:author="fcalado" w:date="2026-03-14T13:38:00Z" w16du:dateUtc="2026-03-14T17:38:00Z">
        <w:r w:rsidR="007773D5" w:rsidRPr="006B5182">
          <w:rPr>
            <w:rFonts w:ascii="Linux Libertine" w:hAnsi="Linux Libertine" w:cs="Linux Libertine"/>
            <w:color w:val="000000"/>
          </w:rPr>
          <w:t xml:space="preserve">, </w:t>
        </w:r>
      </w:ins>
      <w:ins w:id="604" w:author="fcalado" w:date="2026-03-17T11:07:00Z" w16du:dateUtc="2026-03-17T15:07:00Z">
        <w:r w:rsidR="001E7095" w:rsidRPr="006B5182">
          <w:rPr>
            <w:rFonts w:ascii="Linux Libertine" w:hAnsi="Linux Libertine" w:cs="Linux Libertine"/>
            <w:color w:val="000000"/>
          </w:rPr>
          <w:t>and it displays</w:t>
        </w:r>
      </w:ins>
      <w:ins w:id="605" w:author="fcalado" w:date="2026-03-14T13:38:00Z" w16du:dateUtc="2026-03-14T17:38:00Z">
        <w:r w:rsidR="007773D5" w:rsidRPr="006B5182">
          <w:rPr>
            <w:rFonts w:ascii="Linux Libertine" w:hAnsi="Linux Libertine" w:cs="Linux Libertine"/>
            <w:color w:val="000000"/>
          </w:rPr>
          <w:t xml:space="preserve"> inconsistencies and incomplete information </w:t>
        </w:r>
      </w:ins>
      <w:ins w:id="606" w:author="fcalado" w:date="2026-03-14T13:39:00Z" w16du:dateUtc="2026-03-14T17:39:00Z">
        <w:r w:rsidR="007773D5" w:rsidRPr="006B5182">
          <w:rPr>
            <w:rFonts w:ascii="Linux Libertine" w:hAnsi="Linux Libertine" w:cs="Linux Libertine"/>
            <w:color w:val="000000"/>
          </w:rPr>
          <w:t xml:space="preserve">around </w:t>
        </w:r>
      </w:ins>
      <w:ins w:id="607" w:author="fcalado" w:date="2026-03-14T15:16:00Z" w16du:dateUtc="2026-03-14T19:16:00Z">
        <w:r w:rsidR="00C26476" w:rsidRPr="006B5182">
          <w:rPr>
            <w:rFonts w:ascii="Linux Libertine" w:hAnsi="Linux Libertine" w:cs="Linux Libertine"/>
            <w:color w:val="000000"/>
          </w:rPr>
          <w:t>the project’s priorities</w:t>
        </w:r>
      </w:ins>
      <w:ins w:id="608" w:author="fcalado" w:date="2026-03-14T13:39:00Z" w16du:dateUtc="2026-03-14T17:39:00Z">
        <w:r w:rsidR="007773D5" w:rsidRPr="006B5182">
          <w:rPr>
            <w:rFonts w:ascii="Linux Libertine" w:hAnsi="Linux Libertine" w:cs="Linux Libertine"/>
            <w:color w:val="000000"/>
          </w:rPr>
          <w:t xml:space="preserve"> </w:t>
        </w:r>
      </w:ins>
      <w:ins w:id="609" w:author="fcalado" w:date="2026-03-14T13:38:00Z" w16du:dateUtc="2026-03-14T17:38:00Z">
        <w:r w:rsidR="007773D5" w:rsidRPr="006B5182">
          <w:rPr>
            <w:rFonts w:ascii="Linux Libertine" w:hAnsi="Linux Libertine" w:cs="Linux Libertine"/>
            <w:color w:val="000000"/>
          </w:rPr>
          <w:t xml:space="preserve">and </w:t>
        </w:r>
      </w:ins>
      <w:ins w:id="610" w:author="fcalado" w:date="2026-03-14T15:16:00Z" w16du:dateUtc="2026-03-14T19:16:00Z">
        <w:r w:rsidR="00C26476" w:rsidRPr="006B5182">
          <w:rPr>
            <w:rFonts w:ascii="Linux Libertine" w:hAnsi="Linux Libertine" w:cs="Linux Libertine"/>
            <w:color w:val="000000"/>
          </w:rPr>
          <w:t>its</w:t>
        </w:r>
      </w:ins>
      <w:ins w:id="611" w:author="fcalado" w:date="2026-03-14T13:39:00Z" w16du:dateUtc="2026-03-14T17:39:00Z">
        <w:r w:rsidR="007773D5" w:rsidRPr="006B5182">
          <w:rPr>
            <w:rFonts w:ascii="Linux Libertine" w:hAnsi="Linux Libertine" w:cs="Linux Libertine"/>
            <w:color w:val="000000"/>
          </w:rPr>
          <w:t xml:space="preserve"> </w:t>
        </w:r>
      </w:ins>
      <w:ins w:id="612" w:author="fcalado" w:date="2026-03-14T13:38:00Z" w16du:dateUtc="2026-03-14T17:38:00Z">
        <w:r w:rsidR="007773D5" w:rsidRPr="006B5182">
          <w:rPr>
            <w:rFonts w:ascii="Linux Libertine" w:hAnsi="Linux Libertine" w:cs="Linux Libertine"/>
            <w:color w:val="000000"/>
          </w:rPr>
          <w:t>qualitative analysis methodology</w:t>
        </w:r>
      </w:ins>
      <w:ins w:id="613" w:author="fcalado" w:date="2026-03-14T13:39:00Z" w16du:dateUtc="2026-03-14T17:39:00Z">
        <w:r w:rsidR="007773D5" w:rsidRPr="006B5182">
          <w:rPr>
            <w:rFonts w:ascii="Linux Libertine" w:hAnsi="Linux Libertine" w:cs="Linux Libertine"/>
            <w:color w:val="000000"/>
          </w:rPr>
          <w:t>.</w:t>
        </w:r>
      </w:ins>
    </w:p>
    <w:p w14:paraId="28B9A91F" w14:textId="280E2089" w:rsidR="00B84BB1" w:rsidRPr="006B5182" w:rsidRDefault="00C26476" w:rsidP="008579B0">
      <w:pPr>
        <w:pStyle w:val="PostHeadPara"/>
        <w:ind w:firstLine="720"/>
        <w:rPr>
          <w:ins w:id="614" w:author="fcalado" w:date="2026-03-14T12:46:00Z" w16du:dateUtc="2026-03-14T16:46:00Z"/>
          <w:rFonts w:ascii="Linux Libertine" w:hAnsi="Linux Libertine" w:cs="Linux Libertine"/>
          <w:color w:val="000000"/>
        </w:rPr>
      </w:pPr>
      <w:ins w:id="615" w:author="fcalado" w:date="2026-03-14T15:17:00Z" w16du:dateUtc="2026-03-14T19:17:00Z">
        <w:r w:rsidRPr="006B5182">
          <w:rPr>
            <w:rFonts w:ascii="Linux Libertine" w:hAnsi="Linux Libertine" w:cs="Linux Libertine"/>
            <w:color w:val="000000"/>
          </w:rPr>
          <w:t xml:space="preserve">First, </w:t>
        </w:r>
      </w:ins>
      <w:ins w:id="616" w:author="fcalado" w:date="2026-03-17T11:07:00Z" w16du:dateUtc="2026-03-17T15:07:00Z">
        <w:r w:rsidR="001E7095" w:rsidRPr="006B5182">
          <w:rPr>
            <w:rFonts w:ascii="Linux Libertine" w:hAnsi="Linux Libertine" w:cs="Linux Libertine"/>
            <w:color w:val="000000"/>
          </w:rPr>
          <w:t xml:space="preserve">the study limits how </w:t>
        </w:r>
      </w:ins>
      <w:ins w:id="617" w:author="fcalado" w:date="2026-03-14T12:45:00Z" w16du:dateUtc="2026-03-14T16:45:00Z">
        <w:r w:rsidR="00B84BB1" w:rsidRPr="006B5182">
          <w:rPr>
            <w:rFonts w:ascii="Linux Libertine" w:hAnsi="Linux Libertine" w:cs="Linux Libertine"/>
            <w:color w:val="000000"/>
          </w:rPr>
          <w:t>g</w:t>
        </w:r>
      </w:ins>
      <w:ins w:id="618" w:author="fcalado" w:date="2026-03-14T13:37:00Z" w16du:dateUtc="2026-03-14T17:37:00Z">
        <w:r w:rsidR="00567738" w:rsidRPr="006B5182">
          <w:rPr>
            <w:rFonts w:ascii="Linux Libertine" w:hAnsi="Linux Libertine" w:cs="Linux Libertine"/>
            <w:color w:val="000000"/>
          </w:rPr>
          <w:t>ender</w:t>
        </w:r>
      </w:ins>
      <w:ins w:id="619" w:author="fcalado" w:date="2026-03-17T11:08:00Z" w16du:dateUtc="2026-03-17T15:08:00Z">
        <w:r w:rsidR="001E7095" w:rsidRPr="006B5182">
          <w:rPr>
            <w:rFonts w:ascii="Linux Libertine" w:hAnsi="Linux Libertine" w:cs="Linux Libertine"/>
            <w:color w:val="000000"/>
          </w:rPr>
          <w:t xml:space="preserve"> identity</w:t>
        </w:r>
      </w:ins>
      <w:ins w:id="620" w:author="fcalado" w:date="2026-03-14T13:37:00Z" w16du:dateUtc="2026-03-14T17:37:00Z">
        <w:r w:rsidR="00567738" w:rsidRPr="006B5182">
          <w:rPr>
            <w:rFonts w:ascii="Linux Libertine" w:hAnsi="Linux Libertine" w:cs="Linux Libertine"/>
            <w:color w:val="000000"/>
          </w:rPr>
          <w:t xml:space="preserve"> is </w:t>
        </w:r>
      </w:ins>
      <w:ins w:id="621" w:author="fcalado" w:date="2026-03-17T11:07:00Z" w16du:dateUtc="2026-03-17T15:07:00Z">
        <w:r w:rsidR="001E7095" w:rsidRPr="006B5182">
          <w:rPr>
            <w:rFonts w:ascii="Linux Libertine" w:hAnsi="Linux Libertine" w:cs="Linux Libertine"/>
            <w:color w:val="000000"/>
          </w:rPr>
          <w:t>ex</w:t>
        </w:r>
      </w:ins>
      <w:ins w:id="622" w:author="fcalado" w:date="2026-03-17T11:08:00Z" w16du:dateUtc="2026-03-17T15:08:00Z">
        <w:r w:rsidR="001E7095" w:rsidRPr="006B5182">
          <w:rPr>
            <w:rFonts w:ascii="Linux Libertine" w:hAnsi="Linux Libertine" w:cs="Linux Libertine"/>
            <w:color w:val="000000"/>
          </w:rPr>
          <w:t>pressed</w:t>
        </w:r>
      </w:ins>
      <w:ins w:id="623" w:author="fcalado" w:date="2026-03-14T13:37:00Z" w16du:dateUtc="2026-03-14T17:37:00Z">
        <w:r w:rsidR="00567738" w:rsidRPr="006B5182">
          <w:rPr>
            <w:rFonts w:ascii="Linux Libertine" w:hAnsi="Linux Libertine" w:cs="Linux Libertine"/>
            <w:color w:val="000000"/>
          </w:rPr>
          <w:t xml:space="preserve"> in language forms</w:t>
        </w:r>
      </w:ins>
      <w:ins w:id="624" w:author="fcalado" w:date="2026-03-14T13:38:00Z" w16du:dateUtc="2026-03-14T17:38:00Z">
        <w:r w:rsidR="00567738" w:rsidRPr="006B5182">
          <w:rPr>
            <w:rFonts w:ascii="Linux Libertine" w:hAnsi="Linux Libertine" w:cs="Linux Libertine"/>
            <w:color w:val="000000"/>
          </w:rPr>
          <w:t>;</w:t>
        </w:r>
      </w:ins>
      <w:ins w:id="625" w:author="fcalado" w:date="2026-03-14T13:37:00Z" w16du:dateUtc="2026-03-14T17:37:00Z">
        <w:r w:rsidR="00567738" w:rsidRPr="006B5182">
          <w:rPr>
            <w:rFonts w:ascii="Linux Libertine" w:hAnsi="Linux Libertine" w:cs="Linux Libertine"/>
            <w:color w:val="000000"/>
          </w:rPr>
          <w:t xml:space="preserve"> it frames gender </w:t>
        </w:r>
      </w:ins>
      <w:ins w:id="626" w:author="fcalado" w:date="2026-03-14T12:46:00Z" w16du:dateUtc="2026-03-14T16:46:00Z">
        <w:r w:rsidR="00B84BB1" w:rsidRPr="006B5182">
          <w:rPr>
            <w:rFonts w:ascii="Linux Libertine" w:hAnsi="Linux Libertine" w:cs="Linux Libertine"/>
            <w:color w:val="000000"/>
          </w:rPr>
          <w:t xml:space="preserve">as </w:t>
        </w:r>
        <w:r w:rsidR="00B84BB1" w:rsidRPr="006B5182">
          <w:rPr>
            <w:rFonts w:ascii="Linux Libertine" w:hAnsi="Linux Libertine" w:cs="Linux Libertine"/>
            <w:i/>
            <w:iCs/>
            <w:color w:val="000000"/>
          </w:rPr>
          <w:t>only</w:t>
        </w:r>
        <w:r w:rsidR="00B84BB1" w:rsidRPr="006B5182">
          <w:rPr>
            <w:rFonts w:ascii="Linux Libertine" w:hAnsi="Linux Libertine" w:cs="Linux Libertine"/>
            <w:color w:val="000000"/>
          </w:rPr>
          <w:t xml:space="preserve"> related to </w:t>
        </w:r>
      </w:ins>
      <w:ins w:id="627" w:author="fcalado" w:date="2026-03-17T11:08:00Z" w16du:dateUtc="2026-03-17T15:08:00Z">
        <w:r w:rsidR="001E7095" w:rsidRPr="006B5182">
          <w:rPr>
            <w:rFonts w:ascii="Linux Libertine" w:hAnsi="Linux Libertine" w:cs="Linux Libertine"/>
            <w:color w:val="000000"/>
          </w:rPr>
          <w:t xml:space="preserve">a specific template for </w:t>
        </w:r>
      </w:ins>
      <w:ins w:id="628" w:author="fcalado" w:date="2026-03-14T12:46:00Z" w16du:dateUtc="2026-03-14T16:46:00Z">
        <w:r w:rsidR="00B84BB1" w:rsidRPr="006B5182">
          <w:rPr>
            <w:rFonts w:ascii="Linux Libertine" w:hAnsi="Linux Libertine" w:cs="Linux Libertine"/>
            <w:color w:val="000000"/>
          </w:rPr>
          <w:t>self-disclosure</w:t>
        </w:r>
      </w:ins>
      <w:ins w:id="629" w:author="fcalado" w:date="2026-03-17T11:10:00Z" w16du:dateUtc="2026-03-17T15:10:00Z">
        <w:r w:rsidR="004A6903" w:rsidRPr="006B5182">
          <w:rPr>
            <w:rFonts w:ascii="Linux Libertine" w:hAnsi="Linux Libertine" w:cs="Linux Libertine"/>
            <w:color w:val="000000"/>
          </w:rPr>
          <w:t>, “&lt;subject&gt; is &lt;gender identity&gt;”</w:t>
        </w:r>
      </w:ins>
      <w:ins w:id="630" w:author="fcalado" w:date="2026-03-14T12:46:00Z" w16du:dateUtc="2026-03-14T16:46:00Z">
        <w:r w:rsidR="00B84BB1" w:rsidRPr="006B5182">
          <w:rPr>
            <w:rFonts w:ascii="Linux Libertine" w:hAnsi="Linux Libertine" w:cs="Linux Libertine"/>
            <w:color w:val="000000"/>
          </w:rPr>
          <w:t xml:space="preserve">. </w:t>
        </w:r>
      </w:ins>
      <w:ins w:id="631" w:author="fcalado" w:date="2026-03-14T12:53:00Z" w16du:dateUtc="2026-03-14T16:53:00Z">
        <w:r w:rsidR="00437AF5" w:rsidRPr="006B5182">
          <w:rPr>
            <w:rFonts w:ascii="Linux Libertine" w:hAnsi="Linux Libertine" w:cs="Linux Libertine"/>
            <w:color w:val="000000"/>
          </w:rPr>
          <w:t>In practice, i</w:t>
        </w:r>
      </w:ins>
      <w:ins w:id="632" w:author="fcalado" w:date="2026-03-14T12:45:00Z" w16du:dateUtc="2026-03-14T16:45:00Z">
        <w:r w:rsidR="00B84BB1" w:rsidRPr="006B5182">
          <w:rPr>
            <w:rFonts w:ascii="Linux Libertine" w:hAnsi="Linux Libertine" w:cs="Linux Libertine"/>
            <w:color w:val="000000"/>
          </w:rPr>
          <w:t xml:space="preserve">dentity may emerge in language forms beyond </w:t>
        </w:r>
      </w:ins>
      <w:ins w:id="633" w:author="fcalado" w:date="2026-03-17T11:10:00Z" w16du:dateUtc="2026-03-17T15:10:00Z">
        <w:r w:rsidR="004A6903" w:rsidRPr="006B5182">
          <w:rPr>
            <w:rFonts w:ascii="Linux Libertine" w:hAnsi="Linux Libertine" w:cs="Linux Libertine"/>
            <w:color w:val="000000"/>
          </w:rPr>
          <w:t>this</w:t>
        </w:r>
      </w:ins>
      <w:ins w:id="634" w:author="fcalado" w:date="2026-03-14T12:45:00Z" w16du:dateUtc="2026-03-14T16:45:00Z">
        <w:r w:rsidR="00B84BB1" w:rsidRPr="006B5182">
          <w:rPr>
            <w:rFonts w:ascii="Linux Libertine" w:hAnsi="Linux Libertine" w:cs="Linux Libertine"/>
            <w:color w:val="000000"/>
          </w:rPr>
          <w:t xml:space="preserve"> template, for example, “</w:t>
        </w:r>
      </w:ins>
      <w:ins w:id="635" w:author="fcalado" w:date="2026-03-17T11:06:00Z" w16du:dateUtc="2026-03-17T15:06:00Z">
        <w:r w:rsidR="001E7095" w:rsidRPr="006B5182">
          <w:rPr>
            <w:rFonts w:ascii="Linux Libertine" w:hAnsi="Linux Libertine" w:cs="Linux Libertine"/>
            <w:color w:val="000000"/>
          </w:rPr>
          <w:t>My</w:t>
        </w:r>
      </w:ins>
      <w:ins w:id="636" w:author="fcalado" w:date="2026-03-14T12:45:00Z" w16du:dateUtc="2026-03-14T16:45:00Z">
        <w:r w:rsidR="00B84BB1" w:rsidRPr="006B5182">
          <w:rPr>
            <w:rFonts w:ascii="Linux Libertine" w:hAnsi="Linux Libertine" w:cs="Linux Libertine"/>
            <w:color w:val="000000"/>
          </w:rPr>
          <w:t xml:space="preserve"> butch </w:t>
        </w:r>
      </w:ins>
      <w:ins w:id="637" w:author="fcalado" w:date="2026-03-17T11:10:00Z" w16du:dateUtc="2026-03-17T15:10:00Z">
        <w:r w:rsidR="004A6903" w:rsidRPr="006B5182">
          <w:rPr>
            <w:rFonts w:ascii="Linux Libertine" w:hAnsi="Linux Libertine" w:cs="Linux Libertine"/>
            <w:color w:val="000000"/>
          </w:rPr>
          <w:t>haircut</w:t>
        </w:r>
      </w:ins>
      <w:ins w:id="638" w:author="fcalado" w:date="2026-03-14T12:45:00Z" w16du:dateUtc="2026-03-14T16:45:00Z">
        <w:r w:rsidR="00B84BB1" w:rsidRPr="006B5182">
          <w:rPr>
            <w:rFonts w:ascii="Linux Libertine" w:hAnsi="Linux Libertine" w:cs="Linux Libertine"/>
            <w:color w:val="000000"/>
          </w:rPr>
          <w:t>”, “You can call me queen”.</w:t>
        </w:r>
      </w:ins>
      <w:ins w:id="639" w:author="fcalado" w:date="2026-03-14T12:46:00Z" w16du:dateUtc="2026-03-14T16:46:00Z">
        <w:r w:rsidR="00B84BB1" w:rsidRPr="006B5182">
          <w:rPr>
            <w:rFonts w:ascii="Linux Libertine" w:hAnsi="Linux Libertine" w:cs="Linux Libertine"/>
            <w:color w:val="000000"/>
          </w:rPr>
          <w:t xml:space="preserve"> </w:t>
        </w:r>
      </w:ins>
      <w:ins w:id="640" w:author="fcalado" w:date="2026-03-14T12:47:00Z" w16du:dateUtc="2026-03-14T16:47:00Z">
        <w:r w:rsidR="00B84BB1" w:rsidRPr="006B5182">
          <w:rPr>
            <w:rFonts w:ascii="Linux Libertine" w:hAnsi="Linux Libertine" w:cs="Linux Libertine"/>
            <w:color w:val="000000"/>
          </w:rPr>
          <w:t xml:space="preserve">Importantly, these disclosures of gender as </w:t>
        </w:r>
        <w:r w:rsidR="00B84BB1" w:rsidRPr="006B5182">
          <w:rPr>
            <w:rFonts w:ascii="Linux Libertine" w:hAnsi="Linux Libertine" w:cs="Linux Libertine"/>
            <w:i/>
            <w:iCs/>
            <w:color w:val="000000"/>
          </w:rPr>
          <w:t>presentation</w:t>
        </w:r>
        <w:r w:rsidR="00B84BB1" w:rsidRPr="006B5182">
          <w:rPr>
            <w:rFonts w:ascii="Linux Libertine" w:hAnsi="Linux Libertine" w:cs="Linux Libertine"/>
            <w:color w:val="000000"/>
          </w:rPr>
          <w:t>, which do not follow a strict “</w:t>
        </w:r>
      </w:ins>
      <w:ins w:id="641" w:author="fcalado" w:date="2026-03-14T12:54:00Z" w16du:dateUtc="2026-03-14T16:54:00Z">
        <w:r w:rsidR="00437AF5" w:rsidRPr="006B5182">
          <w:rPr>
            <w:rFonts w:ascii="Linux Libertine" w:hAnsi="Linux Libertine" w:cs="Linux Libertine"/>
            <w:color w:val="000000"/>
          </w:rPr>
          <w:t>&lt;</w:t>
        </w:r>
      </w:ins>
      <w:ins w:id="642" w:author="fcalado" w:date="2026-03-14T12:47:00Z" w16du:dateUtc="2026-03-14T16:47:00Z">
        <w:r w:rsidR="00B84BB1" w:rsidRPr="006B5182">
          <w:rPr>
            <w:rFonts w:ascii="Linux Libertine" w:hAnsi="Linux Libertine" w:cs="Linux Libertine"/>
            <w:color w:val="000000"/>
          </w:rPr>
          <w:t>subjec</w:t>
        </w:r>
      </w:ins>
      <w:ins w:id="643" w:author="fcalado" w:date="2026-03-14T12:48:00Z" w16du:dateUtc="2026-03-14T16:48:00Z">
        <w:r w:rsidR="00B84BB1" w:rsidRPr="006B5182">
          <w:rPr>
            <w:rFonts w:ascii="Linux Libertine" w:hAnsi="Linux Libertine" w:cs="Linux Libertine"/>
            <w:color w:val="000000"/>
          </w:rPr>
          <w:t>t</w:t>
        </w:r>
      </w:ins>
      <w:ins w:id="644" w:author="fcalado" w:date="2026-03-14T12:54:00Z" w16du:dateUtc="2026-03-14T16:54:00Z">
        <w:r w:rsidR="00437AF5" w:rsidRPr="006B5182">
          <w:rPr>
            <w:rFonts w:ascii="Linux Libertine" w:hAnsi="Linux Libertine" w:cs="Linux Libertine"/>
            <w:color w:val="000000"/>
          </w:rPr>
          <w:t>&gt;</w:t>
        </w:r>
      </w:ins>
      <w:ins w:id="645" w:author="fcalado" w:date="2026-03-14T12:48:00Z" w16du:dateUtc="2026-03-14T16:48:00Z">
        <w:r w:rsidR="00B84BB1" w:rsidRPr="006B5182">
          <w:rPr>
            <w:rFonts w:ascii="Linux Libertine" w:hAnsi="Linux Libertine" w:cs="Linux Libertine"/>
            <w:color w:val="000000"/>
          </w:rPr>
          <w:t xml:space="preserve"> is </w:t>
        </w:r>
      </w:ins>
      <w:ins w:id="646" w:author="fcalado" w:date="2026-03-14T12:54:00Z" w16du:dateUtc="2026-03-14T16:54:00Z">
        <w:r w:rsidR="00437AF5" w:rsidRPr="006B5182">
          <w:rPr>
            <w:rFonts w:ascii="Linux Libertine" w:hAnsi="Linux Libertine" w:cs="Linux Libertine"/>
            <w:color w:val="000000"/>
          </w:rPr>
          <w:t>&lt;</w:t>
        </w:r>
      </w:ins>
      <w:ins w:id="647" w:author="fcalado" w:date="2026-03-14T12:48:00Z" w16du:dateUtc="2026-03-14T16:48:00Z">
        <w:r w:rsidR="00B84BB1" w:rsidRPr="006B5182">
          <w:rPr>
            <w:rFonts w:ascii="Linux Libertine" w:hAnsi="Linux Libertine" w:cs="Linux Libertine"/>
            <w:color w:val="000000"/>
          </w:rPr>
          <w:t>gender identity</w:t>
        </w:r>
      </w:ins>
      <w:ins w:id="648" w:author="fcalado" w:date="2026-03-14T12:54:00Z" w16du:dateUtc="2026-03-14T16:54:00Z">
        <w:r w:rsidR="00437AF5" w:rsidRPr="006B5182">
          <w:rPr>
            <w:rFonts w:ascii="Linux Libertine" w:hAnsi="Linux Libertine" w:cs="Linux Libertine"/>
            <w:color w:val="000000"/>
          </w:rPr>
          <w:t>&gt;</w:t>
        </w:r>
      </w:ins>
      <w:ins w:id="649" w:author="fcalado" w:date="2026-03-14T12:48:00Z" w16du:dateUtc="2026-03-14T16:48:00Z">
        <w:r w:rsidR="00B84BB1" w:rsidRPr="006B5182">
          <w:rPr>
            <w:rFonts w:ascii="Linux Libertine" w:hAnsi="Linux Libertine" w:cs="Linux Libertine"/>
            <w:color w:val="000000"/>
          </w:rPr>
          <w:t xml:space="preserve">”, may nonetheless lead to the same kinds of discrimination </w:t>
        </w:r>
      </w:ins>
      <w:ins w:id="650" w:author="fcalado" w:date="2026-03-14T12:54:00Z" w16du:dateUtc="2026-03-14T16:54:00Z">
        <w:r w:rsidR="00437AF5" w:rsidRPr="006B5182">
          <w:rPr>
            <w:rFonts w:ascii="Linux Libertine" w:hAnsi="Linux Libertine" w:cs="Linux Libertine"/>
            <w:color w:val="000000"/>
          </w:rPr>
          <w:t>as those from</w:t>
        </w:r>
      </w:ins>
      <w:ins w:id="651" w:author="fcalado" w:date="2026-03-14T12:55:00Z" w16du:dateUtc="2026-03-14T16:55:00Z">
        <w:r w:rsidR="00437AF5" w:rsidRPr="006B5182">
          <w:rPr>
            <w:rFonts w:ascii="Linux Libertine" w:hAnsi="Linux Libertine" w:cs="Linux Libertine"/>
            <w:color w:val="000000"/>
          </w:rPr>
          <w:t xml:space="preserve"> </w:t>
        </w:r>
      </w:ins>
      <w:ins w:id="652" w:author="fcalado" w:date="2026-03-14T12:48:00Z" w16du:dateUtc="2026-03-14T16:48:00Z">
        <w:r w:rsidR="00437AF5" w:rsidRPr="006B5182">
          <w:rPr>
            <w:rFonts w:ascii="Linux Libertine" w:hAnsi="Linux Libertine" w:cs="Linux Libertine"/>
            <w:color w:val="000000"/>
          </w:rPr>
          <w:t>gender disclosures as self-identification</w:t>
        </w:r>
      </w:ins>
      <w:ins w:id="653" w:author="fcalado" w:date="2026-03-14T12:54:00Z" w16du:dateUtc="2026-03-14T16:54:00Z">
        <w:r w:rsidR="00437AF5" w:rsidRPr="006B5182">
          <w:rPr>
            <w:rFonts w:ascii="Linux Libertine" w:hAnsi="Linux Libertine" w:cs="Linux Libertine"/>
            <w:color w:val="000000"/>
          </w:rPr>
          <w:t>.</w:t>
        </w:r>
      </w:ins>
      <w:ins w:id="654" w:author="fcalado" w:date="2026-03-14T12:48:00Z" w16du:dateUtc="2026-03-14T16:48:00Z">
        <w:r w:rsidR="00437AF5" w:rsidRPr="006B5182">
          <w:rPr>
            <w:rFonts w:ascii="Linux Libertine" w:hAnsi="Linux Libertine" w:cs="Linux Libertine"/>
            <w:color w:val="000000"/>
          </w:rPr>
          <w:t xml:space="preserve"> </w:t>
        </w:r>
      </w:ins>
    </w:p>
    <w:p w14:paraId="1D5B3F6D" w14:textId="6EDF5D65" w:rsidR="00437AF5" w:rsidRPr="006B5182" w:rsidRDefault="00B84BB1" w:rsidP="008579B0">
      <w:pPr>
        <w:pStyle w:val="PostHeadPara"/>
        <w:ind w:firstLine="720"/>
        <w:rPr>
          <w:ins w:id="655" w:author="fcalado" w:date="2026-03-14T12:56:00Z" w16du:dateUtc="2026-03-14T16:56:00Z"/>
          <w:rFonts w:ascii="Linux Libertine" w:hAnsi="Linux Libertine" w:cs="Linux Libertine"/>
          <w:color w:val="000000"/>
        </w:rPr>
      </w:pPr>
      <w:ins w:id="656" w:author="fcalado" w:date="2026-03-14T12:43:00Z" w16du:dateUtc="2026-03-14T16:43:00Z">
        <w:r w:rsidRPr="006B5182">
          <w:rPr>
            <w:rFonts w:ascii="Linux Libertine" w:hAnsi="Linux Libertine" w:cs="Linux Libertine"/>
            <w:color w:val="000000"/>
          </w:rPr>
          <w:t>Th</w:t>
        </w:r>
      </w:ins>
      <w:ins w:id="657" w:author="fcalado" w:date="2026-03-14T12:48:00Z" w16du:dateUtc="2026-03-14T16:48:00Z">
        <w:r w:rsidR="00437AF5" w:rsidRPr="006B5182">
          <w:rPr>
            <w:rFonts w:ascii="Linux Libertine" w:hAnsi="Linux Libertine" w:cs="Linux Libertine"/>
            <w:color w:val="000000"/>
          </w:rPr>
          <w:t xml:space="preserve">e </w:t>
        </w:r>
      </w:ins>
      <w:ins w:id="658" w:author="fcalado" w:date="2026-03-14T12:49:00Z" w16du:dateUtc="2026-03-14T16:49:00Z">
        <w:r w:rsidR="00437AF5" w:rsidRPr="006B5182">
          <w:rPr>
            <w:rFonts w:ascii="Linux Libertine" w:hAnsi="Linux Libertine" w:cs="Linux Libertine"/>
            <w:color w:val="000000"/>
          </w:rPr>
          <w:t xml:space="preserve">focus on gender </w:t>
        </w:r>
      </w:ins>
      <w:ins w:id="659" w:author="fcalado" w:date="2026-03-17T11:10:00Z" w16du:dateUtc="2026-03-17T15:10:00Z">
        <w:r w:rsidR="004A6903" w:rsidRPr="006B5182">
          <w:rPr>
            <w:rFonts w:ascii="Linux Libertine" w:hAnsi="Linux Libertine" w:cs="Linux Libertine"/>
            <w:color w:val="000000"/>
          </w:rPr>
          <w:t xml:space="preserve">according to this </w:t>
        </w:r>
      </w:ins>
      <w:ins w:id="660" w:author="fcalado" w:date="2026-03-14T12:49:00Z" w16du:dateUtc="2026-03-14T16:49:00Z">
        <w:r w:rsidR="00437AF5" w:rsidRPr="006B5182">
          <w:rPr>
            <w:rFonts w:ascii="Linux Libertine" w:hAnsi="Linux Libertine" w:cs="Linux Libertine"/>
            <w:color w:val="000000"/>
          </w:rPr>
          <w:t>identification</w:t>
        </w:r>
      </w:ins>
      <w:ins w:id="661" w:author="fcalado" w:date="2026-03-17T11:10:00Z" w16du:dateUtc="2026-03-17T15:10:00Z">
        <w:r w:rsidR="004A6903" w:rsidRPr="006B5182">
          <w:rPr>
            <w:rFonts w:ascii="Linux Libertine" w:hAnsi="Linux Libertine" w:cs="Linux Libertine"/>
            <w:color w:val="000000"/>
          </w:rPr>
          <w:t xml:space="preserve"> template</w:t>
        </w:r>
      </w:ins>
      <w:ins w:id="662" w:author="fcalado" w:date="2026-03-14T12:49:00Z" w16du:dateUtc="2026-03-14T16:49:00Z">
        <w:r w:rsidR="00437AF5" w:rsidRPr="006B5182">
          <w:rPr>
            <w:rFonts w:ascii="Linux Libertine" w:hAnsi="Linux Libertine" w:cs="Linux Libertine"/>
            <w:color w:val="000000"/>
          </w:rPr>
          <w:t xml:space="preserve"> perhaps </w:t>
        </w:r>
      </w:ins>
      <w:ins w:id="663" w:author="fcalado" w:date="2026-03-14T12:43:00Z" w16du:dateUtc="2026-03-14T16:43:00Z">
        <w:r w:rsidRPr="006B5182">
          <w:rPr>
            <w:rFonts w:ascii="Linux Libertine" w:hAnsi="Linux Libertine" w:cs="Linux Libertine"/>
            <w:color w:val="000000"/>
          </w:rPr>
          <w:t>reflect</w:t>
        </w:r>
      </w:ins>
      <w:ins w:id="664" w:author="fcalado" w:date="2026-03-14T12:49:00Z" w16du:dateUtc="2026-03-14T16:49:00Z">
        <w:r w:rsidR="00437AF5" w:rsidRPr="006B5182">
          <w:rPr>
            <w:rFonts w:ascii="Linux Libertine" w:hAnsi="Linux Libertine" w:cs="Linux Libertine"/>
            <w:color w:val="000000"/>
          </w:rPr>
          <w:t>s</w:t>
        </w:r>
      </w:ins>
      <w:ins w:id="665" w:author="fcalado" w:date="2026-03-14T12:43:00Z" w16du:dateUtc="2026-03-14T16:43:00Z">
        <w:r w:rsidRPr="006B5182">
          <w:rPr>
            <w:rFonts w:ascii="Linux Libertine" w:hAnsi="Linux Libertine" w:cs="Linux Libertine"/>
            <w:color w:val="000000"/>
          </w:rPr>
          <w:t xml:space="preserve"> </w:t>
        </w:r>
      </w:ins>
      <w:ins w:id="666" w:author="fcalado" w:date="2026-03-14T12:49:00Z" w16du:dateUtc="2026-03-14T16:49:00Z">
        <w:r w:rsidR="00437AF5" w:rsidRPr="006B5182">
          <w:rPr>
            <w:rFonts w:ascii="Linux Libertine" w:hAnsi="Linux Libertine" w:cs="Linux Libertine"/>
            <w:color w:val="000000"/>
          </w:rPr>
          <w:t xml:space="preserve">the priorities of the research team themselves, which mostly </w:t>
        </w:r>
      </w:ins>
      <w:ins w:id="667" w:author="fcalado" w:date="2026-03-14T12:43:00Z" w16du:dateUtc="2026-03-14T16:43:00Z">
        <w:r w:rsidRPr="006B5182">
          <w:rPr>
            <w:rFonts w:ascii="Linux Libertine" w:hAnsi="Linux Libertine" w:cs="Linux Libertine"/>
            <w:color w:val="000000"/>
          </w:rPr>
          <w:t xml:space="preserve">consist of </w:t>
        </w:r>
      </w:ins>
      <w:ins w:id="668" w:author="fcalado" w:date="2026-03-14T12:44:00Z" w16du:dateUtc="2026-03-14T16:44:00Z">
        <w:r w:rsidRPr="006B5182">
          <w:rPr>
            <w:rFonts w:ascii="Linux Libertine" w:hAnsi="Linux Libertine" w:cs="Linux Libertine"/>
            <w:color w:val="000000"/>
          </w:rPr>
          <w:t>Amazon Alexa developers</w:t>
        </w:r>
      </w:ins>
      <w:ins w:id="669" w:author="fcalado" w:date="2026-03-14T12:49:00Z" w16du:dateUtc="2026-03-14T16:49:00Z">
        <w:r w:rsidR="00437AF5" w:rsidRPr="006B5182">
          <w:rPr>
            <w:rFonts w:ascii="Linux Libertine" w:hAnsi="Linux Libertine" w:cs="Linux Libertine"/>
            <w:color w:val="000000"/>
          </w:rPr>
          <w:t xml:space="preserve">. The Amazon Alexa product </w:t>
        </w:r>
      </w:ins>
      <w:ins w:id="670" w:author="fcalado" w:date="2026-03-14T12:44:00Z" w16du:dateUtc="2026-03-14T16:44:00Z">
        <w:r w:rsidRPr="006B5182">
          <w:rPr>
            <w:rFonts w:ascii="Linux Libertine" w:hAnsi="Linux Libertine" w:cs="Linux Libertine"/>
            <w:color w:val="000000"/>
          </w:rPr>
          <w:t xml:space="preserve">operates over voice control, where </w:t>
        </w:r>
      </w:ins>
      <w:ins w:id="671" w:author="fcalado" w:date="2026-03-14T12:50:00Z" w16du:dateUtc="2026-03-14T16:50:00Z">
        <w:r w:rsidR="00437AF5" w:rsidRPr="006B5182">
          <w:rPr>
            <w:rFonts w:ascii="Linux Libertine" w:hAnsi="Linux Libertine" w:cs="Linux Libertine"/>
            <w:color w:val="000000"/>
          </w:rPr>
          <w:t xml:space="preserve">gender </w:t>
        </w:r>
      </w:ins>
      <w:ins w:id="672" w:author="fcalado" w:date="2026-03-14T12:49:00Z" w16du:dateUtc="2026-03-14T16:49:00Z">
        <w:r w:rsidR="00437AF5" w:rsidRPr="006B5182">
          <w:rPr>
            <w:rFonts w:ascii="Linux Libertine" w:hAnsi="Linux Libertine" w:cs="Linux Libertine"/>
            <w:color w:val="000000"/>
          </w:rPr>
          <w:t>self-</w:t>
        </w:r>
      </w:ins>
      <w:ins w:id="673" w:author="fcalado" w:date="2026-03-14T12:50:00Z" w16du:dateUtc="2026-03-14T16:50:00Z">
        <w:r w:rsidR="00437AF5" w:rsidRPr="006B5182">
          <w:rPr>
            <w:rFonts w:ascii="Linux Libertine" w:hAnsi="Linux Libertine" w:cs="Linux Libertine"/>
            <w:color w:val="000000"/>
          </w:rPr>
          <w:t xml:space="preserve">identification is more relevant than </w:t>
        </w:r>
      </w:ins>
      <w:ins w:id="674" w:author="fcalado" w:date="2026-03-14T12:44:00Z" w16du:dateUtc="2026-03-14T16:44:00Z">
        <w:r w:rsidRPr="006B5182">
          <w:rPr>
            <w:rFonts w:ascii="Linux Libertine" w:hAnsi="Linux Libertine" w:cs="Linux Libertine"/>
            <w:color w:val="000000"/>
          </w:rPr>
          <w:t>gender as a visual or behavioral phen</w:t>
        </w:r>
      </w:ins>
      <w:ins w:id="675" w:author="fcalado" w:date="2026-03-14T12:45:00Z" w16du:dateUtc="2026-03-14T16:45:00Z">
        <w:r w:rsidRPr="006B5182">
          <w:rPr>
            <w:rFonts w:ascii="Linux Libertine" w:hAnsi="Linux Libertine" w:cs="Linux Libertine"/>
            <w:color w:val="000000"/>
          </w:rPr>
          <w:t>omenon</w:t>
        </w:r>
      </w:ins>
      <w:ins w:id="676" w:author="fcalado" w:date="2026-03-14T12:50:00Z" w16du:dateUtc="2026-03-14T16:50:00Z">
        <w:r w:rsidR="00437AF5" w:rsidRPr="006B5182">
          <w:rPr>
            <w:rFonts w:ascii="Linux Libertine" w:hAnsi="Linux Libertine" w:cs="Linux Libertine"/>
            <w:color w:val="000000"/>
          </w:rPr>
          <w:t xml:space="preserve">. </w:t>
        </w:r>
      </w:ins>
      <w:ins w:id="677" w:author="fcalado" w:date="2026-03-14T13:07:00Z" w16du:dateUtc="2026-03-14T17:07:00Z">
        <w:r w:rsidR="005A5234" w:rsidRPr="006B5182">
          <w:rPr>
            <w:rFonts w:ascii="Linux Libertine" w:hAnsi="Linux Libertine" w:cs="Linux Libertine"/>
            <w:color w:val="000000"/>
          </w:rPr>
          <w:t>(</w:t>
        </w:r>
      </w:ins>
      <w:ins w:id="678" w:author="fcalado" w:date="2026-03-14T12:50:00Z" w16du:dateUtc="2026-03-14T16:50:00Z">
        <w:r w:rsidR="00437AF5" w:rsidRPr="006B5182">
          <w:rPr>
            <w:rFonts w:ascii="Linux Libertine" w:hAnsi="Linux Libertine" w:cs="Linux Libertine"/>
            <w:color w:val="000000"/>
          </w:rPr>
          <w:t xml:space="preserve">This </w:t>
        </w:r>
      </w:ins>
      <w:ins w:id="679" w:author="fcalado" w:date="2026-03-14T13:12:00Z" w16du:dateUtc="2026-03-14T17:12:00Z">
        <w:r w:rsidR="005A5234" w:rsidRPr="006B5182">
          <w:rPr>
            <w:rFonts w:ascii="Linux Libertine" w:hAnsi="Linux Libertine" w:cs="Linux Libertine"/>
            <w:color w:val="000000"/>
          </w:rPr>
          <w:t>may</w:t>
        </w:r>
      </w:ins>
      <w:ins w:id="680" w:author="fcalado" w:date="2026-03-14T12:50:00Z" w16du:dateUtc="2026-03-14T16:50:00Z">
        <w:r w:rsidR="00437AF5" w:rsidRPr="006B5182">
          <w:rPr>
            <w:rFonts w:ascii="Linux Libertine" w:hAnsi="Linux Libertine" w:cs="Linux Libertine"/>
            <w:color w:val="000000"/>
          </w:rPr>
          <w:t xml:space="preserve"> also explain why the team uses Amazon Mechanical Turk to source data annotators</w:t>
        </w:r>
      </w:ins>
      <w:ins w:id="681" w:author="fcalado" w:date="2026-03-14T13:07:00Z" w16du:dateUtc="2026-03-14T17:07:00Z">
        <w:r w:rsidR="005A5234" w:rsidRPr="006B5182">
          <w:rPr>
            <w:rFonts w:ascii="Linux Libertine" w:hAnsi="Linux Libertine" w:cs="Linux Libertine"/>
            <w:color w:val="000000"/>
          </w:rPr>
          <w:t xml:space="preserve">, an issue I </w:t>
        </w:r>
      </w:ins>
      <w:ins w:id="682" w:author="fcalado" w:date="2026-03-14T13:12:00Z" w16du:dateUtc="2026-03-14T17:12:00Z">
        <w:r w:rsidR="005A5234" w:rsidRPr="006B5182">
          <w:rPr>
            <w:rFonts w:ascii="Linux Libertine" w:hAnsi="Linux Libertine" w:cs="Linux Libertine"/>
            <w:color w:val="000000"/>
          </w:rPr>
          <w:t>discuss</w:t>
        </w:r>
      </w:ins>
      <w:ins w:id="683" w:author="fcalado" w:date="2026-03-14T13:07:00Z" w16du:dateUtc="2026-03-14T17:07:00Z">
        <w:r w:rsidR="005A5234" w:rsidRPr="006B5182">
          <w:rPr>
            <w:rFonts w:ascii="Linux Libertine" w:hAnsi="Linux Libertine" w:cs="Linux Libertine"/>
            <w:color w:val="000000"/>
          </w:rPr>
          <w:t xml:space="preserve"> in more detail below.) </w:t>
        </w:r>
      </w:ins>
    </w:p>
    <w:p w14:paraId="5B814C1D" w14:textId="7180ECFF" w:rsidR="000B00CB" w:rsidRPr="006B5182" w:rsidRDefault="00C26476" w:rsidP="008579B0">
      <w:pPr>
        <w:pStyle w:val="PostHeadPara"/>
        <w:ind w:firstLine="720"/>
        <w:rPr>
          <w:ins w:id="684" w:author="fcalado" w:date="2026-03-14T13:26:00Z" w16du:dateUtc="2026-03-14T17:26:00Z"/>
          <w:rFonts w:ascii="Linux Libertine" w:hAnsi="Linux Libertine" w:cs="Linux Libertine"/>
          <w:color w:val="000000"/>
        </w:rPr>
      </w:pPr>
      <w:ins w:id="685" w:author="fcalado" w:date="2026-03-14T15:17:00Z" w16du:dateUtc="2026-03-14T19:17:00Z">
        <w:r w:rsidRPr="006B5182">
          <w:rPr>
            <w:rFonts w:ascii="Linux Libertine" w:hAnsi="Linux Libertine" w:cs="Linux Libertine"/>
            <w:color w:val="000000"/>
          </w:rPr>
          <w:t>Second, t</w:t>
        </w:r>
      </w:ins>
      <w:ins w:id="686" w:author="fcalado" w:date="2026-03-14T13:25:00Z" w16du:dateUtc="2026-03-14T17:25:00Z">
        <w:r w:rsidR="000B00CB" w:rsidRPr="006B5182">
          <w:rPr>
            <w:rFonts w:ascii="Linux Libertine" w:hAnsi="Linux Libertine" w:cs="Linux Libertine"/>
            <w:color w:val="000000"/>
          </w:rPr>
          <w:t xml:space="preserve">here is an inconsistency around the purported goal of centering TGNB voices. While the researchers make many explicit references to “grounding [their] work in the TGNB community”, this appears to </w:t>
        </w:r>
      </w:ins>
      <w:ins w:id="687" w:author="fcalado" w:date="2026-03-17T11:11:00Z" w16du:dateUtc="2026-03-17T15:11:00Z">
        <w:r w:rsidR="004A6903" w:rsidRPr="006B5182">
          <w:rPr>
            <w:rFonts w:ascii="Linux Libertine" w:hAnsi="Linux Libertine" w:cs="Linux Libertine"/>
            <w:color w:val="000000"/>
          </w:rPr>
          <w:t>be unimportant</w:t>
        </w:r>
      </w:ins>
      <w:ins w:id="688" w:author="fcalado" w:date="2026-03-14T13:25:00Z" w16du:dateUtc="2026-03-14T17:25:00Z">
        <w:r w:rsidR="000B00CB" w:rsidRPr="006B5182">
          <w:rPr>
            <w:rFonts w:ascii="Linux Libertine" w:hAnsi="Linux Libertine" w:cs="Linux Libertine"/>
            <w:color w:val="000000"/>
          </w:rPr>
          <w:t xml:space="preserve"> after the data collection stage [</w:t>
        </w:r>
      </w:ins>
      <w:ins w:id="689" w:author="fcalado" w:date="2026-03-17T11:58:00Z" w16du:dateUtc="2026-03-17T15:58:00Z">
        <w:r w:rsidR="0013306E">
          <w:rPr>
            <w:rFonts w:ascii="Linux Libertine" w:hAnsi="Linux Libertine" w:cs="Linux Libertine"/>
            <w:color w:val="000000"/>
          </w:rPr>
          <w:t>33</w:t>
        </w:r>
      </w:ins>
      <w:ins w:id="690" w:author="fcalado" w:date="2026-03-14T13:25:00Z" w16du:dateUtc="2026-03-14T17:25:00Z">
        <w:r w:rsidR="000B00CB" w:rsidRPr="006B5182">
          <w:rPr>
            <w:rFonts w:ascii="Linux Libertine" w:hAnsi="Linux Libertine" w:cs="Linux Libertine"/>
            <w:color w:val="000000"/>
          </w:rPr>
          <w:t>]. For the data evaluation stage, the team uses a mix of data annotators and automated language toxicity detection. The data annotators, who are hired from Amazon Mechanical Turk, are not questioned about their familiarity or positioning to TGNB identities. The researchers explain that they opted not to collect this information “to protect worker privacy” [</w:t>
        </w:r>
      </w:ins>
      <w:ins w:id="691" w:author="fcalado" w:date="2026-03-17T11:58:00Z" w16du:dateUtc="2026-03-17T15:58:00Z">
        <w:r w:rsidR="0013306E">
          <w:rPr>
            <w:rFonts w:ascii="Linux Libertine" w:hAnsi="Linux Libertine" w:cs="Linux Libertine"/>
            <w:color w:val="000000"/>
          </w:rPr>
          <w:t>33</w:t>
        </w:r>
      </w:ins>
      <w:ins w:id="692" w:author="fcalado" w:date="2026-03-14T13:25:00Z" w16du:dateUtc="2026-03-14T17:25:00Z">
        <w:r w:rsidR="000B00CB" w:rsidRPr="006B5182">
          <w:rPr>
            <w:rFonts w:ascii="Linux Libertine" w:hAnsi="Linux Libertine" w:cs="Linux Libertine"/>
            <w:color w:val="000000"/>
          </w:rPr>
          <w:t>]. Yet, th</w:t>
        </w:r>
      </w:ins>
      <w:ins w:id="693" w:author="fcalado" w:date="2026-03-17T11:11:00Z" w16du:dateUtc="2026-03-17T15:11:00Z">
        <w:r w:rsidR="004A6903" w:rsidRPr="006B5182">
          <w:rPr>
            <w:rFonts w:ascii="Linux Libertine" w:hAnsi="Linux Libertine" w:cs="Linux Libertine"/>
            <w:color w:val="000000"/>
          </w:rPr>
          <w:t>eir</w:t>
        </w:r>
      </w:ins>
      <w:ins w:id="694" w:author="fcalado" w:date="2026-03-14T13:25:00Z" w16du:dateUtc="2026-03-14T17:25:00Z">
        <w:r w:rsidR="000B00CB" w:rsidRPr="006B5182">
          <w:rPr>
            <w:rFonts w:ascii="Linux Libertine" w:hAnsi="Linux Libertine" w:cs="Linux Libertine"/>
            <w:color w:val="000000"/>
          </w:rPr>
          <w:t xml:space="preserve"> stance appears to change in the section where they discuss the Perspective API, where they make suggestions for “closer examination and increased transparency on annotation processes”, especially about “the community identities involved in coding” [</w:t>
        </w:r>
      </w:ins>
      <w:ins w:id="695" w:author="fcalado" w:date="2026-03-17T11:58:00Z" w16du:dateUtc="2026-03-17T15:58:00Z">
        <w:r w:rsidR="0013306E">
          <w:rPr>
            <w:rFonts w:ascii="Linux Libertine" w:hAnsi="Linux Libertine" w:cs="Linux Libertine"/>
            <w:color w:val="000000"/>
          </w:rPr>
          <w:t>33</w:t>
        </w:r>
      </w:ins>
      <w:ins w:id="696" w:author="fcalado" w:date="2026-03-14T13:25:00Z" w16du:dateUtc="2026-03-14T17:25:00Z">
        <w:r w:rsidR="000B00CB" w:rsidRPr="006B5182">
          <w:rPr>
            <w:rFonts w:ascii="Linux Libertine" w:hAnsi="Linux Libertine" w:cs="Linux Libertine"/>
            <w:color w:val="000000"/>
          </w:rPr>
          <w:t>].</w:t>
        </w:r>
      </w:ins>
    </w:p>
    <w:p w14:paraId="08000FE3" w14:textId="7B777131" w:rsidR="000B00CB" w:rsidRPr="006B5182" w:rsidRDefault="00C26476" w:rsidP="008579B0">
      <w:pPr>
        <w:pStyle w:val="PostHeadPara"/>
        <w:ind w:firstLine="720"/>
        <w:rPr>
          <w:rFonts w:ascii="Linux Libertine" w:hAnsi="Linux Libertine" w:cs="Linux Libertine"/>
          <w:color w:val="000000"/>
        </w:rPr>
      </w:pPr>
      <w:ins w:id="697" w:author="fcalado" w:date="2026-03-14T15:17:00Z" w16du:dateUtc="2026-03-14T19:17:00Z">
        <w:r w:rsidRPr="006B5182">
          <w:rPr>
            <w:rFonts w:ascii="Linux Libertine" w:hAnsi="Linux Libertine" w:cs="Linux Libertine"/>
            <w:color w:val="000000"/>
          </w:rPr>
          <w:t>Finally, related to the topic</w:t>
        </w:r>
      </w:ins>
      <w:ins w:id="698" w:author="fcalado" w:date="2026-03-14T13:27:00Z" w16du:dateUtc="2026-03-14T17:27:00Z">
        <w:r w:rsidR="00567738" w:rsidRPr="006B5182">
          <w:rPr>
            <w:rFonts w:ascii="Linux Libertine" w:hAnsi="Linux Libertine" w:cs="Linux Libertine"/>
            <w:color w:val="000000"/>
          </w:rPr>
          <w:t xml:space="preserve"> </w:t>
        </w:r>
        <w:r w:rsidR="000B00CB" w:rsidRPr="006B5182">
          <w:rPr>
            <w:rFonts w:ascii="Linux Libertine" w:hAnsi="Linux Libertine" w:cs="Linux Libertine"/>
            <w:color w:val="000000"/>
          </w:rPr>
          <w:t>qualitative coding</w:t>
        </w:r>
        <w:r w:rsidR="00567738" w:rsidRPr="006B5182">
          <w:rPr>
            <w:rFonts w:ascii="Linux Libertine" w:hAnsi="Linux Libertine" w:cs="Linux Libertine"/>
            <w:color w:val="000000"/>
          </w:rPr>
          <w:t xml:space="preserve">, there </w:t>
        </w:r>
      </w:ins>
      <w:ins w:id="699" w:author="fcalado" w:date="2026-03-17T11:11:00Z" w16du:dateUtc="2026-03-17T15:11:00Z">
        <w:r w:rsidR="004A6903" w:rsidRPr="006B5182">
          <w:rPr>
            <w:rFonts w:ascii="Linux Libertine" w:hAnsi="Linux Libertine" w:cs="Linux Libertine"/>
            <w:color w:val="000000"/>
          </w:rPr>
          <w:t>is</w:t>
        </w:r>
      </w:ins>
      <w:ins w:id="700" w:author="fcalado" w:date="2026-03-14T13:27:00Z" w16du:dateUtc="2026-03-14T17:27:00Z">
        <w:r w:rsidR="00567738" w:rsidRPr="006B5182">
          <w:rPr>
            <w:rFonts w:ascii="Linux Libertine" w:hAnsi="Linux Libertine" w:cs="Linux Libertine"/>
            <w:color w:val="000000"/>
          </w:rPr>
          <w:t xml:space="preserve"> a</w:t>
        </w:r>
      </w:ins>
      <w:ins w:id="701" w:author="fcalado" w:date="2026-03-17T11:12:00Z" w16du:dateUtc="2026-03-17T15:12:00Z">
        <w:r w:rsidR="004A6903" w:rsidRPr="006B5182">
          <w:rPr>
            <w:rFonts w:ascii="Linux Libertine" w:hAnsi="Linux Libertine" w:cs="Linux Libertine"/>
            <w:color w:val="000000"/>
          </w:rPr>
          <w:t xml:space="preserve"> relative</w:t>
        </w:r>
      </w:ins>
      <w:ins w:id="702" w:author="fcalado" w:date="2026-03-14T13:27:00Z" w16du:dateUtc="2026-03-14T17:27:00Z">
        <w:r w:rsidR="00567738" w:rsidRPr="006B5182">
          <w:rPr>
            <w:rFonts w:ascii="Linux Libertine" w:hAnsi="Linux Libertine" w:cs="Linux Libertine"/>
            <w:color w:val="000000"/>
          </w:rPr>
          <w:t xml:space="preserve"> lack of information about </w:t>
        </w:r>
      </w:ins>
      <w:ins w:id="703" w:author="fcalado" w:date="2026-03-14T13:31:00Z" w16du:dateUtc="2026-03-14T17:31:00Z">
        <w:r w:rsidR="00567738" w:rsidRPr="006B5182">
          <w:rPr>
            <w:rFonts w:ascii="Linux Libertine" w:hAnsi="Linux Libertine" w:cs="Linux Libertine"/>
            <w:color w:val="000000"/>
          </w:rPr>
          <w:t>how th</w:t>
        </w:r>
      </w:ins>
      <w:ins w:id="704" w:author="fcalado" w:date="2026-03-14T13:32:00Z" w16du:dateUtc="2026-03-14T17:32:00Z">
        <w:r w:rsidR="00567738" w:rsidRPr="006B5182">
          <w:rPr>
            <w:rFonts w:ascii="Linux Libertine" w:hAnsi="Linux Libertine" w:cs="Linux Libertine"/>
            <w:color w:val="000000"/>
          </w:rPr>
          <w:t xml:space="preserve">e experiment </w:t>
        </w:r>
      </w:ins>
      <w:ins w:id="705" w:author="fcalado" w:date="2026-03-14T13:31:00Z" w16du:dateUtc="2026-03-14T17:31:00Z">
        <w:r w:rsidR="00567738" w:rsidRPr="006B5182">
          <w:rPr>
            <w:rFonts w:ascii="Linux Libertine" w:hAnsi="Linux Libertine" w:cs="Linux Libertine"/>
            <w:color w:val="000000"/>
          </w:rPr>
          <w:t xml:space="preserve">approached this </w:t>
        </w:r>
      </w:ins>
      <w:ins w:id="706" w:author="fcalado" w:date="2026-03-14T13:32:00Z" w16du:dateUtc="2026-03-14T17:32:00Z">
        <w:r w:rsidR="00567738" w:rsidRPr="006B5182">
          <w:rPr>
            <w:rFonts w:ascii="Linux Libertine" w:hAnsi="Linux Libertine" w:cs="Linux Libertine"/>
            <w:color w:val="000000"/>
          </w:rPr>
          <w:t>part</w:t>
        </w:r>
      </w:ins>
      <w:ins w:id="707" w:author="fcalado" w:date="2026-03-14T13:31:00Z" w16du:dateUtc="2026-03-14T17:31:00Z">
        <w:r w:rsidR="00567738" w:rsidRPr="006B5182">
          <w:rPr>
            <w:rFonts w:ascii="Linux Libertine" w:hAnsi="Linux Libertine" w:cs="Linux Libertine"/>
            <w:color w:val="000000"/>
          </w:rPr>
          <w:t xml:space="preserve"> </w:t>
        </w:r>
      </w:ins>
      <w:ins w:id="708" w:author="fcalado" w:date="2026-03-14T13:32:00Z" w16du:dateUtc="2026-03-14T17:32:00Z">
        <w:r w:rsidR="00567738" w:rsidRPr="006B5182">
          <w:rPr>
            <w:rFonts w:ascii="Linux Libertine" w:hAnsi="Linux Libertine" w:cs="Linux Libertine"/>
            <w:color w:val="000000"/>
          </w:rPr>
          <w:t>of</w:t>
        </w:r>
      </w:ins>
      <w:ins w:id="709" w:author="fcalado" w:date="2026-03-14T13:31:00Z" w16du:dateUtc="2026-03-14T17:31:00Z">
        <w:r w:rsidR="00567738" w:rsidRPr="006B5182">
          <w:rPr>
            <w:rFonts w:ascii="Linux Libertine" w:hAnsi="Linux Libertine" w:cs="Linux Libertine"/>
            <w:color w:val="000000"/>
          </w:rPr>
          <w:t xml:space="preserve"> </w:t>
        </w:r>
      </w:ins>
      <w:ins w:id="710" w:author="fcalado" w:date="2026-03-14T13:32:00Z" w16du:dateUtc="2026-03-14T17:32:00Z">
        <w:r w:rsidR="00567738" w:rsidRPr="006B5182">
          <w:rPr>
            <w:rFonts w:ascii="Linux Libertine" w:hAnsi="Linux Libertine" w:cs="Linux Libertine"/>
            <w:color w:val="000000"/>
          </w:rPr>
          <w:t>the</w:t>
        </w:r>
      </w:ins>
      <w:ins w:id="711" w:author="fcalado" w:date="2026-03-14T13:31:00Z" w16du:dateUtc="2026-03-14T17:31:00Z">
        <w:r w:rsidR="00567738" w:rsidRPr="006B5182">
          <w:rPr>
            <w:rFonts w:ascii="Linux Libertine" w:hAnsi="Linux Libertine" w:cs="Linux Libertine"/>
            <w:color w:val="000000"/>
          </w:rPr>
          <w:t xml:space="preserve"> evaluation</w:t>
        </w:r>
      </w:ins>
      <w:ins w:id="712" w:author="fcalado" w:date="2026-03-14T13:32:00Z" w16du:dateUtc="2026-03-14T17:32:00Z">
        <w:r w:rsidR="00567738" w:rsidRPr="006B5182">
          <w:rPr>
            <w:rFonts w:ascii="Linux Libertine" w:hAnsi="Linux Libertine" w:cs="Linux Libertine"/>
            <w:color w:val="000000"/>
          </w:rPr>
          <w:t xml:space="preserve"> process</w:t>
        </w:r>
      </w:ins>
      <w:ins w:id="713" w:author="fcalado" w:date="2026-03-14T13:40:00Z" w16du:dateUtc="2026-03-14T17:40:00Z">
        <w:r w:rsidR="007773D5" w:rsidRPr="006B5182">
          <w:rPr>
            <w:rFonts w:ascii="Linux Libertine" w:hAnsi="Linux Libertine" w:cs="Linux Libertine"/>
            <w:color w:val="000000"/>
          </w:rPr>
          <w:t xml:space="preserve">, though it was used alongside the Perspective API to analyze the gender disclosure generations. </w:t>
        </w:r>
      </w:ins>
    </w:p>
    <w:p w14:paraId="0C55F78D" w14:textId="073627B4" w:rsidR="00F75FE5" w:rsidRPr="006B5182" w:rsidRDefault="003509F5" w:rsidP="008579B0">
      <w:pPr>
        <w:pStyle w:val="Head1"/>
        <w:rPr>
          <w:ins w:id="714" w:author="fcalado" w:date="2026-03-14T11:06:00Z" w16du:dateUtc="2026-03-14T15:06:00Z"/>
          <w:rFonts w:ascii="Linux Libertine" w:hAnsi="Linux Libertine" w:cs="Linux Libertine"/>
        </w:rPr>
      </w:pPr>
      <w:r w:rsidRPr="006B5182">
        <w:rPr>
          <w:rFonts w:ascii="Linux Libertine" w:hAnsi="Linux Libertine" w:cs="Linux Libertine"/>
        </w:rPr>
        <w:lastRenderedPageBreak/>
        <w:t>discussion</w:t>
      </w:r>
    </w:p>
    <w:p w14:paraId="2B8080EA" w14:textId="6A9C9BA9" w:rsidR="007A6609" w:rsidRPr="006B5182" w:rsidRDefault="004D3EB0" w:rsidP="008579B0">
      <w:pPr>
        <w:pStyle w:val="Para"/>
        <w:ind w:firstLine="0"/>
        <w:rPr>
          <w:rFonts w:ascii="Linux Libertine" w:hAnsi="Linux Libertine" w:cs="Linux Libertine"/>
          <w:color w:val="000000"/>
        </w:rPr>
      </w:pPr>
      <w:r w:rsidRPr="006B5182">
        <w:rPr>
          <w:rFonts w:ascii="Linux Libertine" w:hAnsi="Linux Libertine" w:cs="Linux Libertine"/>
          <w:color w:val="000000"/>
        </w:rPr>
        <w:t xml:space="preserve">As Amin [1] argues, due to the historical tendency of LGBTQ+-related categories to distinguish internal and idealized identities from visibly different ones, a kind of stigmatization accompanies non-normative genders that are externally expressed. </w:t>
      </w:r>
      <w:ins w:id="715" w:author="fcalado" w:date="2026-03-14T15:42:00Z" w16du:dateUtc="2026-03-14T19:42:00Z">
        <w:r w:rsidR="00B87CC1" w:rsidRPr="006B5182">
          <w:rPr>
            <w:rFonts w:ascii="Linux Libertine" w:hAnsi="Linux Libertine" w:cs="Linux Libertine"/>
            <w:color w:val="000000"/>
          </w:rPr>
          <w:t xml:space="preserve">Using </w:t>
        </w:r>
      </w:ins>
      <w:ins w:id="716" w:author="fcalado" w:date="2026-03-14T15:44:00Z" w16du:dateUtc="2026-03-14T19:44:00Z">
        <w:r w:rsidR="00B87CC1" w:rsidRPr="006B5182">
          <w:rPr>
            <w:rFonts w:ascii="Linux Libertine" w:hAnsi="Linux Libertine" w:cs="Linux Libertine"/>
            <w:color w:val="000000"/>
          </w:rPr>
          <w:t>Amin’s insights</w:t>
        </w:r>
      </w:ins>
      <w:ins w:id="717" w:author="fcalado" w:date="2026-03-14T15:42:00Z" w16du:dateUtc="2026-03-14T19:42:00Z">
        <w:r w:rsidR="00B87CC1" w:rsidRPr="006B5182">
          <w:rPr>
            <w:rFonts w:ascii="Linux Libertine" w:hAnsi="Linux Libertine" w:cs="Linux Libertine"/>
            <w:color w:val="000000"/>
          </w:rPr>
          <w:t xml:space="preserve">, I will now consider how </w:t>
        </w:r>
      </w:ins>
      <w:r w:rsidRPr="006B5182">
        <w:rPr>
          <w:rFonts w:ascii="Linux Libertine" w:hAnsi="Linux Libertine" w:cs="Linux Libertine"/>
          <w:color w:val="000000"/>
        </w:rPr>
        <w:t>gender as external presentation or behavior operate in the above frameworks for studying gender bias in NLP</w:t>
      </w:r>
      <w:ins w:id="718" w:author="fcalado" w:date="2026-03-14T15:42:00Z" w16du:dateUtc="2026-03-14T19:42:00Z">
        <w:r w:rsidR="00B87CC1" w:rsidRPr="006B5182">
          <w:rPr>
            <w:rFonts w:ascii="Linux Libertine" w:hAnsi="Linux Libertine" w:cs="Linux Libertine"/>
            <w:color w:val="000000"/>
          </w:rPr>
          <w:t>.</w:t>
        </w:r>
      </w:ins>
      <w:r w:rsidRPr="006B5182">
        <w:rPr>
          <w:rFonts w:ascii="Linux Libertine" w:hAnsi="Linux Libertine" w:cs="Linux Libertine"/>
          <w:color w:val="000000"/>
        </w:rPr>
        <w:t xml:space="preserve"> </w:t>
      </w:r>
    </w:p>
    <w:p w14:paraId="4A64B1D3" w14:textId="77777777" w:rsidR="00A66A46" w:rsidRPr="006B5182" w:rsidRDefault="007A6609" w:rsidP="00A66A46">
      <w:pPr>
        <w:pStyle w:val="Para"/>
        <w:ind w:firstLine="720"/>
        <w:rPr>
          <w:ins w:id="719" w:author="fcalado" w:date="2026-03-17T10:44:00Z" w16du:dateUtc="2026-03-17T14:44:00Z"/>
          <w:rFonts w:ascii="Linux Libertine" w:hAnsi="Linux Libertine" w:cs="Linux Libertine"/>
          <w:color w:val="000000"/>
          <w:szCs w:val="18"/>
        </w:rPr>
      </w:pPr>
      <w:r w:rsidRPr="006B5182">
        <w:rPr>
          <w:rFonts w:ascii="Linux Libertine" w:hAnsi="Linux Libertine" w:cs="Linux Libertine"/>
          <w:color w:val="000000"/>
        </w:rPr>
        <w:t>The close examination of two</w:t>
      </w:r>
      <w:ins w:id="720" w:author="fcalado" w:date="2026-03-14T15:24:00Z" w16du:dateUtc="2026-03-14T19:24:00Z">
        <w:r w:rsidR="00160786" w:rsidRPr="006B5182">
          <w:rPr>
            <w:rFonts w:ascii="Linux Libertine" w:hAnsi="Linux Libertine" w:cs="Linux Libertine"/>
            <w:color w:val="000000"/>
          </w:rPr>
          <w:t xml:space="preserve"> of these</w:t>
        </w:r>
      </w:ins>
      <w:r w:rsidRPr="006B5182">
        <w:rPr>
          <w:rFonts w:ascii="Linux Libertine" w:hAnsi="Linux Libertine" w:cs="Linux Libertine"/>
          <w:color w:val="000000"/>
        </w:rPr>
        <w:t xml:space="preserve"> frameworks for detecting trans bias—TIDEs and </w:t>
      </w:r>
      <w:ins w:id="721" w:author="fcalado" w:date="2026-03-14T10:11:00Z" w16du:dateUtc="2026-03-14T14:11:00Z">
        <w:r w:rsidR="0073398C" w:rsidRPr="006B5182">
          <w:rPr>
            <w:rFonts w:ascii="Linux Libertine" w:hAnsi="Linux Libertine" w:cs="Linux Libertine"/>
            <w:color w:val="000000"/>
          </w:rPr>
          <w:t>EQUITBL</w:t>
        </w:r>
      </w:ins>
      <w:r w:rsidR="00A87A2E" w:rsidRPr="006B5182">
        <w:rPr>
          <w:rFonts w:ascii="Linux Libertine" w:hAnsi="Linux Libertine" w:cs="Linux Libertine"/>
          <w:color w:val="000000"/>
        </w:rPr>
        <w:t>—suggests that gender bias attaches to physical aspects and external qualities</w:t>
      </w:r>
      <w:r w:rsidRPr="006B5182">
        <w:rPr>
          <w:rFonts w:ascii="Linux Libertine" w:hAnsi="Linux Libertine" w:cs="Linux Libertine"/>
          <w:color w:val="000000"/>
        </w:rPr>
        <w:t xml:space="preserve">. Despite their contrasting approaches, with TIDEs relying on binary classification and </w:t>
      </w:r>
      <w:ins w:id="722" w:author="fcalado" w:date="2026-03-14T10:11:00Z" w16du:dateUtc="2026-03-14T14:11:00Z">
        <w:r w:rsidR="0073398C" w:rsidRPr="006B5182">
          <w:rPr>
            <w:rFonts w:ascii="Linux Libertine" w:hAnsi="Linux Libertine" w:cs="Linux Libertine"/>
            <w:color w:val="000000"/>
          </w:rPr>
          <w:t>EQUITBL</w:t>
        </w:r>
      </w:ins>
      <w:r w:rsidRPr="006B5182">
        <w:rPr>
          <w:rFonts w:ascii="Linux Libertine" w:hAnsi="Linux Libertine" w:cs="Linux Libertine"/>
          <w:color w:val="000000"/>
        </w:rPr>
        <w:t xml:space="preserve"> </w:t>
      </w:r>
      <w:r w:rsidR="004D3EB0" w:rsidRPr="006B5182">
        <w:rPr>
          <w:rFonts w:ascii="Linux Libertine" w:hAnsi="Linux Libertine" w:cs="Linux Libertine"/>
          <w:color w:val="000000"/>
        </w:rPr>
        <w:t xml:space="preserve">emphasizing </w:t>
      </w:r>
      <w:r w:rsidRPr="006B5182">
        <w:rPr>
          <w:rFonts w:ascii="Linux Libertine" w:hAnsi="Linux Libertine" w:cs="Linux Libertine"/>
          <w:color w:val="000000"/>
        </w:rPr>
        <w:t xml:space="preserve">qualitative analysis, both frameworks </w:t>
      </w:r>
      <w:r w:rsidR="00891A50" w:rsidRPr="006B5182">
        <w:rPr>
          <w:rFonts w:ascii="Linux Libertine" w:hAnsi="Linux Libertine" w:cs="Linux Libertine"/>
          <w:color w:val="000000"/>
        </w:rPr>
        <w:t xml:space="preserve">reinforce Amin’s [1] point that stigma against gender tends to accompany physical and social aspects of gender presentation. In TIDEs, the ironic tone of the first sample suggests that biology is a site where trans people might experience discrimination. Meanwhile, in </w:t>
      </w:r>
      <w:ins w:id="723" w:author="fcalado" w:date="2026-03-14T10:11:00Z" w16du:dateUtc="2026-03-14T14:11:00Z">
        <w:r w:rsidR="0073398C" w:rsidRPr="006B5182">
          <w:rPr>
            <w:rFonts w:ascii="Linux Libertine" w:hAnsi="Linux Libertine" w:cs="Linux Libertine"/>
            <w:color w:val="000000"/>
          </w:rPr>
          <w:t>EQUITBL</w:t>
        </w:r>
      </w:ins>
      <w:r w:rsidR="00891A50" w:rsidRPr="006B5182">
        <w:rPr>
          <w:rFonts w:ascii="Linux Libertine" w:hAnsi="Linux Libertine" w:cs="Linux Libertine"/>
          <w:color w:val="000000"/>
        </w:rPr>
        <w:t xml:space="preserve">, the unmarked dominant subject reinforces </w:t>
      </w:r>
      <w:r w:rsidR="00A87A2E" w:rsidRPr="006B5182">
        <w:rPr>
          <w:rFonts w:ascii="Linux Libertine" w:hAnsi="Linux Libertine" w:cs="Linux Libertine"/>
          <w:color w:val="000000"/>
        </w:rPr>
        <w:t>an</w:t>
      </w:r>
      <w:r w:rsidR="00891A50" w:rsidRPr="006B5182">
        <w:rPr>
          <w:rFonts w:ascii="Linux Libertine" w:hAnsi="Linux Libertine" w:cs="Linux Libertine"/>
          <w:color w:val="000000"/>
        </w:rPr>
        <w:t xml:space="preserve"> idealized normative gender, which is </w:t>
      </w:r>
      <w:r w:rsidR="00891A50" w:rsidRPr="006B5182">
        <w:rPr>
          <w:rFonts w:ascii="Linux Libertine" w:hAnsi="Linux Libertine" w:cs="Linux Libertine"/>
          <w:color w:val="000000"/>
          <w:szCs w:val="18"/>
        </w:rPr>
        <w:t>simultaneously default and invisible.</w:t>
      </w:r>
    </w:p>
    <w:p w14:paraId="7A50D88F" w14:textId="2B2D9752" w:rsidR="00A66A46" w:rsidRPr="006B5182" w:rsidRDefault="00A66A46" w:rsidP="00D9209E">
      <w:pPr>
        <w:pStyle w:val="Para"/>
        <w:ind w:firstLine="720"/>
        <w:rPr>
          <w:ins w:id="724" w:author="fcalado" w:date="2026-03-17T10:55:00Z" w16du:dateUtc="2026-03-17T14:55:00Z"/>
          <w:rFonts w:ascii="Linux Libertine" w:hAnsi="Linux Libertine" w:cs="Linux Libertine"/>
          <w:color w:val="000000"/>
          <w:szCs w:val="18"/>
        </w:rPr>
      </w:pPr>
      <w:ins w:id="725" w:author="fcalado" w:date="2026-03-17T10:41:00Z" w16du:dateUtc="2026-03-17T14:41:00Z">
        <w:r w:rsidRPr="006B5182">
          <w:rPr>
            <w:rFonts w:ascii="Linux Libertine" w:hAnsi="Linux Libertine" w:cs="Linux Libertine"/>
            <w:szCs w:val="18"/>
          </w:rPr>
          <w:t xml:space="preserve">The close reading of the TIDEs </w:t>
        </w:r>
      </w:ins>
      <w:ins w:id="726" w:author="fcalado" w:date="2026-03-17T10:59:00Z" w16du:dateUtc="2026-03-17T14:59:00Z">
        <w:r w:rsidR="001E7095" w:rsidRPr="006B5182">
          <w:rPr>
            <w:rFonts w:ascii="Linux Libertine" w:hAnsi="Linux Libertine" w:cs="Linux Libertine"/>
            <w:szCs w:val="18"/>
          </w:rPr>
          <w:t>samples</w:t>
        </w:r>
      </w:ins>
      <w:ins w:id="727" w:author="fcalado" w:date="2026-03-17T10:55:00Z" w16du:dateUtc="2026-03-17T14:55:00Z">
        <w:r w:rsidR="00D9209E" w:rsidRPr="006B5182">
          <w:rPr>
            <w:rFonts w:ascii="Linux Libertine" w:hAnsi="Linux Libertine" w:cs="Linux Libertine"/>
            <w:szCs w:val="18"/>
          </w:rPr>
          <w:t xml:space="preserve"> </w:t>
        </w:r>
      </w:ins>
      <w:ins w:id="728" w:author="fcalado" w:date="2026-03-17T10:40:00Z" w16du:dateUtc="2026-03-17T14:40:00Z">
        <w:r w:rsidRPr="006B5182">
          <w:rPr>
            <w:rFonts w:ascii="Linux Libertine" w:hAnsi="Linux Libertine" w:cs="Linux Libertine"/>
            <w:color w:val="000000"/>
            <w:szCs w:val="18"/>
          </w:rPr>
          <w:t>shows the</w:t>
        </w:r>
      </w:ins>
      <w:ins w:id="729" w:author="fcalado" w:date="2026-03-17T10:42:00Z" w16du:dateUtc="2026-03-17T14:42:00Z">
        <w:r w:rsidRPr="006B5182">
          <w:rPr>
            <w:rFonts w:ascii="Linux Libertine" w:hAnsi="Linux Libertine" w:cs="Linux Libertine"/>
            <w:color w:val="000000"/>
            <w:szCs w:val="18"/>
          </w:rPr>
          <w:t xml:space="preserve"> importance of rhetorical context and tone for determining if language is transphobic or not. In the first sample, biological markers</w:t>
        </w:r>
      </w:ins>
      <w:ins w:id="730" w:author="fcalado" w:date="2026-03-17T10:44:00Z" w16du:dateUtc="2026-03-17T14:44:00Z">
        <w:r w:rsidRPr="006B5182">
          <w:rPr>
            <w:rFonts w:ascii="Linux Libertine" w:hAnsi="Linux Libertine" w:cs="Linux Libertine"/>
            <w:color w:val="000000"/>
            <w:szCs w:val="18"/>
          </w:rPr>
          <w:t xml:space="preserve"> </w:t>
        </w:r>
      </w:ins>
      <w:ins w:id="731" w:author="fcalado" w:date="2026-03-17T10:42:00Z" w16du:dateUtc="2026-03-17T14:42:00Z">
        <w:r w:rsidRPr="006B5182">
          <w:rPr>
            <w:rFonts w:ascii="Linux Libertine" w:hAnsi="Linux Libertine" w:cs="Linux Libertine"/>
            <w:color w:val="000000"/>
            <w:szCs w:val="18"/>
          </w:rPr>
          <w:t>are posed as invasive and used as a policing mechanism</w:t>
        </w:r>
      </w:ins>
      <w:ins w:id="732" w:author="fcalado" w:date="2026-03-17T10:44:00Z" w16du:dateUtc="2026-03-17T14:44:00Z">
        <w:r w:rsidRPr="006B5182">
          <w:rPr>
            <w:rFonts w:ascii="Linux Libertine" w:hAnsi="Linux Libertine" w:cs="Linux Libertine"/>
            <w:color w:val="000000"/>
            <w:szCs w:val="18"/>
          </w:rPr>
          <w:t>. Meanwhile, the second sample shows how external markers</w:t>
        </w:r>
      </w:ins>
      <w:ins w:id="733" w:author="fcalado" w:date="2026-03-17T10:42:00Z" w16du:dateUtc="2026-03-17T14:42:00Z">
        <w:r w:rsidRPr="006B5182">
          <w:rPr>
            <w:rFonts w:ascii="Linux Libertine" w:hAnsi="Linux Libertine" w:cs="Linux Libertine"/>
            <w:color w:val="000000"/>
            <w:szCs w:val="18"/>
          </w:rPr>
          <w:t xml:space="preserve"> are </w:t>
        </w:r>
      </w:ins>
      <w:ins w:id="734" w:author="fcalado" w:date="2026-03-17T11:00:00Z" w16du:dateUtc="2026-03-17T15:00:00Z">
        <w:r w:rsidR="001E7095" w:rsidRPr="006B5182">
          <w:rPr>
            <w:rFonts w:ascii="Linux Libertine" w:hAnsi="Linux Libertine" w:cs="Linux Libertine"/>
            <w:color w:val="000000"/>
            <w:szCs w:val="18"/>
          </w:rPr>
          <w:t xml:space="preserve">expressive and </w:t>
        </w:r>
      </w:ins>
      <w:ins w:id="735" w:author="fcalado" w:date="2026-03-17T10:59:00Z" w16du:dateUtc="2026-03-17T14:59:00Z">
        <w:r w:rsidR="001E7095" w:rsidRPr="006B5182">
          <w:rPr>
            <w:rFonts w:ascii="Linux Libertine" w:hAnsi="Linux Libertine" w:cs="Linux Libertine"/>
            <w:color w:val="000000"/>
            <w:szCs w:val="18"/>
          </w:rPr>
          <w:t xml:space="preserve">validating </w:t>
        </w:r>
      </w:ins>
      <w:ins w:id="736" w:author="fcalado" w:date="2026-03-17T10:42:00Z" w16du:dateUtc="2026-03-17T14:42:00Z">
        <w:r w:rsidRPr="006B5182">
          <w:rPr>
            <w:rFonts w:ascii="Linux Libertine" w:hAnsi="Linux Libertine" w:cs="Linux Libertine"/>
            <w:color w:val="000000"/>
            <w:szCs w:val="18"/>
          </w:rPr>
          <w:t>aspects of presentation</w:t>
        </w:r>
      </w:ins>
      <w:ins w:id="737" w:author="fcalado" w:date="2026-03-17T10:44:00Z" w16du:dateUtc="2026-03-17T14:44:00Z">
        <w:r w:rsidRPr="006B5182">
          <w:rPr>
            <w:rFonts w:ascii="Linux Libertine" w:hAnsi="Linux Libertine" w:cs="Linux Libertine"/>
            <w:color w:val="000000"/>
            <w:szCs w:val="18"/>
          </w:rPr>
          <w:t>. While the first example frames external</w:t>
        </w:r>
      </w:ins>
      <w:ins w:id="738" w:author="fcalado" w:date="2026-03-17T10:45:00Z" w16du:dateUtc="2026-03-17T14:45:00Z">
        <w:r w:rsidRPr="006B5182">
          <w:rPr>
            <w:rFonts w:ascii="Linux Libertine" w:hAnsi="Linux Libertine" w:cs="Linux Libertine"/>
            <w:color w:val="000000"/>
            <w:szCs w:val="18"/>
          </w:rPr>
          <w:t xml:space="preserve">ized </w:t>
        </w:r>
      </w:ins>
      <w:ins w:id="739" w:author="fcalado" w:date="2026-03-17T10:47:00Z" w16du:dateUtc="2026-03-17T14:47:00Z">
        <w:r w:rsidR="00D9209E" w:rsidRPr="006B5182">
          <w:rPr>
            <w:rFonts w:ascii="Linux Libertine" w:hAnsi="Linux Libertine" w:cs="Linux Libertine"/>
            <w:color w:val="000000"/>
            <w:szCs w:val="18"/>
          </w:rPr>
          <w:t>elements</w:t>
        </w:r>
      </w:ins>
      <w:ins w:id="740" w:author="fcalado" w:date="2026-03-17T10:45:00Z" w16du:dateUtc="2026-03-17T14:45:00Z">
        <w:r w:rsidRPr="006B5182">
          <w:rPr>
            <w:rFonts w:ascii="Linux Libertine" w:hAnsi="Linux Libertine" w:cs="Linux Libertine"/>
            <w:color w:val="000000"/>
            <w:szCs w:val="18"/>
          </w:rPr>
          <w:t xml:space="preserve"> of gender as </w:t>
        </w:r>
      </w:ins>
      <w:ins w:id="741" w:author="fcalado" w:date="2026-03-17T10:47:00Z" w16du:dateUtc="2026-03-17T14:47:00Z">
        <w:r w:rsidR="00D9209E" w:rsidRPr="006B5182">
          <w:rPr>
            <w:rFonts w:ascii="Linux Libertine" w:hAnsi="Linux Libertine" w:cs="Linux Libertine"/>
            <w:color w:val="000000"/>
            <w:szCs w:val="18"/>
          </w:rPr>
          <w:t xml:space="preserve">grounds for </w:t>
        </w:r>
      </w:ins>
      <w:ins w:id="742" w:author="fcalado" w:date="2026-03-17T10:45:00Z" w16du:dateUtc="2026-03-17T14:45:00Z">
        <w:r w:rsidRPr="006B5182">
          <w:rPr>
            <w:rFonts w:ascii="Linux Libertine" w:hAnsi="Linux Libertine" w:cs="Linux Libertine"/>
            <w:color w:val="000000"/>
            <w:szCs w:val="18"/>
          </w:rPr>
          <w:t>discriminati</w:t>
        </w:r>
      </w:ins>
      <w:ins w:id="743" w:author="fcalado" w:date="2026-03-17T10:47:00Z" w16du:dateUtc="2026-03-17T14:47:00Z">
        <w:r w:rsidR="00D9209E" w:rsidRPr="006B5182">
          <w:rPr>
            <w:rFonts w:ascii="Linux Libertine" w:hAnsi="Linux Libertine" w:cs="Linux Libertine"/>
            <w:color w:val="000000"/>
            <w:szCs w:val="18"/>
          </w:rPr>
          <w:t>on</w:t>
        </w:r>
      </w:ins>
      <w:ins w:id="744" w:author="fcalado" w:date="2026-03-17T10:49:00Z" w16du:dateUtc="2026-03-17T14:49:00Z">
        <w:r w:rsidR="00D9209E" w:rsidRPr="006B5182">
          <w:rPr>
            <w:rFonts w:ascii="Linux Libertine" w:hAnsi="Linux Libertine" w:cs="Linux Libertine"/>
            <w:color w:val="000000"/>
            <w:szCs w:val="18"/>
          </w:rPr>
          <w:t xml:space="preserve">, </w:t>
        </w:r>
      </w:ins>
      <w:ins w:id="745" w:author="fcalado" w:date="2026-03-17T10:45:00Z" w16du:dateUtc="2026-03-17T14:45:00Z">
        <w:r w:rsidRPr="006B5182">
          <w:rPr>
            <w:rFonts w:ascii="Linux Libertine" w:hAnsi="Linux Libertine" w:cs="Linux Libertine"/>
            <w:color w:val="000000"/>
            <w:szCs w:val="18"/>
          </w:rPr>
          <w:t>the second frames it as a</w:t>
        </w:r>
      </w:ins>
      <w:ins w:id="746" w:author="fcalado" w:date="2026-03-17T11:00:00Z" w16du:dateUtc="2026-03-17T15:00:00Z">
        <w:r w:rsidR="001E7095" w:rsidRPr="006B5182">
          <w:rPr>
            <w:rFonts w:ascii="Linux Libertine" w:hAnsi="Linux Libertine" w:cs="Linux Libertine"/>
            <w:color w:val="000000"/>
            <w:szCs w:val="18"/>
          </w:rPr>
          <w:t xml:space="preserve"> means for expression and visibility</w:t>
        </w:r>
      </w:ins>
      <w:ins w:id="747" w:author="fcalado" w:date="2026-03-17T10:45:00Z" w16du:dateUtc="2026-03-17T14:45:00Z">
        <w:r w:rsidRPr="006B5182">
          <w:rPr>
            <w:rFonts w:ascii="Linux Libertine" w:hAnsi="Linux Libertine" w:cs="Linux Libertine"/>
            <w:color w:val="000000"/>
            <w:szCs w:val="18"/>
          </w:rPr>
          <w:t xml:space="preserve">. </w:t>
        </w:r>
      </w:ins>
      <w:ins w:id="748" w:author="fcalado" w:date="2026-03-17T10:50:00Z" w16du:dateUtc="2026-03-17T14:50:00Z">
        <w:r w:rsidR="00D9209E" w:rsidRPr="006B5182">
          <w:rPr>
            <w:rFonts w:ascii="Linux Libertine" w:hAnsi="Linux Libertine" w:cs="Linux Libertine"/>
            <w:color w:val="000000"/>
            <w:szCs w:val="18"/>
          </w:rPr>
          <w:t xml:space="preserve">Both examples demonstrate Amin’s [1] theorizing </w:t>
        </w:r>
      </w:ins>
      <w:ins w:id="749" w:author="fcalado" w:date="2026-03-17T10:51:00Z" w16du:dateUtc="2026-03-17T14:51:00Z">
        <w:r w:rsidR="00D9209E" w:rsidRPr="006B5182">
          <w:rPr>
            <w:rFonts w:ascii="Linux Libertine" w:hAnsi="Linux Libertine" w:cs="Linux Libertine"/>
            <w:color w:val="000000"/>
            <w:szCs w:val="18"/>
          </w:rPr>
          <w:t>on the importance of conceptualizing gender as external</w:t>
        </w:r>
      </w:ins>
      <w:ins w:id="750" w:author="fcalado" w:date="2026-03-17T10:52:00Z" w16du:dateUtc="2026-03-17T14:52:00Z">
        <w:r w:rsidR="00D9209E" w:rsidRPr="006B5182">
          <w:rPr>
            <w:rFonts w:ascii="Linux Libertine" w:hAnsi="Linux Libertine" w:cs="Linux Libertine"/>
            <w:color w:val="000000"/>
            <w:szCs w:val="18"/>
          </w:rPr>
          <w:t xml:space="preserve">. </w:t>
        </w:r>
      </w:ins>
      <w:ins w:id="751" w:author="fcalado" w:date="2026-03-17T10:53:00Z" w16du:dateUtc="2026-03-17T14:53:00Z">
        <w:r w:rsidR="00D9209E" w:rsidRPr="006B5182">
          <w:rPr>
            <w:rFonts w:ascii="Linux Libertine" w:hAnsi="Linux Libertine" w:cs="Linux Libertine"/>
            <w:color w:val="000000"/>
            <w:szCs w:val="18"/>
          </w:rPr>
          <w:t>Furthermore, they</w:t>
        </w:r>
      </w:ins>
      <w:ins w:id="752" w:author="fcalado" w:date="2026-03-17T10:52:00Z" w16du:dateUtc="2026-03-17T14:52:00Z">
        <w:r w:rsidR="00D9209E" w:rsidRPr="006B5182">
          <w:rPr>
            <w:rFonts w:ascii="Linux Libertine" w:hAnsi="Linux Libertine" w:cs="Linux Libertine"/>
            <w:color w:val="000000"/>
            <w:szCs w:val="18"/>
          </w:rPr>
          <w:t xml:space="preserve"> illustrate the </w:t>
        </w:r>
      </w:ins>
      <w:ins w:id="753" w:author="fcalado" w:date="2026-03-17T10:46:00Z" w16du:dateUtc="2026-03-17T14:46:00Z">
        <w:r w:rsidRPr="006B5182">
          <w:rPr>
            <w:rFonts w:ascii="Linux Libertine" w:hAnsi="Linux Libertine" w:cs="Linux Libertine"/>
            <w:color w:val="000000"/>
            <w:szCs w:val="18"/>
          </w:rPr>
          <w:t xml:space="preserve">deep understanding </w:t>
        </w:r>
      </w:ins>
      <w:ins w:id="754" w:author="fcalado" w:date="2026-03-17T10:53:00Z" w16du:dateUtc="2026-03-17T14:53:00Z">
        <w:r w:rsidR="00D9209E" w:rsidRPr="006B5182">
          <w:rPr>
            <w:rFonts w:ascii="Linux Libertine" w:hAnsi="Linux Libertine" w:cs="Linux Libertine"/>
            <w:color w:val="000000"/>
            <w:szCs w:val="18"/>
          </w:rPr>
          <w:t>of</w:t>
        </w:r>
      </w:ins>
      <w:ins w:id="755" w:author="fcalado" w:date="2026-03-17T10:46:00Z" w16du:dateUtc="2026-03-17T14:46:00Z">
        <w:r w:rsidRPr="006B5182">
          <w:rPr>
            <w:rFonts w:ascii="Linux Libertine" w:hAnsi="Linux Libertine" w:cs="Linux Libertine"/>
            <w:color w:val="000000"/>
            <w:szCs w:val="18"/>
          </w:rPr>
          <w:t xml:space="preserve"> community norms and rhetorical cues </w:t>
        </w:r>
      </w:ins>
      <w:ins w:id="756" w:author="fcalado" w:date="2026-03-17T10:52:00Z" w16du:dateUtc="2026-03-17T14:52:00Z">
        <w:r w:rsidR="00D9209E" w:rsidRPr="006B5182">
          <w:rPr>
            <w:rFonts w:ascii="Linux Libertine" w:hAnsi="Linux Libertine" w:cs="Linux Libertine"/>
            <w:color w:val="000000"/>
            <w:szCs w:val="18"/>
          </w:rPr>
          <w:t>necessary for</w:t>
        </w:r>
      </w:ins>
      <w:ins w:id="757" w:author="fcalado" w:date="2026-03-17T10:53:00Z" w16du:dateUtc="2026-03-17T14:53:00Z">
        <w:r w:rsidR="00D9209E" w:rsidRPr="006B5182">
          <w:rPr>
            <w:rFonts w:ascii="Linux Libertine" w:hAnsi="Linux Libertine" w:cs="Linux Libertine"/>
            <w:color w:val="000000"/>
            <w:szCs w:val="18"/>
          </w:rPr>
          <w:t xml:space="preserve"> precise coding.</w:t>
        </w:r>
      </w:ins>
      <w:ins w:id="758" w:author="fcalado" w:date="2026-03-17T10:49:00Z" w16du:dateUtc="2026-03-17T14:49:00Z">
        <w:r w:rsidR="00D9209E" w:rsidRPr="006B5182">
          <w:rPr>
            <w:rFonts w:ascii="Linux Libertine" w:hAnsi="Linux Libertine" w:cs="Linux Libertine"/>
            <w:color w:val="000000"/>
            <w:szCs w:val="18"/>
          </w:rPr>
          <w:t xml:space="preserve"> </w:t>
        </w:r>
      </w:ins>
    </w:p>
    <w:p w14:paraId="29ACA6D9" w14:textId="418B9A6D" w:rsidR="00D9209E" w:rsidRPr="006B5182" w:rsidRDefault="00D9209E" w:rsidP="001E7095">
      <w:pPr>
        <w:pStyle w:val="ParaContinue"/>
        <w:rPr>
          <w:ins w:id="759" w:author="fcalado" w:date="2026-03-14T12:29:00Z" w16du:dateUtc="2026-03-14T16:29:00Z"/>
          <w:rFonts w:ascii="Linux Libertine" w:hAnsi="Linux Libertine" w:cs="Linux Libertine"/>
        </w:rPr>
      </w:pPr>
      <w:ins w:id="760" w:author="fcalado" w:date="2026-03-17T10:55:00Z" w16du:dateUtc="2026-03-17T14:55:00Z">
        <w:r w:rsidRPr="006B5182">
          <w:rPr>
            <w:rFonts w:ascii="Linux Libertine" w:hAnsi="Linux Libertine" w:cs="Linux Libertine"/>
          </w:rPr>
          <w:tab/>
          <w:t xml:space="preserve">The </w:t>
        </w:r>
        <w:r w:rsidRPr="006B5182">
          <w:rPr>
            <w:rFonts w:ascii="Linux Libertine" w:hAnsi="Linux Libertine" w:cs="Linux Libertine"/>
            <w:szCs w:val="18"/>
          </w:rPr>
          <w:t xml:space="preserve">EQUITBL research also shows </w:t>
        </w:r>
      </w:ins>
      <w:ins w:id="761" w:author="fcalado" w:date="2026-03-17T11:00:00Z" w16du:dateUtc="2026-03-17T15:00:00Z">
        <w:r w:rsidR="001E7095" w:rsidRPr="006B5182">
          <w:rPr>
            <w:rFonts w:ascii="Linux Libertine" w:hAnsi="Linux Libertine" w:cs="Linux Libertine"/>
            <w:szCs w:val="18"/>
          </w:rPr>
          <w:t xml:space="preserve">the importance of conceiving gender as </w:t>
        </w:r>
      </w:ins>
      <w:ins w:id="762" w:author="fcalado" w:date="2026-03-17T11:01:00Z" w16du:dateUtc="2026-03-17T15:01:00Z">
        <w:r w:rsidR="001E7095" w:rsidRPr="006B5182">
          <w:rPr>
            <w:rFonts w:ascii="Linux Libertine" w:hAnsi="Linux Libertine" w:cs="Linux Libertine"/>
            <w:szCs w:val="18"/>
          </w:rPr>
          <w:t xml:space="preserve">an </w:t>
        </w:r>
      </w:ins>
      <w:ins w:id="763" w:author="fcalado" w:date="2026-03-17T11:00:00Z" w16du:dateUtc="2026-03-17T15:00:00Z">
        <w:r w:rsidR="001E7095" w:rsidRPr="006B5182">
          <w:rPr>
            <w:rFonts w:ascii="Linux Libertine" w:hAnsi="Linux Libertine" w:cs="Linux Libertine"/>
            <w:szCs w:val="18"/>
          </w:rPr>
          <w:t>external</w:t>
        </w:r>
      </w:ins>
      <w:ins w:id="764" w:author="fcalado" w:date="2026-03-17T11:01:00Z" w16du:dateUtc="2026-03-17T15:01:00Z">
        <w:r w:rsidR="001E7095" w:rsidRPr="006B5182">
          <w:rPr>
            <w:rFonts w:ascii="Linux Libertine" w:hAnsi="Linux Libertine" w:cs="Linux Libertine"/>
            <w:szCs w:val="18"/>
          </w:rPr>
          <w:t xml:space="preserve"> phenomenon</w:t>
        </w:r>
      </w:ins>
      <w:ins w:id="765" w:author="fcalado" w:date="2026-03-17T11:00:00Z" w16du:dateUtc="2026-03-17T15:00:00Z">
        <w:r w:rsidR="001E7095" w:rsidRPr="006B5182">
          <w:rPr>
            <w:rFonts w:ascii="Linux Libertine" w:hAnsi="Linux Libertine" w:cs="Linux Libertine"/>
            <w:szCs w:val="18"/>
          </w:rPr>
          <w:t xml:space="preserve">. </w:t>
        </w:r>
      </w:ins>
      <w:ins w:id="766" w:author="fcalado" w:date="2026-03-17T11:01:00Z" w16du:dateUtc="2026-03-17T15:01:00Z">
        <w:r w:rsidR="001E7095" w:rsidRPr="006B5182">
          <w:rPr>
            <w:rFonts w:ascii="Linux Libertine" w:hAnsi="Linux Libertine" w:cs="Linux Libertine"/>
            <w:szCs w:val="18"/>
          </w:rPr>
          <w:t xml:space="preserve">In this study, attention </w:t>
        </w:r>
      </w:ins>
      <w:ins w:id="767" w:author="fcalado" w:date="2026-03-17T10:55:00Z" w16du:dateUtc="2026-03-17T14:55:00Z">
        <w:r w:rsidRPr="006B5182">
          <w:rPr>
            <w:rFonts w:ascii="Linux Libertine" w:hAnsi="Linux Libertine" w:cs="Linux Libertine"/>
            <w:szCs w:val="18"/>
          </w:rPr>
          <w:t>to gender as extern</w:t>
        </w:r>
      </w:ins>
      <w:ins w:id="768" w:author="fcalado" w:date="2026-03-17T10:56:00Z" w16du:dateUtc="2026-03-17T14:56:00Z">
        <w:r w:rsidRPr="006B5182">
          <w:rPr>
            <w:rFonts w:ascii="Linux Libertine" w:hAnsi="Linux Libertine" w:cs="Linux Libertine"/>
            <w:szCs w:val="18"/>
          </w:rPr>
          <w:t>al reveal</w:t>
        </w:r>
      </w:ins>
      <w:ins w:id="769" w:author="fcalado" w:date="2026-03-17T11:01:00Z" w16du:dateUtc="2026-03-17T15:01:00Z">
        <w:r w:rsidR="001E7095" w:rsidRPr="006B5182">
          <w:rPr>
            <w:rFonts w:ascii="Linux Libertine" w:hAnsi="Linux Libertine" w:cs="Linux Libertine"/>
            <w:szCs w:val="18"/>
          </w:rPr>
          <w:t>s</w:t>
        </w:r>
      </w:ins>
      <w:ins w:id="770" w:author="fcalado" w:date="2026-03-17T10:56:00Z" w16du:dateUtc="2026-03-17T14:56:00Z">
        <w:r w:rsidRPr="006B5182">
          <w:rPr>
            <w:rFonts w:ascii="Linux Libertine" w:hAnsi="Linux Libertine" w:cs="Linux Libertine"/>
            <w:szCs w:val="18"/>
          </w:rPr>
          <w:t xml:space="preserve"> implicit assumptions about which genders should be marked and which ones are not. </w:t>
        </w:r>
        <w:r w:rsidRPr="006B5182">
          <w:rPr>
            <w:rFonts w:ascii="Linux Libertine" w:hAnsi="Linux Libertine" w:cs="Linux Libertine"/>
            <w:color w:val="000000"/>
            <w:szCs w:val="18"/>
          </w:rPr>
          <w:t>The model</w:t>
        </w:r>
      </w:ins>
      <w:ins w:id="771" w:author="fcalado" w:date="2026-03-17T10:57:00Z" w16du:dateUtc="2026-03-17T14:57:00Z">
        <w:r w:rsidRPr="006B5182">
          <w:rPr>
            <w:rFonts w:ascii="Linux Libertine" w:hAnsi="Linux Libertine" w:cs="Linux Libertine"/>
            <w:color w:val="000000"/>
            <w:szCs w:val="18"/>
          </w:rPr>
          <w:t>s</w:t>
        </w:r>
      </w:ins>
      <w:ins w:id="772" w:author="fcalado" w:date="2026-03-17T10:56:00Z" w16du:dateUtc="2026-03-17T14:56:00Z">
        <w:r w:rsidRPr="006B5182">
          <w:rPr>
            <w:rFonts w:ascii="Linux Libertine" w:hAnsi="Linux Libertine" w:cs="Linux Libertine"/>
            <w:color w:val="000000"/>
            <w:szCs w:val="18"/>
          </w:rPr>
          <w:t xml:space="preserve"> </w:t>
        </w:r>
      </w:ins>
      <w:ins w:id="773" w:author="fcalado" w:date="2026-03-17T10:57:00Z" w16du:dateUtc="2026-03-17T14:57:00Z">
        <w:r w:rsidRPr="006B5182">
          <w:rPr>
            <w:rFonts w:ascii="Linux Libertine" w:hAnsi="Linux Libertine" w:cs="Linux Libertine"/>
            <w:color w:val="000000"/>
            <w:szCs w:val="18"/>
          </w:rPr>
          <w:t>are</w:t>
        </w:r>
      </w:ins>
      <w:ins w:id="774" w:author="fcalado" w:date="2026-03-17T10:56:00Z" w16du:dateUtc="2026-03-17T14:56:00Z">
        <w:r w:rsidRPr="006B5182">
          <w:rPr>
            <w:rFonts w:ascii="Linux Libertine" w:hAnsi="Linux Libertine" w:cs="Linux Libertine"/>
            <w:color w:val="000000"/>
            <w:szCs w:val="18"/>
          </w:rPr>
          <w:t xml:space="preserve"> more likely to refuse prompts about </w:t>
        </w:r>
      </w:ins>
      <w:ins w:id="775" w:author="fcalado" w:date="2026-03-17T10:57:00Z" w16du:dateUtc="2026-03-17T14:57:00Z">
        <w:r w:rsidR="001E7095" w:rsidRPr="006B5182">
          <w:rPr>
            <w:rFonts w:ascii="Linux Libertine" w:hAnsi="Linux Libertine" w:cs="Linux Libertine"/>
            <w:color w:val="000000"/>
            <w:szCs w:val="18"/>
          </w:rPr>
          <w:t>“</w:t>
        </w:r>
      </w:ins>
      <w:ins w:id="776" w:author="fcalado" w:date="2026-03-17T10:56:00Z" w16du:dateUtc="2026-03-17T14:56:00Z">
        <w:r w:rsidRPr="006B5182">
          <w:rPr>
            <w:rFonts w:ascii="Linux Libertine" w:hAnsi="Linux Libertine" w:cs="Linux Libertine"/>
            <w:color w:val="000000"/>
            <w:szCs w:val="18"/>
          </w:rPr>
          <w:t>unmarked</w:t>
        </w:r>
      </w:ins>
      <w:ins w:id="777" w:author="fcalado" w:date="2026-03-17T10:57:00Z" w16du:dateUtc="2026-03-17T14:57:00Z">
        <w:r w:rsidR="001E7095" w:rsidRPr="006B5182">
          <w:rPr>
            <w:rFonts w:ascii="Linux Libertine" w:hAnsi="Linux Libertine" w:cs="Linux Libertine"/>
            <w:color w:val="000000"/>
            <w:szCs w:val="18"/>
          </w:rPr>
          <w:t>”</w:t>
        </w:r>
      </w:ins>
      <w:ins w:id="778" w:author="fcalado" w:date="2026-03-17T10:56:00Z" w16du:dateUtc="2026-03-17T14:56:00Z">
        <w:r w:rsidRPr="006B5182">
          <w:rPr>
            <w:rFonts w:ascii="Linux Libertine" w:hAnsi="Linux Libertine" w:cs="Linux Libertine"/>
            <w:color w:val="000000"/>
            <w:szCs w:val="18"/>
          </w:rPr>
          <w:t xml:space="preserve"> group</w:t>
        </w:r>
      </w:ins>
      <w:ins w:id="779" w:author="fcalado" w:date="2026-03-17T10:57:00Z" w16du:dateUtc="2026-03-17T14:57:00Z">
        <w:r w:rsidR="001E7095" w:rsidRPr="006B5182">
          <w:rPr>
            <w:rFonts w:ascii="Linux Libertine" w:hAnsi="Linux Libertine" w:cs="Linux Libertine"/>
            <w:color w:val="000000"/>
            <w:szCs w:val="18"/>
          </w:rPr>
          <w:t>s (like “White” or “male” identities)</w:t>
        </w:r>
      </w:ins>
      <w:ins w:id="780" w:author="fcalado" w:date="2026-03-17T10:56:00Z" w16du:dateUtc="2026-03-17T14:56:00Z">
        <w:r w:rsidRPr="006B5182">
          <w:rPr>
            <w:rFonts w:ascii="Linux Libertine" w:hAnsi="Linux Libertine" w:cs="Linux Libertine"/>
            <w:color w:val="000000"/>
            <w:szCs w:val="18"/>
          </w:rPr>
          <w:t xml:space="preserve"> because </w:t>
        </w:r>
      </w:ins>
      <w:ins w:id="781" w:author="fcalado" w:date="2026-03-17T10:58:00Z" w16du:dateUtc="2026-03-17T14:58:00Z">
        <w:r w:rsidR="001E7095" w:rsidRPr="006B5182">
          <w:rPr>
            <w:rFonts w:ascii="Linux Libertine" w:hAnsi="Linux Libertine" w:cs="Linux Libertine"/>
            <w:color w:val="000000"/>
            <w:szCs w:val="18"/>
          </w:rPr>
          <w:t xml:space="preserve">explicitly </w:t>
        </w:r>
      </w:ins>
      <w:ins w:id="782" w:author="fcalado" w:date="2026-03-17T10:56:00Z" w16du:dateUtc="2026-03-17T14:56:00Z">
        <w:r w:rsidRPr="006B5182">
          <w:rPr>
            <w:rFonts w:ascii="Linux Libertine" w:hAnsi="Linux Libertine" w:cs="Linux Libertine"/>
            <w:color w:val="000000"/>
            <w:szCs w:val="18"/>
          </w:rPr>
          <w:t xml:space="preserve">identifying </w:t>
        </w:r>
      </w:ins>
      <w:ins w:id="783" w:author="fcalado" w:date="2026-03-17T10:58:00Z" w16du:dateUtc="2026-03-17T14:58:00Z">
        <w:r w:rsidR="001E7095" w:rsidRPr="006B5182">
          <w:rPr>
            <w:rFonts w:ascii="Linux Libertine" w:hAnsi="Linux Libertine" w:cs="Linux Libertine"/>
            <w:color w:val="000000"/>
            <w:szCs w:val="18"/>
          </w:rPr>
          <w:t xml:space="preserve">these aspects </w:t>
        </w:r>
      </w:ins>
      <w:ins w:id="784" w:author="fcalado" w:date="2026-03-17T10:56:00Z" w16du:dateUtc="2026-03-17T14:56:00Z">
        <w:r w:rsidRPr="006B5182">
          <w:rPr>
            <w:rFonts w:ascii="Linux Libertine" w:hAnsi="Linux Libertine" w:cs="Linux Libertine"/>
            <w:color w:val="000000"/>
            <w:szCs w:val="18"/>
          </w:rPr>
          <w:t xml:space="preserve">is </w:t>
        </w:r>
        <w:r w:rsidRPr="006B5182">
          <w:rPr>
            <w:rFonts w:ascii="Linux Libertine" w:hAnsi="Linux Libertine" w:cs="Linux Libertine"/>
            <w:i/>
            <w:iCs/>
            <w:color w:val="000000"/>
            <w:szCs w:val="18"/>
          </w:rPr>
          <w:t>more</w:t>
        </w:r>
        <w:r w:rsidRPr="006B5182">
          <w:rPr>
            <w:rFonts w:ascii="Linux Libertine" w:hAnsi="Linux Libertine" w:cs="Linux Libertine"/>
            <w:color w:val="000000"/>
            <w:szCs w:val="18"/>
          </w:rPr>
          <w:t xml:space="preserve"> conspicuous than identifying other groups.</w:t>
        </w:r>
      </w:ins>
    </w:p>
    <w:p w14:paraId="34133A48" w14:textId="28A30469" w:rsidR="00160786" w:rsidRPr="006B5182" w:rsidRDefault="00B12212" w:rsidP="008579B0">
      <w:pPr>
        <w:pStyle w:val="PostHeadPara"/>
        <w:ind w:firstLine="720"/>
        <w:rPr>
          <w:ins w:id="785" w:author="fcalado" w:date="2026-03-14T15:39:00Z" w16du:dateUtc="2026-03-14T19:39:00Z"/>
          <w:rFonts w:ascii="Linux Libertine" w:hAnsi="Linux Libertine" w:cs="Linux Libertine"/>
        </w:rPr>
      </w:pPr>
      <w:ins w:id="786" w:author="fcalado" w:date="2026-03-14T12:30:00Z" w16du:dateUtc="2026-03-14T16:30:00Z">
        <w:r w:rsidRPr="006B5182">
          <w:rPr>
            <w:rFonts w:ascii="Linux Libertine" w:hAnsi="Linux Libertine" w:cs="Linux Libertine"/>
            <w:szCs w:val="18"/>
          </w:rPr>
          <w:t>TANGO</w:t>
        </w:r>
      </w:ins>
      <w:ins w:id="787" w:author="fcalado" w:date="2026-03-14T15:25:00Z" w16du:dateUtc="2026-03-14T19:25:00Z">
        <w:r w:rsidR="00160786" w:rsidRPr="006B5182">
          <w:rPr>
            <w:rFonts w:ascii="Linux Libertine" w:hAnsi="Linux Libertine" w:cs="Linux Libertine"/>
            <w:szCs w:val="18"/>
          </w:rPr>
          <w:t xml:space="preserve">, </w:t>
        </w:r>
      </w:ins>
      <w:ins w:id="788" w:author="fcalado" w:date="2026-03-17T10:48:00Z" w16du:dateUtc="2026-03-17T14:48:00Z">
        <w:r w:rsidR="00D9209E" w:rsidRPr="006B5182">
          <w:rPr>
            <w:rFonts w:ascii="Linux Libertine" w:hAnsi="Linux Libertine" w:cs="Linux Libertine"/>
            <w:szCs w:val="18"/>
          </w:rPr>
          <w:t xml:space="preserve">meanwhile, </w:t>
        </w:r>
      </w:ins>
      <w:ins w:id="789" w:author="fcalado" w:date="2026-03-14T15:25:00Z" w16du:dateUtc="2026-03-14T19:25:00Z">
        <w:r w:rsidR="00160786" w:rsidRPr="006B5182">
          <w:rPr>
            <w:rFonts w:ascii="Linux Libertine" w:hAnsi="Linux Libertine" w:cs="Linux Libertine"/>
            <w:szCs w:val="18"/>
          </w:rPr>
          <w:t xml:space="preserve">considers </w:t>
        </w:r>
      </w:ins>
      <w:ins w:id="790" w:author="fcalado" w:date="2026-03-14T15:32:00Z" w16du:dateUtc="2026-03-14T19:32:00Z">
        <w:r w:rsidR="005200D8" w:rsidRPr="006B5182">
          <w:rPr>
            <w:rFonts w:ascii="Linux Libertine" w:hAnsi="Linux Libertine" w:cs="Linux Libertine"/>
            <w:szCs w:val="18"/>
          </w:rPr>
          <w:t xml:space="preserve">gender </w:t>
        </w:r>
      </w:ins>
      <w:ins w:id="791" w:author="fcalado" w:date="2026-03-17T10:33:00Z" w16du:dateUtc="2026-03-17T14:33:00Z">
        <w:r w:rsidR="00F13E3F" w:rsidRPr="006B5182">
          <w:rPr>
            <w:rFonts w:ascii="Linux Libertine" w:hAnsi="Linux Libertine" w:cs="Linux Libertine"/>
            <w:szCs w:val="18"/>
          </w:rPr>
          <w:t>in</w:t>
        </w:r>
      </w:ins>
      <w:ins w:id="792" w:author="fcalado" w:date="2026-03-14T15:25:00Z" w16du:dateUtc="2026-03-14T19:25:00Z">
        <w:r w:rsidR="00160786" w:rsidRPr="006B5182">
          <w:rPr>
            <w:rFonts w:ascii="Linux Libertine" w:hAnsi="Linux Libertine" w:cs="Linux Libertine"/>
            <w:szCs w:val="18"/>
          </w:rPr>
          <w:t xml:space="preserve"> </w:t>
        </w:r>
      </w:ins>
      <w:ins w:id="793" w:author="fcalado" w:date="2026-03-14T15:32:00Z" w16du:dateUtc="2026-03-14T19:32:00Z">
        <w:r w:rsidR="005200D8" w:rsidRPr="006B5182">
          <w:rPr>
            <w:rFonts w:ascii="Linux Libertine" w:hAnsi="Linux Libertine" w:cs="Linux Libertine"/>
            <w:szCs w:val="18"/>
          </w:rPr>
          <w:t>the context</w:t>
        </w:r>
        <w:r w:rsidR="005200D8" w:rsidRPr="006B5182">
          <w:rPr>
            <w:rFonts w:ascii="Linux Libertine" w:hAnsi="Linux Libertine" w:cs="Linux Libertine"/>
          </w:rPr>
          <w:t xml:space="preserve"> of</w:t>
        </w:r>
      </w:ins>
      <w:ins w:id="794" w:author="fcalado" w:date="2026-03-14T15:26:00Z" w16du:dateUtc="2026-03-14T19:26:00Z">
        <w:r w:rsidR="00160786" w:rsidRPr="006B5182">
          <w:rPr>
            <w:rFonts w:ascii="Linux Libertine" w:hAnsi="Linux Libertine" w:cs="Linux Libertine"/>
          </w:rPr>
          <w:t xml:space="preserve"> </w:t>
        </w:r>
      </w:ins>
      <w:ins w:id="795" w:author="fcalado" w:date="2026-03-14T15:32:00Z" w16du:dateUtc="2026-03-14T19:32:00Z">
        <w:r w:rsidR="005200D8" w:rsidRPr="006B5182">
          <w:rPr>
            <w:rFonts w:ascii="Linux Libertine" w:hAnsi="Linux Libertine" w:cs="Linux Libertine"/>
          </w:rPr>
          <w:t xml:space="preserve">identity </w:t>
        </w:r>
      </w:ins>
      <w:ins w:id="796" w:author="fcalado" w:date="2026-03-14T15:26:00Z" w16du:dateUtc="2026-03-14T19:26:00Z">
        <w:r w:rsidR="00160786" w:rsidRPr="006B5182">
          <w:rPr>
            <w:rFonts w:ascii="Linux Libertine" w:hAnsi="Linux Libertine" w:cs="Linux Libertine"/>
          </w:rPr>
          <w:t xml:space="preserve">self-affirmation or disclosure. While, as the </w:t>
        </w:r>
      </w:ins>
      <w:ins w:id="797" w:author="fcalado" w:date="2026-03-14T15:32:00Z" w16du:dateUtc="2026-03-14T19:32:00Z">
        <w:r w:rsidR="005200D8" w:rsidRPr="006B5182">
          <w:rPr>
            <w:rFonts w:ascii="Linux Libertine" w:hAnsi="Linux Libertine" w:cs="Linux Libertine"/>
          </w:rPr>
          <w:t xml:space="preserve">above analysis of this framework </w:t>
        </w:r>
      </w:ins>
      <w:ins w:id="798" w:author="fcalado" w:date="2026-03-14T15:26:00Z" w16du:dateUtc="2026-03-14T19:26:00Z">
        <w:r w:rsidR="00160786" w:rsidRPr="006B5182">
          <w:rPr>
            <w:rFonts w:ascii="Linux Libertine" w:hAnsi="Linux Libertine" w:cs="Linux Libertine"/>
          </w:rPr>
          <w:t xml:space="preserve">above points out, this </w:t>
        </w:r>
      </w:ins>
      <w:ins w:id="799" w:author="fcalado" w:date="2026-03-14T15:32:00Z" w16du:dateUtc="2026-03-14T19:32:00Z">
        <w:r w:rsidR="005200D8" w:rsidRPr="006B5182">
          <w:rPr>
            <w:rFonts w:ascii="Linux Libertine" w:hAnsi="Linux Libertine" w:cs="Linux Libertine"/>
          </w:rPr>
          <w:t>c</w:t>
        </w:r>
      </w:ins>
      <w:ins w:id="800" w:author="fcalado" w:date="2026-03-14T15:33:00Z" w16du:dateUtc="2026-03-14T19:33:00Z">
        <w:r w:rsidR="005200D8" w:rsidRPr="006B5182">
          <w:rPr>
            <w:rFonts w:ascii="Linux Libertine" w:hAnsi="Linux Libertine" w:cs="Linux Libertine"/>
          </w:rPr>
          <w:t xml:space="preserve">ontext </w:t>
        </w:r>
      </w:ins>
      <w:ins w:id="801" w:author="fcalado" w:date="2026-03-14T15:26:00Z" w16du:dateUtc="2026-03-14T19:26:00Z">
        <w:r w:rsidR="00160786" w:rsidRPr="006B5182">
          <w:rPr>
            <w:rFonts w:ascii="Linux Libertine" w:hAnsi="Linux Libertine" w:cs="Linux Libertine"/>
          </w:rPr>
          <w:t xml:space="preserve">is a </w:t>
        </w:r>
      </w:ins>
      <w:ins w:id="802" w:author="fcalado" w:date="2026-03-17T10:34:00Z" w16du:dateUtc="2026-03-17T14:34:00Z">
        <w:r w:rsidR="00F13E3F" w:rsidRPr="006B5182">
          <w:rPr>
            <w:rFonts w:ascii="Linux Libertine" w:hAnsi="Linux Libertine" w:cs="Linux Libertine"/>
          </w:rPr>
          <w:t>frequent</w:t>
        </w:r>
      </w:ins>
      <w:ins w:id="803" w:author="fcalado" w:date="2026-03-14T15:26:00Z" w16du:dateUtc="2026-03-14T19:26:00Z">
        <w:r w:rsidR="00160786" w:rsidRPr="006B5182">
          <w:rPr>
            <w:rFonts w:ascii="Linux Libertine" w:hAnsi="Linux Libertine" w:cs="Linux Libertine"/>
          </w:rPr>
          <w:t xml:space="preserve"> </w:t>
        </w:r>
      </w:ins>
      <w:ins w:id="804" w:author="fcalado" w:date="2026-03-14T15:33:00Z" w16du:dateUtc="2026-03-14T19:33:00Z">
        <w:r w:rsidR="005200D8" w:rsidRPr="006B5182">
          <w:rPr>
            <w:rFonts w:ascii="Linux Libertine" w:hAnsi="Linux Libertine" w:cs="Linux Libertine"/>
          </w:rPr>
          <w:t>factor in</w:t>
        </w:r>
      </w:ins>
      <w:ins w:id="805" w:author="fcalado" w:date="2026-03-14T15:26:00Z" w16du:dateUtc="2026-03-14T19:26:00Z">
        <w:r w:rsidR="00160786" w:rsidRPr="006B5182">
          <w:rPr>
            <w:rFonts w:ascii="Linux Libertine" w:hAnsi="Linux Libertine" w:cs="Linux Libertine"/>
          </w:rPr>
          <w:t xml:space="preserve"> </w:t>
        </w:r>
      </w:ins>
      <w:ins w:id="806" w:author="fcalado" w:date="2026-03-14T15:33:00Z" w16du:dateUtc="2026-03-14T19:33:00Z">
        <w:r w:rsidR="005200D8" w:rsidRPr="006B5182">
          <w:rPr>
            <w:rFonts w:ascii="Linux Libertine" w:hAnsi="Linux Libertine" w:cs="Linux Libertine"/>
          </w:rPr>
          <w:t xml:space="preserve">bias against </w:t>
        </w:r>
      </w:ins>
      <w:ins w:id="807" w:author="fcalado" w:date="2026-03-14T15:26:00Z" w16du:dateUtc="2026-03-14T19:26:00Z">
        <w:r w:rsidR="00160786" w:rsidRPr="006B5182">
          <w:rPr>
            <w:rFonts w:ascii="Linux Libertine" w:hAnsi="Linux Libertine" w:cs="Linux Libertine"/>
          </w:rPr>
          <w:t xml:space="preserve">trans and nonbinary </w:t>
        </w:r>
      </w:ins>
      <w:ins w:id="808" w:author="fcalado" w:date="2026-03-14T15:33:00Z" w16du:dateUtc="2026-03-14T19:33:00Z">
        <w:r w:rsidR="005200D8" w:rsidRPr="006B5182">
          <w:rPr>
            <w:rFonts w:ascii="Linux Libertine" w:hAnsi="Linux Libertine" w:cs="Linux Libertine"/>
          </w:rPr>
          <w:t>identities</w:t>
        </w:r>
      </w:ins>
      <w:ins w:id="809" w:author="fcalado" w:date="2026-03-14T15:26:00Z" w16du:dateUtc="2026-03-14T19:26:00Z">
        <w:r w:rsidR="00160786" w:rsidRPr="006B5182">
          <w:rPr>
            <w:rFonts w:ascii="Linux Libertine" w:hAnsi="Linux Libertine" w:cs="Linux Libertine"/>
          </w:rPr>
          <w:t>, it</w:t>
        </w:r>
      </w:ins>
      <w:ins w:id="810" w:author="fcalado" w:date="2026-03-17T10:34:00Z" w16du:dateUtc="2026-03-17T14:34:00Z">
        <w:r w:rsidR="00F13E3F" w:rsidRPr="006B5182">
          <w:rPr>
            <w:rFonts w:ascii="Linux Libertine" w:hAnsi="Linux Libertine" w:cs="Linux Libertine"/>
          </w:rPr>
          <w:t xml:space="preserve">s </w:t>
        </w:r>
      </w:ins>
      <w:ins w:id="811" w:author="fcalado" w:date="2026-03-17T11:01:00Z" w16du:dateUtc="2026-03-17T15:01:00Z">
        <w:r w:rsidR="001E7095" w:rsidRPr="006B5182">
          <w:rPr>
            <w:rFonts w:ascii="Linux Libertine" w:hAnsi="Linux Libertine" w:cs="Linux Libertine"/>
            <w:color w:val="000000"/>
          </w:rPr>
          <w:t>conceptualization</w:t>
        </w:r>
      </w:ins>
      <w:ins w:id="812" w:author="fcalado" w:date="2026-03-14T15:33:00Z" w16du:dateUtc="2026-03-14T19:33:00Z">
        <w:r w:rsidR="005200D8" w:rsidRPr="006B5182">
          <w:rPr>
            <w:rFonts w:ascii="Linux Libertine" w:hAnsi="Linux Libertine" w:cs="Linux Libertine"/>
            <w:color w:val="000000"/>
          </w:rPr>
          <w:t xml:space="preserve"> </w:t>
        </w:r>
      </w:ins>
      <w:ins w:id="813" w:author="fcalado" w:date="2026-03-17T11:01:00Z" w16du:dateUtc="2026-03-17T15:01:00Z">
        <w:r w:rsidR="001E7095" w:rsidRPr="006B5182">
          <w:rPr>
            <w:rFonts w:ascii="Linux Libertine" w:hAnsi="Linux Libertine" w:cs="Linux Libertine"/>
            <w:color w:val="000000"/>
          </w:rPr>
          <w:t xml:space="preserve">of </w:t>
        </w:r>
      </w:ins>
      <w:ins w:id="814" w:author="fcalado" w:date="2026-03-14T15:33:00Z" w16du:dateUtc="2026-03-14T19:33:00Z">
        <w:r w:rsidR="005200D8" w:rsidRPr="006B5182">
          <w:rPr>
            <w:rFonts w:ascii="Linux Libertine" w:hAnsi="Linux Libertine" w:cs="Linux Libertine"/>
            <w:color w:val="000000"/>
          </w:rPr>
          <w:t>gender as</w:t>
        </w:r>
      </w:ins>
      <w:ins w:id="815" w:author="fcalado" w:date="2026-03-17T11:01:00Z" w16du:dateUtc="2026-03-17T15:01:00Z">
        <w:r w:rsidR="001E7095" w:rsidRPr="006B5182">
          <w:rPr>
            <w:rFonts w:ascii="Linux Libertine" w:hAnsi="Linux Libertine" w:cs="Linux Libertine"/>
            <w:color w:val="000000"/>
          </w:rPr>
          <w:t xml:space="preserve"> only</w:t>
        </w:r>
      </w:ins>
      <w:ins w:id="816" w:author="fcalado" w:date="2026-03-14T15:33:00Z" w16du:dateUtc="2026-03-14T19:33:00Z">
        <w:r w:rsidR="005200D8" w:rsidRPr="006B5182">
          <w:rPr>
            <w:rFonts w:ascii="Linux Libertine" w:hAnsi="Linux Libertine" w:cs="Linux Libertine"/>
            <w:color w:val="000000"/>
          </w:rPr>
          <w:t xml:space="preserve"> related to acts of self-disclosure</w:t>
        </w:r>
      </w:ins>
      <w:ins w:id="817" w:author="fcalado" w:date="2026-03-17T11:02:00Z" w16du:dateUtc="2026-03-17T15:02:00Z">
        <w:r w:rsidR="001E7095" w:rsidRPr="006B5182">
          <w:rPr>
            <w:rFonts w:ascii="Linux Libertine" w:hAnsi="Linux Libertine" w:cs="Linux Libertine"/>
            <w:color w:val="000000"/>
          </w:rPr>
          <w:t xml:space="preserve"> is comparably limited</w:t>
        </w:r>
      </w:ins>
      <w:ins w:id="818" w:author="fcalado" w:date="2026-03-14T15:27:00Z" w16du:dateUtc="2026-03-14T19:27:00Z">
        <w:r w:rsidR="00160786" w:rsidRPr="006B5182">
          <w:rPr>
            <w:rFonts w:ascii="Linux Libertine" w:hAnsi="Linux Libertine" w:cs="Linux Libertine"/>
          </w:rPr>
          <w:t xml:space="preserve">. </w:t>
        </w:r>
      </w:ins>
      <w:ins w:id="819" w:author="fcalado" w:date="2026-03-14T15:28:00Z" w16du:dateUtc="2026-03-14T19:28:00Z">
        <w:r w:rsidR="00160786" w:rsidRPr="006B5182">
          <w:rPr>
            <w:rFonts w:ascii="Linux Libertine" w:hAnsi="Linux Libertine" w:cs="Linux Libertine"/>
          </w:rPr>
          <w:t>As mentioned above, th</w:t>
        </w:r>
      </w:ins>
      <w:ins w:id="820" w:author="fcalado" w:date="2026-03-17T11:02:00Z" w16du:dateUtc="2026-03-17T15:02:00Z">
        <w:r w:rsidR="001E7095" w:rsidRPr="006B5182">
          <w:rPr>
            <w:rFonts w:ascii="Linux Libertine" w:hAnsi="Linux Libertine" w:cs="Linux Libertine"/>
          </w:rPr>
          <w:t xml:space="preserve">is focus on self-disclosure </w:t>
        </w:r>
      </w:ins>
      <w:ins w:id="821" w:author="fcalado" w:date="2026-03-14T15:28:00Z" w16du:dateUtc="2026-03-14T19:28:00Z">
        <w:r w:rsidR="00160786" w:rsidRPr="006B5182">
          <w:rPr>
            <w:rFonts w:ascii="Linux Libertine" w:hAnsi="Linux Libertine" w:cs="Linux Libertine"/>
          </w:rPr>
          <w:t xml:space="preserve">may be due to prior research investments by the </w:t>
        </w:r>
      </w:ins>
      <w:ins w:id="822" w:author="fcalado" w:date="2026-03-14T15:36:00Z" w16du:dateUtc="2026-03-14T19:36:00Z">
        <w:r w:rsidR="005200D8" w:rsidRPr="006B5182">
          <w:rPr>
            <w:rFonts w:ascii="Linux Libertine" w:hAnsi="Linux Libertine" w:cs="Linux Libertine"/>
          </w:rPr>
          <w:t xml:space="preserve">TANGO </w:t>
        </w:r>
      </w:ins>
      <w:ins w:id="823" w:author="fcalado" w:date="2026-03-14T15:28:00Z" w16du:dateUtc="2026-03-14T19:28:00Z">
        <w:r w:rsidR="00160786" w:rsidRPr="006B5182">
          <w:rPr>
            <w:rFonts w:ascii="Linux Libertine" w:hAnsi="Linux Libertine" w:cs="Linux Libertine"/>
          </w:rPr>
          <w:t xml:space="preserve">team, </w:t>
        </w:r>
      </w:ins>
      <w:ins w:id="824" w:author="fcalado" w:date="2026-03-14T15:34:00Z" w16du:dateUtc="2026-03-14T19:34:00Z">
        <w:r w:rsidR="005200D8" w:rsidRPr="006B5182">
          <w:rPr>
            <w:rFonts w:ascii="Linux Libertine" w:hAnsi="Linux Libertine" w:cs="Linux Libertine"/>
          </w:rPr>
          <w:t xml:space="preserve">which is </w:t>
        </w:r>
      </w:ins>
      <w:ins w:id="825" w:author="fcalado" w:date="2026-03-14T15:28:00Z" w16du:dateUtc="2026-03-14T19:28:00Z">
        <w:r w:rsidR="00160786" w:rsidRPr="006B5182">
          <w:rPr>
            <w:rFonts w:ascii="Linux Libertine" w:hAnsi="Linux Libertine" w:cs="Linux Libertine"/>
          </w:rPr>
          <w:t xml:space="preserve">staffed by Amazon Alexa developers, </w:t>
        </w:r>
      </w:ins>
      <w:ins w:id="826" w:author="fcalado" w:date="2026-03-14T15:34:00Z" w16du:dateUtc="2026-03-14T19:34:00Z">
        <w:r w:rsidR="005200D8" w:rsidRPr="006B5182">
          <w:rPr>
            <w:rFonts w:ascii="Linux Libertine" w:hAnsi="Linux Libertine" w:cs="Linux Libertine"/>
          </w:rPr>
          <w:t xml:space="preserve">and </w:t>
        </w:r>
      </w:ins>
      <w:ins w:id="827" w:author="fcalado" w:date="2026-03-17T10:38:00Z" w16du:dateUtc="2026-03-17T14:38:00Z">
        <w:r w:rsidR="00A66A46" w:rsidRPr="006B5182">
          <w:rPr>
            <w:rFonts w:ascii="Linux Libertine" w:hAnsi="Linux Libertine" w:cs="Linux Libertine"/>
          </w:rPr>
          <w:t>which</w:t>
        </w:r>
      </w:ins>
      <w:ins w:id="828" w:author="fcalado" w:date="2026-03-14T15:28:00Z" w16du:dateUtc="2026-03-14T19:28:00Z">
        <w:r w:rsidR="00160786" w:rsidRPr="006B5182">
          <w:rPr>
            <w:rFonts w:ascii="Linux Libertine" w:hAnsi="Linux Libertine" w:cs="Linux Libertine"/>
          </w:rPr>
          <w:t xml:space="preserve"> product operates primarily </w:t>
        </w:r>
      </w:ins>
      <w:ins w:id="829" w:author="fcalado" w:date="2026-03-14T15:29:00Z" w16du:dateUtc="2026-03-14T19:29:00Z">
        <w:r w:rsidR="00160786" w:rsidRPr="006B5182">
          <w:rPr>
            <w:rFonts w:ascii="Linux Libertine" w:hAnsi="Linux Libertine" w:cs="Linux Libertine"/>
          </w:rPr>
          <w:t xml:space="preserve">through </w:t>
        </w:r>
      </w:ins>
      <w:ins w:id="830" w:author="fcalado" w:date="2026-03-14T15:34:00Z" w16du:dateUtc="2026-03-14T19:34:00Z">
        <w:r w:rsidR="005200D8" w:rsidRPr="006B5182">
          <w:rPr>
            <w:rFonts w:ascii="Linux Libertine" w:hAnsi="Linux Libertine" w:cs="Linux Libertine"/>
          </w:rPr>
          <w:t>one-to-one, verbal conversation.</w:t>
        </w:r>
      </w:ins>
      <w:ins w:id="831" w:author="fcalado" w:date="2026-03-14T15:29:00Z" w16du:dateUtc="2026-03-14T19:29:00Z">
        <w:r w:rsidR="00160786" w:rsidRPr="006B5182">
          <w:rPr>
            <w:rFonts w:ascii="Linux Libertine" w:hAnsi="Linux Libertine" w:cs="Linux Libertine"/>
          </w:rPr>
          <w:t xml:space="preserve"> </w:t>
        </w:r>
      </w:ins>
      <w:ins w:id="832" w:author="fcalado" w:date="2026-03-17T10:35:00Z" w16du:dateUtc="2026-03-17T14:35:00Z">
        <w:r w:rsidR="00F13E3F" w:rsidRPr="006B5182">
          <w:rPr>
            <w:rFonts w:ascii="Linux Libertine" w:hAnsi="Linux Libertine" w:cs="Linux Libertine"/>
          </w:rPr>
          <w:t>While it is</w:t>
        </w:r>
      </w:ins>
      <w:ins w:id="833" w:author="fcalado" w:date="2026-03-14T15:29:00Z" w16du:dateUtc="2026-03-14T19:29:00Z">
        <w:r w:rsidR="00160786" w:rsidRPr="006B5182">
          <w:rPr>
            <w:rFonts w:ascii="Linux Libertine" w:hAnsi="Linux Libertine" w:cs="Linux Libertine"/>
          </w:rPr>
          <w:t xml:space="preserve"> not possible to say for sure </w:t>
        </w:r>
      </w:ins>
      <w:ins w:id="834" w:author="fcalado" w:date="2026-03-14T15:34:00Z" w16du:dateUtc="2026-03-14T19:34:00Z">
        <w:r w:rsidR="005200D8" w:rsidRPr="006B5182">
          <w:rPr>
            <w:rFonts w:ascii="Linux Libertine" w:hAnsi="Linux Libertine" w:cs="Linux Libertine"/>
          </w:rPr>
          <w:t xml:space="preserve">to what extent these affiliations influence the </w:t>
        </w:r>
      </w:ins>
      <w:ins w:id="835" w:author="fcalado" w:date="2026-03-14T15:29:00Z" w16du:dateUtc="2026-03-14T19:29:00Z">
        <w:r w:rsidR="00160786" w:rsidRPr="006B5182">
          <w:rPr>
            <w:rFonts w:ascii="Linux Libertine" w:hAnsi="Linux Libertine" w:cs="Linux Libertine"/>
          </w:rPr>
          <w:t xml:space="preserve">TANGO study, </w:t>
        </w:r>
      </w:ins>
      <w:ins w:id="836" w:author="fcalado" w:date="2026-03-17T10:35:00Z" w16du:dateUtc="2026-03-17T14:35:00Z">
        <w:r w:rsidR="00F13E3F" w:rsidRPr="006B5182">
          <w:rPr>
            <w:rFonts w:ascii="Linux Libertine" w:hAnsi="Linux Libertine" w:cs="Linux Libertine"/>
          </w:rPr>
          <w:t>other research from this venue</w:t>
        </w:r>
      </w:ins>
      <w:ins w:id="837" w:author="fcalado" w:date="2026-03-17T10:36:00Z" w16du:dateUtc="2026-03-17T14:36:00Z">
        <w:r w:rsidR="00F13E3F" w:rsidRPr="006B5182">
          <w:rPr>
            <w:rFonts w:ascii="Linux Libertine" w:hAnsi="Linux Libertine" w:cs="Linux Libertine"/>
          </w:rPr>
          <w:t xml:space="preserve"> [4]</w:t>
        </w:r>
      </w:ins>
      <w:ins w:id="838" w:author="fcalado" w:date="2026-03-17T10:35:00Z" w16du:dateUtc="2026-03-17T14:35:00Z">
        <w:r w:rsidR="00F13E3F" w:rsidRPr="006B5182">
          <w:rPr>
            <w:rFonts w:ascii="Linux Libertine" w:hAnsi="Linux Libertine" w:cs="Linux Libertine"/>
          </w:rPr>
          <w:t xml:space="preserve"> has </w:t>
        </w:r>
      </w:ins>
      <w:ins w:id="839" w:author="fcalado" w:date="2026-03-17T11:02:00Z" w16du:dateUtc="2026-03-17T15:02:00Z">
        <w:r w:rsidR="001E7095" w:rsidRPr="006B5182">
          <w:rPr>
            <w:rFonts w:ascii="Linux Libertine" w:hAnsi="Linux Libertine" w:cs="Linux Libertine"/>
          </w:rPr>
          <w:t xml:space="preserve">aptly </w:t>
        </w:r>
      </w:ins>
      <w:ins w:id="840" w:author="fcalado" w:date="2026-03-17T10:39:00Z" w16du:dateUtc="2026-03-17T14:39:00Z">
        <w:r w:rsidR="00A66A46" w:rsidRPr="006B5182">
          <w:rPr>
            <w:rFonts w:ascii="Linux Libertine" w:hAnsi="Linux Libertine" w:cs="Linux Libertine"/>
          </w:rPr>
          <w:t xml:space="preserve">pointed out that industry-driven studies tend to prioritize </w:t>
        </w:r>
      </w:ins>
      <w:ins w:id="841" w:author="fcalado" w:date="2026-03-14T15:30:00Z" w16du:dateUtc="2026-03-14T19:30:00Z">
        <w:r w:rsidR="00160786" w:rsidRPr="006B5182">
          <w:rPr>
            <w:rFonts w:ascii="Linux Libertine" w:hAnsi="Linux Libertine" w:cs="Linux Libertine"/>
          </w:rPr>
          <w:t>“performance”</w:t>
        </w:r>
      </w:ins>
      <w:ins w:id="842" w:author="fcalado" w:date="2026-03-17T10:39:00Z" w16du:dateUtc="2026-03-17T14:39:00Z">
        <w:r w:rsidR="00A66A46" w:rsidRPr="006B5182">
          <w:rPr>
            <w:rFonts w:ascii="Linux Libertine" w:hAnsi="Linux Libertine" w:cs="Linux Libertine"/>
          </w:rPr>
          <w:t xml:space="preserve"> in narrow terms. </w:t>
        </w:r>
      </w:ins>
    </w:p>
    <w:p w14:paraId="712E765E" w14:textId="4623258D" w:rsidR="00062A46" w:rsidRPr="006B5182" w:rsidRDefault="005200D8" w:rsidP="008579B0">
      <w:pPr>
        <w:pStyle w:val="PostHeadPara"/>
        <w:ind w:firstLine="720"/>
        <w:rPr>
          <w:rFonts w:ascii="Linux Libertine" w:hAnsi="Linux Libertine" w:cs="Linux Libertine"/>
          <w:color w:val="000000"/>
        </w:rPr>
      </w:pPr>
      <w:ins w:id="843" w:author="fcalado" w:date="2026-03-14T15:39:00Z" w16du:dateUtc="2026-03-14T19:39:00Z">
        <w:r w:rsidRPr="006B5182">
          <w:rPr>
            <w:rFonts w:ascii="Linux Libertine" w:hAnsi="Linux Libertine" w:cs="Linux Libertine"/>
          </w:rPr>
          <w:t xml:space="preserve">Coming back to the TIDEs and EQUITBL studies, their focus on gender as a relational, contextual, and external phenomenon </w:t>
        </w:r>
      </w:ins>
      <w:ins w:id="844" w:author="fcalado" w:date="2026-03-14T15:40:00Z" w16du:dateUtc="2026-03-14T19:40:00Z">
        <w:r w:rsidRPr="006B5182">
          <w:rPr>
            <w:rFonts w:ascii="Linux Libertine" w:hAnsi="Linux Libertine" w:cs="Linux Libertine"/>
          </w:rPr>
          <w:t>makes an important contribution. Tog</w:t>
        </w:r>
      </w:ins>
      <w:ins w:id="845" w:author="fcalado" w:date="2026-03-14T15:41:00Z" w16du:dateUtc="2026-03-14T19:41:00Z">
        <w:r w:rsidR="00B84D49" w:rsidRPr="006B5182">
          <w:rPr>
            <w:rFonts w:ascii="Linux Libertine" w:hAnsi="Linux Libertine" w:cs="Linux Libertine"/>
          </w:rPr>
          <w:t>e</w:t>
        </w:r>
      </w:ins>
      <w:ins w:id="846" w:author="fcalado" w:date="2026-03-14T15:40:00Z" w16du:dateUtc="2026-03-14T19:40:00Z">
        <w:r w:rsidRPr="006B5182">
          <w:rPr>
            <w:rFonts w:ascii="Linux Libertine" w:hAnsi="Linux Libertine" w:cs="Linux Libertine"/>
          </w:rPr>
          <w:t>ther, the</w:t>
        </w:r>
      </w:ins>
      <w:ins w:id="847" w:author="fcalado" w:date="2026-03-14T15:41:00Z" w16du:dateUtc="2026-03-14T19:41:00Z">
        <w:r w:rsidR="00B84D49" w:rsidRPr="006B5182">
          <w:rPr>
            <w:rFonts w:ascii="Linux Libertine" w:hAnsi="Linux Libertine" w:cs="Linux Libertine"/>
          </w:rPr>
          <w:t>y suggest that i</w:t>
        </w:r>
      </w:ins>
      <w:r w:rsidR="00062A46" w:rsidRPr="006B5182">
        <w:rPr>
          <w:rFonts w:ascii="Linux Libertine" w:hAnsi="Linux Libertine" w:cs="Linux Libertine"/>
        </w:rPr>
        <w:t xml:space="preserve">ncreasing the frequency of references </w:t>
      </w:r>
      <w:r w:rsidR="00A62B1B" w:rsidRPr="006B5182">
        <w:rPr>
          <w:rFonts w:ascii="Linux Libertine" w:hAnsi="Linux Libertine" w:cs="Linux Libertine"/>
        </w:rPr>
        <w:t>to</w:t>
      </w:r>
      <w:r w:rsidR="00A87A2E" w:rsidRPr="006B5182">
        <w:rPr>
          <w:rFonts w:ascii="Linux Libertine" w:hAnsi="Linux Libertine" w:cs="Linux Libertine"/>
        </w:rPr>
        <w:t xml:space="preserve"> </w:t>
      </w:r>
      <w:ins w:id="848" w:author="fcalado" w:date="2026-03-14T15:41:00Z" w16du:dateUtc="2026-03-14T19:41:00Z">
        <w:r w:rsidR="00B84D49" w:rsidRPr="006B5182">
          <w:rPr>
            <w:rFonts w:ascii="Linux Libertine" w:hAnsi="Linux Libertine" w:cs="Linux Libertine"/>
          </w:rPr>
          <w:t xml:space="preserve">less dominant (marginalized) </w:t>
        </w:r>
      </w:ins>
      <w:r w:rsidR="00062A46" w:rsidRPr="006B5182">
        <w:rPr>
          <w:rFonts w:ascii="Linux Libertine" w:hAnsi="Linux Libertine" w:cs="Linux Libertine"/>
        </w:rPr>
        <w:t>gender</w:t>
      </w:r>
      <w:r w:rsidR="00A87A2E" w:rsidRPr="006B5182">
        <w:rPr>
          <w:rFonts w:ascii="Linux Libertine" w:hAnsi="Linux Libertine" w:cs="Linux Libertine"/>
        </w:rPr>
        <w:t>s</w:t>
      </w:r>
      <w:r w:rsidR="00062A46" w:rsidRPr="006B5182">
        <w:rPr>
          <w:rFonts w:ascii="Linux Libertine" w:hAnsi="Linux Libertine" w:cs="Linux Libertine"/>
        </w:rPr>
        <w:t xml:space="preserve"> might be a viable solution. </w:t>
      </w:r>
      <w:r w:rsidR="00311899" w:rsidRPr="006B5182">
        <w:rPr>
          <w:rFonts w:ascii="Linux Libertine" w:hAnsi="Linux Libertine" w:cs="Linux Libertine"/>
        </w:rPr>
        <w:t xml:space="preserve">Indeed, </w:t>
      </w:r>
      <w:r w:rsidR="00311899" w:rsidRPr="006B5182">
        <w:rPr>
          <w:rFonts w:ascii="Linux Libertine" w:hAnsi="Linux Libertine" w:cs="Linux Libertine"/>
          <w:color w:val="000000"/>
        </w:rPr>
        <w:t>e</w:t>
      </w:r>
      <w:r w:rsidR="007A6609" w:rsidRPr="006B5182">
        <w:rPr>
          <w:rFonts w:ascii="Linux Libertine" w:hAnsi="Linux Libertine" w:cs="Linux Libertine"/>
          <w:color w:val="000000"/>
        </w:rPr>
        <w:t>xisting</w:t>
      </w:r>
      <w:r w:rsidR="003509F5" w:rsidRPr="006B5182">
        <w:rPr>
          <w:rFonts w:ascii="Linux Libertine" w:hAnsi="Linux Libertine" w:cs="Linux Libertine"/>
          <w:color w:val="000000"/>
        </w:rPr>
        <w:t xml:space="preserve"> evaluations of LLMs show that the most frequent and default subject category is the straight white male, and that other subject categories, like woman, black and homosexual are less prevalent in both training data and model outputs </w:t>
      </w:r>
      <w:r w:rsidR="00023998" w:rsidRPr="006B5182">
        <w:rPr>
          <w:rFonts w:ascii="Linux Libertine" w:hAnsi="Linux Libertine" w:cs="Linux Libertine"/>
          <w:color w:val="000000"/>
        </w:rPr>
        <w:t>[</w:t>
      </w:r>
      <w:r w:rsidR="0013306E">
        <w:rPr>
          <w:rFonts w:ascii="Linux Libertine" w:hAnsi="Linux Libertine" w:cs="Linux Libertine"/>
          <w:color w:val="000000"/>
        </w:rPr>
        <w:t>22</w:t>
      </w:r>
      <w:r w:rsidR="00023998" w:rsidRPr="006B5182">
        <w:rPr>
          <w:rFonts w:ascii="Linux Libertine" w:hAnsi="Linux Libertine" w:cs="Linux Libertine"/>
          <w:color w:val="000000"/>
        </w:rPr>
        <w:t>]</w:t>
      </w:r>
      <w:r w:rsidR="003509F5" w:rsidRPr="006B5182">
        <w:rPr>
          <w:rFonts w:ascii="Linux Libertine" w:hAnsi="Linux Libertine" w:cs="Linux Libertine"/>
          <w:color w:val="000000"/>
        </w:rPr>
        <w:t xml:space="preserve">. Additionally, research has also shown a correlation between the presence and frequency of certain identities in the training data and their association with positive and negative terms: van Loon et al. </w:t>
      </w:r>
      <w:r w:rsidR="002B2B8E" w:rsidRPr="006B5182">
        <w:rPr>
          <w:rFonts w:ascii="Linux Libertine" w:hAnsi="Linux Libertine" w:cs="Linux Libertine"/>
          <w:color w:val="000000"/>
        </w:rPr>
        <w:t>[</w:t>
      </w:r>
      <w:r w:rsidR="0013306E">
        <w:rPr>
          <w:rFonts w:ascii="Linux Libertine" w:hAnsi="Linux Libertine" w:cs="Linux Libertine"/>
          <w:color w:val="000000"/>
        </w:rPr>
        <w:t>32</w:t>
      </w:r>
      <w:r w:rsidR="002B2B8E" w:rsidRPr="006B5182">
        <w:rPr>
          <w:rFonts w:ascii="Linux Libertine" w:hAnsi="Linux Libertine" w:cs="Linux Libertine"/>
          <w:color w:val="000000"/>
        </w:rPr>
        <w:t>],</w:t>
      </w:r>
      <w:r w:rsidR="003509F5" w:rsidRPr="006B5182">
        <w:rPr>
          <w:rFonts w:ascii="Linux Libertine" w:hAnsi="Linux Libertine" w:cs="Linux Libertine"/>
          <w:color w:val="000000"/>
        </w:rPr>
        <w:t xml:space="preserve"> in particular, find that the less frequently a group is named, the more negative the associations with that group.</w:t>
      </w:r>
      <w:r w:rsidR="00062A46"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If a group’s relatively frequent presence in the training data has a positive effect on their representation, one might reasonably assume that making marginalized subjects </w:t>
      </w:r>
      <w:r w:rsidR="003509F5" w:rsidRPr="006B5182">
        <w:rPr>
          <w:rFonts w:ascii="Linux Libertine" w:hAnsi="Linux Libertine" w:cs="Linux Libertine"/>
          <w:i/>
          <w:iCs/>
          <w:color w:val="000000"/>
        </w:rPr>
        <w:t>more frequent</w:t>
      </w:r>
      <w:r w:rsidR="003509F5" w:rsidRPr="006B5182">
        <w:rPr>
          <w:rFonts w:ascii="Linux Libertine" w:hAnsi="Linux Libertine" w:cs="Linux Libertine"/>
          <w:color w:val="000000"/>
        </w:rPr>
        <w:t xml:space="preserve"> in the training data, to be on par with the frequency of representation of dominant subjects, may mitigate bias about these groups in model outputs. </w:t>
      </w:r>
    </w:p>
    <w:p w14:paraId="63EF4471" w14:textId="2C65F1E7" w:rsidR="003509F5" w:rsidRPr="006B5182" w:rsidRDefault="003509F5" w:rsidP="008579B0">
      <w:pPr>
        <w:pStyle w:val="ParaContinue"/>
        <w:ind w:firstLine="720"/>
        <w:rPr>
          <w:rFonts w:ascii="Linux Libertine" w:hAnsi="Linux Libertine" w:cs="Linux Libertine"/>
          <w:color w:val="000000"/>
        </w:rPr>
      </w:pPr>
      <w:r w:rsidRPr="006B5182">
        <w:rPr>
          <w:rFonts w:ascii="Linux Libertine" w:hAnsi="Linux Libertine" w:cs="Linux Libertine"/>
          <w:color w:val="000000"/>
        </w:rPr>
        <w:lastRenderedPageBreak/>
        <w:t xml:space="preserve">However, </w:t>
      </w:r>
      <w:r w:rsidR="00A62B1B" w:rsidRPr="006B5182">
        <w:rPr>
          <w:rFonts w:ascii="Linux Libertine" w:hAnsi="Linux Libertine" w:cs="Linux Libertine"/>
          <w:color w:val="000000"/>
        </w:rPr>
        <w:t>any solution must also take</w:t>
      </w:r>
      <w:r w:rsidRPr="006B5182">
        <w:rPr>
          <w:rFonts w:ascii="Linux Libertine" w:hAnsi="Linux Libertine" w:cs="Linux Libertine"/>
          <w:color w:val="000000"/>
        </w:rPr>
        <w:t xml:space="preserve"> into account that the default subject is often unmarked. As et al.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point out, the majority of the texts about white male subjects were the ones least likely to describe that subject in external, physical terms.</w:t>
      </w:r>
      <w:r w:rsidR="00062A46"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That is perhaps because of an inverse relationship between physical markers of identity and positions of social dominance, which Devinney et al.’s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work bear out. </w:t>
      </w:r>
      <w:sdt>
        <w:sdtPr>
          <w:rPr>
            <w:rFonts w:ascii="Linux Libertine" w:hAnsi="Linux Libertine" w:cs="Linux Libertine"/>
          </w:rPr>
          <w:tag w:val="goog_rdk_26"/>
          <w:id w:val="401315046"/>
        </w:sdtPr>
        <w:sdtContent/>
      </w:sdt>
      <w:r w:rsidRPr="006B5182">
        <w:rPr>
          <w:rFonts w:ascii="Linux Libertine" w:hAnsi="Linux Libertine" w:cs="Linux Libertine"/>
          <w:color w:val="000000"/>
        </w:rPr>
        <w:t>Here, fewer physical descriptions themselves mark social dominance. In those results, white women are described in physical terms only slightly more than white men, while marginalized identities are described in more detail than both groups</w:t>
      </w:r>
      <w:r w:rsidR="00A87A2E" w:rsidRPr="006B5182">
        <w:rPr>
          <w:rFonts w:ascii="Linux Libertine" w:hAnsi="Linux Libertine" w:cs="Linux Libertine"/>
          <w:color w:val="000000"/>
        </w:rPr>
        <w:t xml:space="preserve"> </w:t>
      </w:r>
      <w:r w:rsidR="00D6313D" w:rsidRPr="006B5182">
        <w:rPr>
          <w:rFonts w:ascii="Linux Libertine" w:hAnsi="Linux Libertine" w:cs="Linux Libertine"/>
          <w:color w:val="000000"/>
        </w:rPr>
        <w:t>[</w:t>
      </w:r>
      <w:r w:rsidR="0013306E">
        <w:rPr>
          <w:rFonts w:ascii="Linux Libertine" w:hAnsi="Linux Libertine" w:cs="Linux Libertine"/>
          <w:color w:val="000000"/>
        </w:rPr>
        <w:t>15</w:t>
      </w:r>
      <w:r w:rsidR="00D6313D" w:rsidRPr="006B5182">
        <w:rPr>
          <w:rFonts w:ascii="Linux Libertine" w:hAnsi="Linux Libertine" w:cs="Linux Libertine"/>
          <w:color w:val="000000"/>
        </w:rPr>
        <w:t>]</w:t>
      </w:r>
      <w:r w:rsidRPr="006B5182">
        <w:rPr>
          <w:rFonts w:ascii="Linux Libertine" w:hAnsi="Linux Libertine" w:cs="Linux Libertine"/>
          <w:color w:val="000000"/>
        </w:rPr>
        <w:t>. These results suggest that the more that a person is described in physical terms, the more likely they come from a marginalized group.</w:t>
      </w:r>
      <w:r w:rsidR="00A87A2E" w:rsidRPr="006B5182">
        <w:rPr>
          <w:rFonts w:ascii="Linux Libertine" w:hAnsi="Linux Libertine" w:cs="Linux Libertine"/>
          <w:color w:val="000000"/>
        </w:rPr>
        <w:t xml:space="preserve"> Increasing physical descriptions of marginalized subjects, then, may not help to mitigate negative associations with those groups. </w:t>
      </w:r>
    </w:p>
    <w:p w14:paraId="05F3EA52" w14:textId="68630D5C" w:rsidR="000E6E1A" w:rsidRPr="006B5182" w:rsidRDefault="000E6E1A" w:rsidP="008579B0">
      <w:pPr>
        <w:pStyle w:val="ParaContinue"/>
        <w:ind w:firstLine="720"/>
        <w:rPr>
          <w:rFonts w:ascii="Linux Libertine" w:hAnsi="Linux Libertine" w:cs="Linux Libertine"/>
          <w:color w:val="000000"/>
        </w:rPr>
      </w:pPr>
      <w:r w:rsidRPr="006B5182">
        <w:rPr>
          <w:rFonts w:ascii="Linux Libertine" w:hAnsi="Linux Libertine" w:cs="Linux Libertine"/>
          <w:color w:val="000000"/>
        </w:rPr>
        <w:t>Given th</w:t>
      </w:r>
      <w:r w:rsidR="00311899" w:rsidRPr="006B5182">
        <w:rPr>
          <w:rFonts w:ascii="Linux Libertine" w:hAnsi="Linux Libertine" w:cs="Linux Libertine"/>
          <w:color w:val="000000"/>
        </w:rPr>
        <w:t>is complex dynamic between group visibility and dominance</w:t>
      </w:r>
      <w:r w:rsidRPr="006B5182">
        <w:rPr>
          <w:rFonts w:ascii="Linux Libertine" w:hAnsi="Linux Libertine" w:cs="Linux Libertine"/>
          <w:color w:val="000000"/>
        </w:rPr>
        <w:t>, this paper makes three recommendations for future work</w:t>
      </w:r>
      <w:r w:rsidR="00311899" w:rsidRPr="006B5182">
        <w:rPr>
          <w:rFonts w:ascii="Linux Libertine" w:hAnsi="Linux Libertine" w:cs="Linux Libertine"/>
          <w:color w:val="000000"/>
        </w:rPr>
        <w:t xml:space="preserve"> </w:t>
      </w:r>
      <w:r w:rsidR="00357F09" w:rsidRPr="006B5182">
        <w:rPr>
          <w:rFonts w:ascii="Linux Libertine" w:hAnsi="Linux Libertine" w:cs="Linux Libertine"/>
          <w:color w:val="000000"/>
        </w:rPr>
        <w:t>on</w:t>
      </w:r>
      <w:r w:rsidR="00311899" w:rsidRPr="006B5182">
        <w:rPr>
          <w:rFonts w:ascii="Linux Libertine" w:hAnsi="Linux Libertine" w:cs="Linux Libertine"/>
          <w:color w:val="000000"/>
        </w:rPr>
        <w:t xml:space="preserve"> gender bias in NLP</w:t>
      </w:r>
      <w:r w:rsidRPr="006B5182">
        <w:rPr>
          <w:rFonts w:ascii="Linux Libertine" w:hAnsi="Linux Libertine" w:cs="Linux Libertine"/>
          <w:color w:val="000000"/>
        </w:rPr>
        <w:t>:</w:t>
      </w:r>
    </w:p>
    <w:p w14:paraId="6D2187AD" w14:textId="45FAB2FD" w:rsidR="003509F5" w:rsidRPr="006B5182" w:rsidRDefault="000E6E1A" w:rsidP="008579B0">
      <w:pPr>
        <w:pStyle w:val="ParaContinue"/>
        <w:ind w:firstLine="720"/>
        <w:rPr>
          <w:rFonts w:ascii="Linux Libertine" w:hAnsi="Linux Libertine" w:cs="Linux Libertine"/>
          <w:color w:val="000000"/>
        </w:rPr>
      </w:pPr>
      <w:r w:rsidRPr="006B5182">
        <w:rPr>
          <w:rFonts w:ascii="Linux Libertine" w:hAnsi="Linux Libertine" w:cs="Linux Libertine"/>
          <w:color w:val="000000"/>
        </w:rPr>
        <w:t>First, that</w:t>
      </w:r>
      <w:r w:rsidR="00311899" w:rsidRPr="006B5182">
        <w:rPr>
          <w:rFonts w:ascii="Linux Libertine" w:hAnsi="Linux Libertine" w:cs="Linux Libertine"/>
          <w:color w:val="000000"/>
        </w:rPr>
        <w:t xml:space="preserve"> researchers</w:t>
      </w:r>
      <w:r w:rsidRPr="006B5182">
        <w:rPr>
          <w:rFonts w:ascii="Linux Libertine" w:hAnsi="Linux Libertine" w:cs="Linux Libertine"/>
          <w:color w:val="000000"/>
        </w:rPr>
        <w:t xml:space="preserve"> </w:t>
      </w:r>
      <w:r w:rsidRPr="006B5182">
        <w:rPr>
          <w:rFonts w:ascii="Linux Libertine" w:hAnsi="Linux Libertine" w:cs="Linux Libertine"/>
          <w:i/>
          <w:iCs/>
          <w:color w:val="000000"/>
        </w:rPr>
        <w:t>increase</w:t>
      </w:r>
      <w:r w:rsidR="00311899" w:rsidRPr="006B5182">
        <w:rPr>
          <w:rFonts w:ascii="Linux Libertine" w:hAnsi="Linux Libertine" w:cs="Linux Libertine"/>
          <w:i/>
          <w:iCs/>
          <w:color w:val="000000"/>
        </w:rPr>
        <w:t xml:space="preserve"> physical descriptions of all gendered subjects</w:t>
      </w:r>
      <w:r w:rsidRPr="006B5182">
        <w:rPr>
          <w:rFonts w:ascii="Linux Libertine" w:hAnsi="Linux Libertine" w:cs="Linux Libertine"/>
          <w:i/>
          <w:iCs/>
          <w:color w:val="000000"/>
        </w:rPr>
        <w:t xml:space="preserve"> in training sets, including those from dominant genders, especially white, male, heterosexual, and Christian identities</w:t>
      </w:r>
      <w:r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Some work already exists toward this </w:t>
      </w:r>
      <w:r w:rsidR="00621D9C" w:rsidRPr="006B5182">
        <w:rPr>
          <w:rFonts w:ascii="Linux Libertine" w:hAnsi="Linux Libertine" w:cs="Linux Libertine"/>
          <w:color w:val="000000"/>
        </w:rPr>
        <w:t>goal</w:t>
      </w:r>
      <w:r w:rsidR="00CE6A69" w:rsidRPr="006B5182">
        <w:rPr>
          <w:rFonts w:ascii="Linux Libertine" w:hAnsi="Linux Libertine" w:cs="Linux Libertine"/>
          <w:color w:val="000000"/>
        </w:rPr>
        <w:t>.</w:t>
      </w:r>
      <w:r w:rsidR="003509F5" w:rsidRPr="006B5182">
        <w:rPr>
          <w:rFonts w:ascii="Linux Libertine" w:hAnsi="Linux Libertine" w:cs="Linux Libertine"/>
          <w:color w:val="000000"/>
        </w:rPr>
        <w:t xml:space="preserve"> </w:t>
      </w:r>
      <w:r w:rsidR="00CE6A69" w:rsidRPr="006B5182">
        <w:rPr>
          <w:rFonts w:ascii="Linux Libertine" w:hAnsi="Linux Libertine" w:cs="Linux Libertine"/>
          <w:color w:val="000000"/>
        </w:rPr>
        <w:t>I</w:t>
      </w:r>
      <w:r w:rsidR="003509F5" w:rsidRPr="006B5182">
        <w:rPr>
          <w:rFonts w:ascii="Linux Libertine" w:hAnsi="Linux Libertine" w:cs="Linux Libertine"/>
          <w:color w:val="000000"/>
        </w:rPr>
        <w:t xml:space="preserve">n bias mitigation </w:t>
      </w:r>
      <w:r w:rsidR="00CE6A69" w:rsidRPr="006B5182">
        <w:rPr>
          <w:rFonts w:ascii="Linux Libertine" w:hAnsi="Linux Libertine" w:cs="Linux Libertine"/>
          <w:color w:val="000000"/>
        </w:rPr>
        <w:t>research</w:t>
      </w:r>
      <w:r w:rsidR="003509F5" w:rsidRPr="006B5182">
        <w:rPr>
          <w:rFonts w:ascii="Linux Libertine" w:hAnsi="Linux Libertine" w:cs="Linux Libertine"/>
          <w:color w:val="000000"/>
        </w:rPr>
        <w:t xml:space="preserve"> by Reif and Schwartz </w:t>
      </w:r>
      <w:r w:rsidR="00386DA1" w:rsidRPr="006B5182">
        <w:rPr>
          <w:rFonts w:ascii="Linux Libertine" w:hAnsi="Linux Libertine" w:cs="Linux Libertine"/>
          <w:color w:val="000000"/>
        </w:rPr>
        <w:t>[</w:t>
      </w:r>
      <w:r w:rsidR="0013306E">
        <w:rPr>
          <w:rFonts w:ascii="Linux Libertine" w:hAnsi="Linux Libertine" w:cs="Linux Libertine"/>
          <w:color w:val="000000"/>
        </w:rPr>
        <w:t>34</w:t>
      </w:r>
      <w:r w:rsidR="00386DA1" w:rsidRPr="006B5182">
        <w:rPr>
          <w:rFonts w:ascii="Linux Libertine" w:hAnsi="Linux Libertine" w:cs="Linux Libertine"/>
          <w:color w:val="000000"/>
        </w:rPr>
        <w:t>]</w:t>
      </w:r>
      <w:r w:rsidR="002B2B8E"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“Fighting Bias with Bias,” the researchers share a promising approach: </w:t>
      </w:r>
      <w:r w:rsidR="003509F5" w:rsidRPr="006B5182">
        <w:rPr>
          <w:rFonts w:ascii="Linux Libertine" w:hAnsi="Linux Libertine" w:cs="Linux Libertine"/>
          <w:i/>
          <w:iCs/>
          <w:color w:val="000000"/>
        </w:rPr>
        <w:t>amplifying</w:t>
      </w:r>
      <w:r w:rsidR="003509F5" w:rsidRPr="006B5182">
        <w:rPr>
          <w:rFonts w:ascii="Linux Libertine" w:hAnsi="Linux Libertine" w:cs="Linux Libertine"/>
          <w:color w:val="000000"/>
        </w:rPr>
        <w:t xml:space="preserve"> rather than reducing bias in a model’s training dataset. As they point out, “filtering [out bias] can obscure the true capabilities of models to overcome biases, which might never be removed in full from the dataset” </w:t>
      </w:r>
      <w:r w:rsidR="00386DA1" w:rsidRPr="006B5182">
        <w:rPr>
          <w:rFonts w:ascii="Linux Libertine" w:hAnsi="Linux Libertine" w:cs="Linux Libertine"/>
          <w:color w:val="000000"/>
        </w:rPr>
        <w:t>[</w:t>
      </w:r>
      <w:r w:rsidR="0013306E">
        <w:rPr>
          <w:rFonts w:ascii="Linux Libertine" w:hAnsi="Linux Libertine" w:cs="Linux Libertine"/>
          <w:color w:val="000000"/>
        </w:rPr>
        <w:t>34</w:t>
      </w:r>
      <w:r w:rsidR="00386DA1" w:rsidRPr="006B5182">
        <w:rPr>
          <w:rFonts w:ascii="Linux Libertine" w:hAnsi="Linux Libertine" w:cs="Linux Libertine"/>
          <w:color w:val="000000"/>
        </w:rPr>
        <w:t>]</w:t>
      </w:r>
      <w:r w:rsidR="002B2B8E" w:rsidRPr="006B5182">
        <w:rPr>
          <w:rFonts w:ascii="Linux Libertine" w:hAnsi="Linux Libertine" w:cs="Linux Libertine"/>
          <w:color w:val="000000"/>
        </w:rPr>
        <w:t xml:space="preserve">. </w:t>
      </w:r>
      <w:r w:rsidR="003509F5" w:rsidRPr="006B5182">
        <w:rPr>
          <w:rFonts w:ascii="Linux Libertine" w:hAnsi="Linux Libertine" w:cs="Linux Libertine"/>
          <w:color w:val="000000"/>
        </w:rPr>
        <w:t>Instead of an approach that reduces bias, they offer one of increasing it, such as by including phrases like “the pretty doctor” so that a model will interpret “doctor” to be female.</w:t>
      </w:r>
      <w:r w:rsidR="00CE6A69" w:rsidRPr="006B5182">
        <w:rPr>
          <w:rFonts w:ascii="Linux Libertine" w:hAnsi="Linux Libertine" w:cs="Linux Libertine"/>
          <w:color w:val="000000"/>
        </w:rPr>
        <w:t xml:space="preserve"> Future work might develop this practice to mark up targets and attributes which describe gender as physical and behavioral, rather than as internal or psychological, for all identity groups regardless of dominance.</w:t>
      </w:r>
    </w:p>
    <w:p w14:paraId="3A5EF5E1" w14:textId="233DEEFF" w:rsidR="003509F5" w:rsidRPr="006B5182" w:rsidRDefault="000E6E1A" w:rsidP="008579B0">
      <w:pPr>
        <w:pStyle w:val="Para"/>
        <w:ind w:firstLine="720"/>
        <w:rPr>
          <w:rFonts w:ascii="Linux Libertine" w:hAnsi="Linux Libertine" w:cs="Linux Libertine"/>
          <w:color w:val="000000"/>
        </w:rPr>
      </w:pPr>
      <w:r w:rsidRPr="006B5182">
        <w:rPr>
          <w:rFonts w:ascii="Linux Libertine" w:hAnsi="Linux Libertine" w:cs="Linux Libertine"/>
          <w:color w:val="000000"/>
        </w:rPr>
        <w:t>Additionally, this</w:t>
      </w:r>
      <w:r w:rsidR="003509F5" w:rsidRPr="006B5182">
        <w:rPr>
          <w:rFonts w:ascii="Linux Libertine" w:hAnsi="Linux Libertine" w:cs="Linux Libertine"/>
          <w:color w:val="000000"/>
        </w:rPr>
        <w:t xml:space="preserve"> </w:t>
      </w:r>
      <w:r w:rsidRPr="006B5182">
        <w:rPr>
          <w:rFonts w:ascii="Linux Libertine" w:hAnsi="Linux Libertine" w:cs="Linux Libertine"/>
          <w:color w:val="000000"/>
        </w:rPr>
        <w:t>paper</w:t>
      </w:r>
      <w:r w:rsidR="00CE6A69" w:rsidRPr="006B5182">
        <w:rPr>
          <w:rFonts w:ascii="Linux Libertine" w:hAnsi="Linux Libertine" w:cs="Linux Libertine"/>
          <w:color w:val="000000"/>
        </w:rPr>
        <w:t xml:space="preserve"> recommend</w:t>
      </w:r>
      <w:r w:rsidRPr="006B5182">
        <w:rPr>
          <w:rFonts w:ascii="Linux Libertine" w:hAnsi="Linux Libertine" w:cs="Linux Libertine"/>
          <w:color w:val="000000"/>
        </w:rPr>
        <w:t>s that</w:t>
      </w:r>
      <w:r w:rsidR="003509F5" w:rsidRPr="006B5182">
        <w:rPr>
          <w:rFonts w:ascii="Linux Libertine" w:hAnsi="Linux Libertine" w:cs="Linux Libertine"/>
          <w:color w:val="000000"/>
        </w:rPr>
        <w:t xml:space="preserve"> researchers </w:t>
      </w:r>
      <w:r w:rsidRPr="006B5182">
        <w:rPr>
          <w:rFonts w:ascii="Linux Libertine" w:hAnsi="Linux Libertine" w:cs="Linux Libertine"/>
          <w:i/>
          <w:iCs/>
          <w:color w:val="000000"/>
        </w:rPr>
        <w:t>allocate</w:t>
      </w:r>
      <w:r w:rsidR="003509F5" w:rsidRPr="006B5182">
        <w:rPr>
          <w:rFonts w:ascii="Linux Libertine" w:hAnsi="Linux Libertine" w:cs="Linux Libertine"/>
          <w:i/>
          <w:iCs/>
          <w:color w:val="000000"/>
        </w:rPr>
        <w:t xml:space="preserve"> more </w:t>
      </w:r>
      <w:r w:rsidRPr="006B5182">
        <w:rPr>
          <w:rFonts w:ascii="Linux Libertine" w:hAnsi="Linux Libertine" w:cs="Linux Libertine"/>
          <w:i/>
          <w:iCs/>
          <w:color w:val="000000"/>
        </w:rPr>
        <w:t>emphasis on</w:t>
      </w:r>
      <w:r w:rsidR="003509F5" w:rsidRPr="006B5182">
        <w:rPr>
          <w:rFonts w:ascii="Linux Libertine" w:hAnsi="Linux Libertine" w:cs="Linux Libertine"/>
          <w:i/>
          <w:iCs/>
          <w:color w:val="000000"/>
        </w:rPr>
        <w:t xml:space="preserve"> close reading </w:t>
      </w:r>
      <w:r w:rsidR="006E2860" w:rsidRPr="006B5182">
        <w:rPr>
          <w:rFonts w:ascii="Linux Libertine" w:hAnsi="Linux Libertine" w:cs="Linux Libertine"/>
          <w:i/>
          <w:iCs/>
          <w:color w:val="000000"/>
        </w:rPr>
        <w:t xml:space="preserve">and coding </w:t>
      </w:r>
      <w:r w:rsidR="003509F5" w:rsidRPr="006B5182">
        <w:rPr>
          <w:rFonts w:ascii="Linux Libertine" w:hAnsi="Linux Libertine" w:cs="Linux Libertine"/>
          <w:i/>
          <w:iCs/>
          <w:color w:val="000000"/>
        </w:rPr>
        <w:t>methods</w:t>
      </w:r>
      <w:r w:rsidR="003509F5" w:rsidRPr="006B5182">
        <w:rPr>
          <w:rFonts w:ascii="Linux Libertine" w:hAnsi="Linux Libertine" w:cs="Linux Libertine"/>
          <w:color w:val="000000"/>
        </w:rPr>
        <w:t xml:space="preserve">, such as those displayed by TIDEs and </w:t>
      </w:r>
      <w:ins w:id="849" w:author="fcalado" w:date="2026-03-14T10:11:00Z" w16du:dateUtc="2026-03-14T14:11:00Z">
        <w:r w:rsidR="0073398C" w:rsidRPr="006B5182">
          <w:rPr>
            <w:rFonts w:ascii="Linux Libertine" w:hAnsi="Linux Libertine" w:cs="Linux Libertine"/>
            <w:color w:val="000000"/>
          </w:rPr>
          <w:t>EQUITBL</w:t>
        </w:r>
      </w:ins>
      <w:r w:rsidR="003509F5" w:rsidRPr="006B5182">
        <w:rPr>
          <w:rFonts w:ascii="Linux Libertine" w:hAnsi="Linux Libertine" w:cs="Linux Libertine"/>
          <w:color w:val="000000"/>
        </w:rPr>
        <w:t xml:space="preserve">. </w:t>
      </w:r>
      <w:r w:rsidR="006E2860" w:rsidRPr="006B5182">
        <w:rPr>
          <w:rFonts w:ascii="Linux Libertine" w:hAnsi="Linux Libertine" w:cs="Linux Libertine"/>
          <w:color w:val="000000"/>
        </w:rPr>
        <w:t xml:space="preserve">Amin’s </w:t>
      </w:r>
      <w:r w:rsidR="00D6313D" w:rsidRPr="006B5182">
        <w:rPr>
          <w:rFonts w:ascii="Linux Libertine" w:hAnsi="Linux Libertine" w:cs="Linux Libertine"/>
          <w:color w:val="000000"/>
        </w:rPr>
        <w:t xml:space="preserve">[1] </w:t>
      </w:r>
      <w:r w:rsidR="006E2860" w:rsidRPr="006B5182">
        <w:rPr>
          <w:rFonts w:ascii="Linux Libertine" w:hAnsi="Linux Libertine" w:cs="Linux Libertine"/>
          <w:color w:val="000000"/>
        </w:rPr>
        <w:t xml:space="preserve">point—that if gender were conceptualized as an outward, expressive phenomenon, rather than an identity category, there would be less social stigma—applies to both quantitative and qualitative methods for evaluating bias in NLP. The TIDEs researchers, for example, developed a robust qualitative coding system that </w:t>
      </w:r>
      <w:r w:rsidR="008D3ECB" w:rsidRPr="006B5182">
        <w:rPr>
          <w:rFonts w:ascii="Linux Libertine" w:hAnsi="Linux Libertine" w:cs="Linux Libertine"/>
          <w:color w:val="000000"/>
        </w:rPr>
        <w:t xml:space="preserve">could </w:t>
      </w:r>
      <w:r w:rsidR="006E2860" w:rsidRPr="006B5182">
        <w:rPr>
          <w:rFonts w:ascii="Linux Libertine" w:hAnsi="Linux Libertine" w:cs="Linux Libertine"/>
          <w:color w:val="000000"/>
        </w:rPr>
        <w:t>catch various examples of transphobia</w:t>
      </w:r>
      <w:r w:rsidR="008D3ECB" w:rsidRPr="006B5182">
        <w:rPr>
          <w:rFonts w:ascii="Linux Libertine" w:hAnsi="Linux Libertine" w:cs="Linux Libertine"/>
          <w:color w:val="000000"/>
        </w:rPr>
        <w:t xml:space="preserve">, even in ironic </w:t>
      </w:r>
      <w:r w:rsidR="006E2860" w:rsidRPr="006B5182">
        <w:rPr>
          <w:rFonts w:ascii="Linux Libertine" w:hAnsi="Linux Libertine" w:cs="Linux Libertine"/>
          <w:color w:val="000000"/>
        </w:rPr>
        <w:t>contexts</w:t>
      </w:r>
      <w:r w:rsidR="007A6609" w:rsidRPr="006B5182">
        <w:rPr>
          <w:rFonts w:ascii="Linux Libertine" w:hAnsi="Linux Libertine" w:cs="Linux Libertine"/>
          <w:color w:val="000000"/>
        </w:rPr>
        <w:t xml:space="preserve">. </w:t>
      </w:r>
      <w:r w:rsidR="006E2860" w:rsidRPr="006B5182">
        <w:rPr>
          <w:rFonts w:ascii="Linux Libertine" w:hAnsi="Linux Libertine" w:cs="Linux Libertine"/>
          <w:color w:val="000000"/>
        </w:rPr>
        <w:t xml:space="preserve">Although the final model is a binary classification model, nuance is built into the detection process through the data labelers’ careful coding. For the </w:t>
      </w:r>
      <w:ins w:id="850" w:author="fcalado" w:date="2026-03-14T10:11:00Z" w16du:dateUtc="2026-03-14T14:11:00Z">
        <w:r w:rsidR="0073398C" w:rsidRPr="006B5182">
          <w:rPr>
            <w:rFonts w:ascii="Linux Libertine" w:hAnsi="Linux Libertine" w:cs="Linux Libertine"/>
            <w:color w:val="000000"/>
          </w:rPr>
          <w:t>EQUITBL</w:t>
        </w:r>
      </w:ins>
      <w:r w:rsidR="006E2860" w:rsidRPr="006B5182">
        <w:rPr>
          <w:rFonts w:ascii="Linux Libertine" w:hAnsi="Linux Libertine" w:cs="Linux Libertine"/>
          <w:color w:val="000000"/>
        </w:rPr>
        <w:t xml:space="preserve"> project, close reading was </w:t>
      </w:r>
      <w:r w:rsidR="007A6609" w:rsidRPr="006B5182">
        <w:rPr>
          <w:rFonts w:ascii="Linux Libertine" w:hAnsi="Linux Libertine" w:cs="Linux Libertine"/>
          <w:color w:val="000000"/>
        </w:rPr>
        <w:t>explicitly included</w:t>
      </w:r>
      <w:r w:rsidR="006E2860" w:rsidRPr="006B5182">
        <w:rPr>
          <w:rFonts w:ascii="Linux Libertine" w:hAnsi="Linux Libertine" w:cs="Linux Libertine"/>
          <w:color w:val="000000"/>
        </w:rPr>
        <w:t xml:space="preserve"> as </w:t>
      </w:r>
      <w:r w:rsidR="007A6609" w:rsidRPr="006B5182">
        <w:rPr>
          <w:rFonts w:ascii="Linux Libertine" w:hAnsi="Linux Libertine" w:cs="Linux Libertine"/>
          <w:color w:val="000000"/>
        </w:rPr>
        <w:t xml:space="preserve">the final </w:t>
      </w:r>
      <w:r w:rsidR="006E2860" w:rsidRPr="006B5182">
        <w:rPr>
          <w:rFonts w:ascii="Linux Libertine" w:hAnsi="Linux Libertine" w:cs="Linux Libertine"/>
          <w:color w:val="000000"/>
        </w:rPr>
        <w:t>stage of analysis. Despite the drastically different approaches, the use of</w:t>
      </w:r>
      <w:r w:rsidR="003509F5" w:rsidRPr="006B5182">
        <w:rPr>
          <w:rFonts w:ascii="Linux Libertine" w:hAnsi="Linux Libertine" w:cs="Linux Libertine"/>
          <w:color w:val="000000"/>
        </w:rPr>
        <w:t xml:space="preserve"> close reading </w:t>
      </w:r>
      <w:r w:rsidR="006E2860" w:rsidRPr="006B5182">
        <w:rPr>
          <w:rFonts w:ascii="Linux Libertine" w:hAnsi="Linux Libertine" w:cs="Linux Libertine"/>
          <w:color w:val="000000"/>
        </w:rPr>
        <w:t xml:space="preserve">and coding </w:t>
      </w:r>
      <w:r w:rsidR="007A6609" w:rsidRPr="006B5182">
        <w:rPr>
          <w:rFonts w:ascii="Linux Libertine" w:hAnsi="Linux Libertine" w:cs="Linux Libertine"/>
          <w:color w:val="000000"/>
        </w:rPr>
        <w:t xml:space="preserve">thus </w:t>
      </w:r>
      <w:r w:rsidR="006E2860" w:rsidRPr="006B5182">
        <w:rPr>
          <w:rFonts w:ascii="Linux Libertine" w:hAnsi="Linux Libertine" w:cs="Linux Libertine"/>
          <w:color w:val="000000"/>
        </w:rPr>
        <w:t xml:space="preserve">helps both projects </w:t>
      </w:r>
      <w:r w:rsidR="008D3ECB" w:rsidRPr="006B5182">
        <w:rPr>
          <w:rFonts w:ascii="Linux Libertine" w:hAnsi="Linux Libertine" w:cs="Linux Libertine"/>
          <w:color w:val="000000"/>
        </w:rPr>
        <w:t xml:space="preserve">to </w:t>
      </w:r>
      <w:r w:rsidR="006E2860" w:rsidRPr="006B5182">
        <w:rPr>
          <w:rFonts w:ascii="Linux Libertine" w:hAnsi="Linux Libertine" w:cs="Linux Libertine"/>
          <w:color w:val="000000"/>
        </w:rPr>
        <w:t>manifest the</w:t>
      </w:r>
      <w:r w:rsidR="000F218E" w:rsidRPr="006B5182">
        <w:rPr>
          <w:rFonts w:ascii="Linux Libertine" w:hAnsi="Linux Libertine" w:cs="Linux Libertine"/>
          <w:color w:val="000000"/>
        </w:rPr>
        <w:t xml:space="preserve"> sometimes</w:t>
      </w:r>
      <w:r w:rsidR="008D3ECB" w:rsidRPr="006B5182">
        <w:rPr>
          <w:rFonts w:ascii="Linux Libertine" w:hAnsi="Linux Libertine" w:cs="Linux Libertine"/>
          <w:color w:val="000000"/>
        </w:rPr>
        <w:t xml:space="preserve"> </w:t>
      </w:r>
      <w:r w:rsidR="000F218E" w:rsidRPr="006B5182">
        <w:rPr>
          <w:rFonts w:ascii="Linux Libertine" w:hAnsi="Linux Libertine" w:cs="Linux Libertine"/>
          <w:color w:val="000000"/>
        </w:rPr>
        <w:t>subtle</w:t>
      </w:r>
      <w:r w:rsidR="006E2860" w:rsidRPr="006B5182">
        <w:rPr>
          <w:rFonts w:ascii="Linux Libertine" w:hAnsi="Linux Libertine" w:cs="Linux Libertine"/>
          <w:color w:val="000000"/>
        </w:rPr>
        <w:t xml:space="preserve"> ways that gender operates as an external phenomenon. </w:t>
      </w:r>
    </w:p>
    <w:p w14:paraId="680B8025" w14:textId="39258D49" w:rsidR="003509F5" w:rsidRPr="006B5182" w:rsidRDefault="008D3ECB" w:rsidP="008579B0">
      <w:pPr>
        <w:pStyle w:val="Para"/>
        <w:ind w:firstLine="720"/>
        <w:rPr>
          <w:rFonts w:ascii="Linux Libertine" w:hAnsi="Linux Libertine" w:cs="Linux Libertine"/>
          <w:lang w:eastAsia="en-US"/>
        </w:rPr>
      </w:pPr>
      <w:r w:rsidRPr="006B5182">
        <w:rPr>
          <w:rFonts w:ascii="Linux Libertine" w:hAnsi="Linux Libertine" w:cs="Linux Libertine"/>
          <w:color w:val="000000"/>
        </w:rPr>
        <w:t xml:space="preserve">The </w:t>
      </w:r>
      <w:r w:rsidR="005165D0" w:rsidRPr="006B5182">
        <w:rPr>
          <w:rFonts w:ascii="Linux Libertine" w:hAnsi="Linux Libertine" w:cs="Linux Libertine"/>
          <w:color w:val="000000"/>
        </w:rPr>
        <w:t>final</w:t>
      </w:r>
      <w:r w:rsidRPr="006B5182">
        <w:rPr>
          <w:rFonts w:ascii="Linux Libertine" w:hAnsi="Linux Libertine" w:cs="Linux Libertine"/>
          <w:color w:val="000000"/>
        </w:rPr>
        <w:t xml:space="preserve"> recommendation is that</w:t>
      </w:r>
      <w:r w:rsidR="00311899" w:rsidRPr="006B5182">
        <w:rPr>
          <w:rFonts w:ascii="Linux Libertine" w:hAnsi="Linux Libertine" w:cs="Linux Libertine"/>
          <w:color w:val="000000"/>
        </w:rPr>
        <w:t xml:space="preserve"> NLP</w:t>
      </w:r>
      <w:r w:rsidR="006E2860" w:rsidRPr="006B5182">
        <w:rPr>
          <w:rFonts w:ascii="Linux Libertine" w:hAnsi="Linux Libertine" w:cs="Linux Libertine"/>
          <w:color w:val="000000"/>
        </w:rPr>
        <w:t xml:space="preserve"> </w:t>
      </w:r>
      <w:r w:rsidR="00311899" w:rsidRPr="006B5182">
        <w:rPr>
          <w:rFonts w:ascii="Linux Libertine" w:hAnsi="Linux Libertine" w:cs="Linux Libertine"/>
          <w:color w:val="000000"/>
        </w:rPr>
        <w:t>researchers</w:t>
      </w:r>
      <w:r w:rsidR="003509F5" w:rsidRPr="006B5182">
        <w:rPr>
          <w:rFonts w:ascii="Linux Libertine" w:hAnsi="Linux Libertine" w:cs="Linux Libertine"/>
          <w:color w:val="000000"/>
        </w:rPr>
        <w:t xml:space="preserve"> </w:t>
      </w:r>
      <w:r w:rsidR="003509F5" w:rsidRPr="006B5182">
        <w:rPr>
          <w:rFonts w:ascii="Linux Libertine" w:hAnsi="Linux Libertine" w:cs="Linux Libertine"/>
          <w:i/>
          <w:iCs/>
          <w:color w:val="000000"/>
        </w:rPr>
        <w:t xml:space="preserve">draw </w:t>
      </w:r>
      <w:r w:rsidR="000E6E1A" w:rsidRPr="006B5182">
        <w:rPr>
          <w:rFonts w:ascii="Linux Libertine" w:hAnsi="Linux Libertine" w:cs="Linux Libertine"/>
          <w:i/>
          <w:iCs/>
          <w:color w:val="000000"/>
        </w:rPr>
        <w:t>from</w:t>
      </w:r>
      <w:r w:rsidR="003509F5" w:rsidRPr="006B5182">
        <w:rPr>
          <w:rFonts w:ascii="Linux Libertine" w:hAnsi="Linux Libertine" w:cs="Linux Libertine"/>
          <w:i/>
          <w:iCs/>
          <w:color w:val="000000"/>
        </w:rPr>
        <w:t xml:space="preserve"> </w:t>
      </w:r>
      <w:r w:rsidR="000E6E1A" w:rsidRPr="006B5182">
        <w:rPr>
          <w:rFonts w:ascii="Linux Libertine" w:hAnsi="Linux Libertine" w:cs="Linux Libertine"/>
          <w:i/>
          <w:iCs/>
          <w:color w:val="000000"/>
        </w:rPr>
        <w:t>social bias research</w:t>
      </w:r>
      <w:r w:rsidR="003509F5" w:rsidRPr="006B5182">
        <w:rPr>
          <w:rFonts w:ascii="Linux Libertine" w:hAnsi="Linux Libertine" w:cs="Linux Libertine"/>
          <w:i/>
          <w:iCs/>
          <w:color w:val="000000"/>
        </w:rPr>
        <w:t xml:space="preserve"> from other fields</w:t>
      </w:r>
      <w:r w:rsidR="000E6E1A" w:rsidRPr="006B5182">
        <w:rPr>
          <w:rFonts w:ascii="Linux Libertine" w:hAnsi="Linux Libertine" w:cs="Linux Libertine"/>
          <w:i/>
          <w:iCs/>
          <w:color w:val="000000"/>
        </w:rPr>
        <w:t>, especially across disciplines</w:t>
      </w:r>
      <w:r w:rsidR="003509F5" w:rsidRPr="006B5182">
        <w:rPr>
          <w:rFonts w:ascii="Linux Libertine" w:hAnsi="Linux Libertine" w:cs="Linux Libertine"/>
          <w:color w:val="000000"/>
        </w:rPr>
        <w:t>. As demonstrated by Devinney et al</w:t>
      </w:r>
      <w:r w:rsidR="00D6313D" w:rsidRPr="006B5182">
        <w:rPr>
          <w:rFonts w:ascii="Linux Libertine" w:hAnsi="Linux Libertine" w:cs="Linux Libertine"/>
          <w:color w:val="000000"/>
        </w:rPr>
        <w:t>. [</w:t>
      </w:r>
      <w:r w:rsidR="0013306E">
        <w:rPr>
          <w:rFonts w:ascii="Linux Libertine" w:hAnsi="Linux Libertine" w:cs="Linux Libertine"/>
          <w:color w:val="000000"/>
        </w:rPr>
        <w:t>15</w:t>
      </w:r>
      <w:r w:rsidR="00D6313D"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engaging explicitly with frameworks of gender </w:t>
      </w:r>
      <w:r w:rsidR="00D6313D" w:rsidRPr="006B5182">
        <w:rPr>
          <w:rFonts w:ascii="Linux Libertine" w:hAnsi="Linux Libertine" w:cs="Linux Libertine"/>
          <w:color w:val="000000"/>
        </w:rPr>
        <w:t>[</w:t>
      </w:r>
      <w:r w:rsidR="0013306E">
        <w:rPr>
          <w:rFonts w:ascii="Linux Libertine" w:hAnsi="Linux Libertine" w:cs="Linux Libertine"/>
          <w:color w:val="000000"/>
        </w:rPr>
        <w:t>8</w:t>
      </w:r>
      <w:r w:rsidR="00D6313D"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intersectionality </w:t>
      </w:r>
      <w:r w:rsidR="00D6313D" w:rsidRPr="006B5182">
        <w:rPr>
          <w:rFonts w:ascii="Linux Libertine" w:hAnsi="Linux Libertine" w:cs="Linux Libertine"/>
          <w:color w:val="000000"/>
        </w:rPr>
        <w:t>[</w:t>
      </w:r>
      <w:r w:rsidR="0013306E">
        <w:rPr>
          <w:rFonts w:ascii="Linux Libertine" w:hAnsi="Linux Libertine" w:cs="Linux Libertine"/>
          <w:color w:val="000000"/>
        </w:rPr>
        <w:t>1</w:t>
      </w:r>
      <w:r w:rsidR="00C82730">
        <w:rPr>
          <w:rFonts w:ascii="Linux Libertine" w:hAnsi="Linux Libertine" w:cs="Linux Libertine"/>
          <w:color w:val="000000"/>
        </w:rPr>
        <w:t>2</w:t>
      </w:r>
      <w:r w:rsidR="00D6313D" w:rsidRPr="006B5182">
        <w:rPr>
          <w:rFonts w:ascii="Linux Libertine" w:hAnsi="Linux Libertine" w:cs="Linux Libertine"/>
          <w:color w:val="000000"/>
        </w:rPr>
        <w:t>],</w:t>
      </w:r>
      <w:r w:rsidR="003509F5" w:rsidRPr="006B5182">
        <w:rPr>
          <w:rFonts w:ascii="Linux Libertine" w:hAnsi="Linux Libertine" w:cs="Linux Libertine"/>
          <w:color w:val="000000"/>
        </w:rPr>
        <w:t xml:space="preserve"> and the matrix of domination </w:t>
      </w:r>
      <w:r w:rsidR="00D6313D" w:rsidRPr="006B5182">
        <w:rPr>
          <w:rFonts w:ascii="Linux Libertine" w:hAnsi="Linux Libertine" w:cs="Linux Libertine"/>
          <w:color w:val="000000"/>
        </w:rPr>
        <w:t>[</w:t>
      </w:r>
      <w:r w:rsidR="0013306E">
        <w:rPr>
          <w:rFonts w:ascii="Linux Libertine" w:hAnsi="Linux Libertine" w:cs="Linux Libertine"/>
          <w:color w:val="000000"/>
        </w:rPr>
        <w:t>1</w:t>
      </w:r>
      <w:r w:rsidR="00C82730">
        <w:rPr>
          <w:rFonts w:ascii="Linux Libertine" w:hAnsi="Linux Libertine" w:cs="Linux Libertine"/>
          <w:color w:val="000000"/>
        </w:rPr>
        <w:t>1</w:t>
      </w:r>
      <w:r w:rsidR="00D6313D" w:rsidRPr="006B5182">
        <w:rPr>
          <w:rFonts w:ascii="Linux Libertine" w:hAnsi="Linux Libertine" w:cs="Linux Libertine"/>
          <w:color w:val="000000"/>
        </w:rPr>
        <w:t>]</w:t>
      </w:r>
      <w:r w:rsidR="003509F5" w:rsidRPr="006B5182">
        <w:rPr>
          <w:rFonts w:ascii="Linux Libertine" w:hAnsi="Linux Libertine" w:cs="Linux Libertine"/>
          <w:color w:val="000000"/>
        </w:rPr>
        <w:t xml:space="preserve"> enables a more nuanced understanding of how implicit dominance structures emerge in language forms. Similarly, Lameiro et al. </w:t>
      </w:r>
      <w:r w:rsidR="00023998" w:rsidRPr="006B5182">
        <w:rPr>
          <w:rFonts w:ascii="Linux Libertine" w:hAnsi="Linux Libertine" w:cs="Linux Libertine"/>
          <w:color w:val="000000"/>
        </w:rPr>
        <w:t>[</w:t>
      </w:r>
      <w:r w:rsidR="0013306E">
        <w:rPr>
          <w:rFonts w:ascii="Linux Libertine" w:hAnsi="Linux Libertine" w:cs="Linux Libertine"/>
          <w:color w:val="000000"/>
        </w:rPr>
        <w:t>31</w:t>
      </w:r>
      <w:r w:rsidR="00023998"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show how drawing from an ethics of care </w:t>
      </w:r>
      <w:r w:rsidR="00D6313D" w:rsidRPr="006B5182">
        <w:rPr>
          <w:rFonts w:ascii="Linux Libertine" w:hAnsi="Linux Libertine" w:cs="Linux Libertine"/>
          <w:color w:val="000000"/>
        </w:rPr>
        <w:t xml:space="preserve">[3] </w:t>
      </w:r>
      <w:r w:rsidR="003509F5" w:rsidRPr="006B5182">
        <w:rPr>
          <w:rFonts w:ascii="Linux Libertine" w:hAnsi="Linux Libertine" w:cs="Linux Libertine"/>
          <w:color w:val="000000"/>
        </w:rPr>
        <w:t>can inform methodological choices, particularly in data labelling practices. Together, these approaches illustrate how theoretically grounded interdisciplinary work can deepen NLP research on bias.</w:t>
      </w:r>
    </w:p>
    <w:p w14:paraId="1C3FE941" w14:textId="77777777" w:rsidR="003509F5" w:rsidRPr="006B5182" w:rsidRDefault="003509F5" w:rsidP="008579B0">
      <w:pPr>
        <w:pStyle w:val="Head1"/>
        <w:rPr>
          <w:rFonts w:ascii="Linux Libertine" w:hAnsi="Linux Libertine" w:cs="Linux Libertine"/>
        </w:rPr>
      </w:pPr>
      <w:r w:rsidRPr="006B5182">
        <w:rPr>
          <w:rFonts w:ascii="Linux Libertine" w:hAnsi="Linux Libertine" w:cs="Linux Libertine"/>
        </w:rPr>
        <w:t>Conclusion</w:t>
      </w:r>
    </w:p>
    <w:p w14:paraId="5AE425F9" w14:textId="2FB11F1C" w:rsidR="003509F5" w:rsidRPr="006B5182" w:rsidRDefault="003509F5" w:rsidP="008579B0">
      <w:pPr>
        <w:pStyle w:val="Para"/>
        <w:ind w:firstLine="0"/>
        <w:rPr>
          <w:rFonts w:ascii="Linux Libertine" w:hAnsi="Linux Libertine" w:cs="Linux Libertine"/>
          <w:color w:val="000000"/>
        </w:rPr>
      </w:pPr>
      <w:r w:rsidRPr="006B5182">
        <w:rPr>
          <w:rFonts w:ascii="Linux Libertine" w:hAnsi="Linux Libertine" w:cs="Linux Libertine"/>
          <w:color w:val="000000"/>
        </w:rPr>
        <w:t xml:space="preserve">This paper has shown that contemporary </w:t>
      </w:r>
      <w:r w:rsidR="000F218E" w:rsidRPr="006B5182">
        <w:rPr>
          <w:rFonts w:ascii="Linux Libertine" w:hAnsi="Linux Libertine" w:cs="Linux Libertine"/>
          <w:color w:val="000000"/>
        </w:rPr>
        <w:t xml:space="preserve">concepts of </w:t>
      </w:r>
      <w:r w:rsidRPr="006B5182">
        <w:rPr>
          <w:rFonts w:ascii="Linux Libertine" w:hAnsi="Linux Libertine" w:cs="Linux Libertine"/>
          <w:color w:val="000000"/>
        </w:rPr>
        <w:t xml:space="preserve">gender that </w:t>
      </w:r>
      <w:r w:rsidR="000F218E" w:rsidRPr="006B5182">
        <w:rPr>
          <w:rFonts w:ascii="Linux Libertine" w:hAnsi="Linux Libertine" w:cs="Linux Libertine"/>
          <w:color w:val="000000"/>
        </w:rPr>
        <w:t>frame it as</w:t>
      </w:r>
      <w:r w:rsidRPr="006B5182">
        <w:rPr>
          <w:rFonts w:ascii="Linux Libertine" w:hAnsi="Linux Libertine" w:cs="Linux Libertine"/>
          <w:color w:val="000000"/>
        </w:rPr>
        <w:t xml:space="preserve">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w:t>
      </w:r>
      <w:r w:rsidR="002F1927"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despite not being marked, he is overrepresented. This </w:t>
      </w:r>
      <w:r w:rsidRPr="006B5182">
        <w:rPr>
          <w:rFonts w:ascii="Linux Libertine" w:hAnsi="Linux Libertine" w:cs="Linux Libertine"/>
          <w:color w:val="000000"/>
        </w:rPr>
        <w:lastRenderedPageBreak/>
        <w:t>overrepresentation does not result from persistent or explicit labels</w:t>
      </w:r>
      <w:r w:rsidR="002F1927" w:rsidRPr="006B5182">
        <w:rPr>
          <w:rFonts w:ascii="Linux Libertine" w:hAnsi="Linux Libertine" w:cs="Linux Libertine"/>
          <w:color w:val="000000"/>
        </w:rPr>
        <w:t>, because t</w:t>
      </w:r>
      <w:r w:rsidRPr="006B5182">
        <w:rPr>
          <w:rFonts w:ascii="Linux Libertine" w:hAnsi="Linux Libertine" w:cs="Linux Libertine"/>
          <w:color w:val="000000"/>
        </w:rPr>
        <w:t>he dominant subject does not carry a descriptive label as such</w:t>
      </w:r>
      <w:r w:rsidR="002F1927" w:rsidRPr="006B5182">
        <w:rPr>
          <w:rFonts w:ascii="Linux Libertine" w:hAnsi="Linux Libertine" w:cs="Linux Libertine"/>
          <w:color w:val="000000"/>
        </w:rPr>
        <w:t xml:space="preserve">: </w:t>
      </w:r>
      <w:r w:rsidRPr="006B5182">
        <w:rPr>
          <w:rFonts w:ascii="Linux Libertine" w:hAnsi="Linux Libertine" w:cs="Linux Libertine"/>
          <w:color w:val="000000"/>
        </w:rPr>
        <w:t>he simply is.</w:t>
      </w:r>
    </w:p>
    <w:p w14:paraId="7D91A69B" w14:textId="4A1548D6" w:rsidR="003509F5" w:rsidRPr="006B5182" w:rsidRDefault="003509F5" w:rsidP="008579B0">
      <w:pPr>
        <w:pStyle w:val="Para"/>
        <w:ind w:firstLine="720"/>
        <w:rPr>
          <w:rFonts w:ascii="Linux Libertine" w:hAnsi="Linux Libertine" w:cs="Linux Libertine"/>
          <w:color w:val="000000"/>
        </w:rPr>
      </w:pPr>
      <w:r w:rsidRPr="006B5182">
        <w:rPr>
          <w:rFonts w:ascii="Linux Libertine" w:hAnsi="Linux Libertine" w:cs="Linux Libertine"/>
          <w:color w:val="000000"/>
        </w:rPr>
        <w:t xml:space="preserve">Incorporating this analysis from Trans Studies offers a productive direction for future work in the study of gender bias in NLP. Rather than </w:t>
      </w:r>
      <w:r w:rsidR="000F218E" w:rsidRPr="006B5182">
        <w:rPr>
          <w:rFonts w:ascii="Linux Libertine" w:hAnsi="Linux Libertine" w:cs="Linux Libertine"/>
          <w:color w:val="000000"/>
        </w:rPr>
        <w:t>approaching gender as an identity that is internal</w:t>
      </w:r>
      <w:r w:rsidRPr="006B5182">
        <w:rPr>
          <w:rFonts w:ascii="Linux Libertine" w:hAnsi="Linux Libertine" w:cs="Linux Libertine"/>
          <w:color w:val="000000"/>
        </w:rPr>
        <w:t>, NLP research benefits directly from interdisciplinary work that attends to embodiment, behavior, and visibility, making dominant norms explicit rather than naturalized.</w:t>
      </w:r>
    </w:p>
    <w:p w14:paraId="57B190C0" w14:textId="45ECBB06" w:rsidR="003509F5" w:rsidRPr="006B5182" w:rsidRDefault="003509F5" w:rsidP="008579B0">
      <w:pPr>
        <w:pStyle w:val="Para"/>
        <w:ind w:firstLine="720"/>
        <w:rPr>
          <w:rFonts w:ascii="Linux Libertine" w:hAnsi="Linux Libertine" w:cs="Linux Libertine"/>
          <w:color w:val="000000"/>
        </w:rPr>
      </w:pPr>
      <w:r w:rsidRPr="006B5182">
        <w:rPr>
          <w:rFonts w:ascii="Linux Libertine" w:hAnsi="Linux Libertine" w:cs="Linux Libertine"/>
          <w:color w:val="000000"/>
        </w:rPr>
        <w:t xml:space="preserve">Most importantly, this paper has shown how close reading methods—that is, </w:t>
      </w:r>
      <w:r w:rsidR="002F1927" w:rsidRPr="006B5182">
        <w:rPr>
          <w:rFonts w:ascii="Linux Libertine" w:hAnsi="Linux Libertine" w:cs="Linux Libertine"/>
          <w:color w:val="000000"/>
        </w:rPr>
        <w:t xml:space="preserve">deep and sustained </w:t>
      </w:r>
      <w:r w:rsidRPr="006B5182">
        <w:rPr>
          <w:rFonts w:ascii="Linux Libertine" w:hAnsi="Linux Libertine" w:cs="Linux Libertine"/>
          <w:color w:val="000000"/>
        </w:rPr>
        <w:t xml:space="preserve">attention to language—can help materialize how gender operates in NLP systems. This paper’s central argument can be boiled down to the logic that if gender is an expressive and relational phenomenon, then </w:t>
      </w:r>
      <w:r w:rsidR="000F218E" w:rsidRPr="006B5182">
        <w:rPr>
          <w:rFonts w:ascii="Linux Libertine" w:hAnsi="Linux Libertine" w:cs="Linux Libertine"/>
          <w:color w:val="000000"/>
        </w:rPr>
        <w:t>detecting</w:t>
      </w:r>
      <w:r w:rsidRPr="006B5182">
        <w:rPr>
          <w:rFonts w:ascii="Linux Libertine" w:hAnsi="Linux Libertine" w:cs="Linux Libertine"/>
          <w:color w:val="000000"/>
        </w:rPr>
        <w:t xml:space="preserve"> gender bias ought to also be a material practice</w:t>
      </w:r>
      <w:r w:rsidR="000F218E" w:rsidRPr="006B5182">
        <w:rPr>
          <w:rFonts w:ascii="Linux Libertine" w:hAnsi="Linux Libertine" w:cs="Linux Libertine"/>
          <w:color w:val="000000"/>
        </w:rPr>
        <w:t xml:space="preserve">, one </w:t>
      </w:r>
      <w:r w:rsidR="005165D0" w:rsidRPr="006B5182">
        <w:rPr>
          <w:rFonts w:ascii="Linux Libertine" w:hAnsi="Linux Libertine" w:cs="Linux Libertine"/>
          <w:color w:val="000000"/>
        </w:rPr>
        <w:t>driven by</w:t>
      </w:r>
      <w:r w:rsidR="000F218E" w:rsidRPr="006B5182">
        <w:rPr>
          <w:rFonts w:ascii="Linux Libertine" w:hAnsi="Linux Libertine" w:cs="Linux Libertine"/>
          <w:color w:val="000000"/>
        </w:rPr>
        <w:t xml:space="preserve"> close attention to language.</w:t>
      </w:r>
    </w:p>
    <w:p w14:paraId="520B0D1C" w14:textId="77777777" w:rsidR="003509F5" w:rsidRPr="006B5182" w:rsidRDefault="003509F5" w:rsidP="008579B0">
      <w:pPr>
        <w:pStyle w:val="Head1"/>
        <w:rPr>
          <w:rFonts w:ascii="Linux Libertine" w:hAnsi="Linux Libertine" w:cs="Linux Libertine"/>
        </w:rPr>
      </w:pPr>
      <w:r w:rsidRPr="006B5182">
        <w:rPr>
          <w:rFonts w:ascii="Linux Libertine" w:hAnsi="Linux Libertine" w:cs="Linux Libertine"/>
        </w:rPr>
        <w:t>Generative AI Disclosure statement</w:t>
      </w:r>
    </w:p>
    <w:p w14:paraId="03E96D74" w14:textId="0C98B00E" w:rsidR="00FA67D4" w:rsidRPr="006B5182" w:rsidRDefault="003509F5" w:rsidP="008579B0">
      <w:pPr>
        <w:pStyle w:val="Para"/>
        <w:ind w:firstLine="0"/>
        <w:rPr>
          <w:ins w:id="851" w:author="fcalado" w:date="2026-03-15T14:03:00Z" w16du:dateUtc="2026-03-15T18:03:00Z"/>
          <w:rFonts w:ascii="Linux Libertine" w:hAnsi="Linux Libertine" w:cs="Linux Libertine"/>
          <w:lang w:eastAsia="en-US"/>
        </w:rPr>
      </w:pPr>
      <w:r w:rsidRPr="006B5182">
        <w:rPr>
          <w:rFonts w:ascii="Linux Libertine" w:hAnsi="Linux Libertine" w:cs="Linux Libertine"/>
          <w:lang w:eastAsia="en-US"/>
        </w:rPr>
        <w:t>Generative AI was not used for this paper.</w:t>
      </w:r>
    </w:p>
    <w:p w14:paraId="2E2A0F1B" w14:textId="604EECFB" w:rsidR="00FA67D4" w:rsidRPr="006B5182" w:rsidRDefault="009531D4" w:rsidP="008579B0">
      <w:pPr>
        <w:pStyle w:val="Head1"/>
        <w:rPr>
          <w:ins w:id="852" w:author="fcalado" w:date="2026-03-15T14:05:00Z" w16du:dateUtc="2026-03-15T18:05:00Z"/>
          <w:rFonts w:ascii="Linux Libertine" w:hAnsi="Linux Libertine" w:cs="Linux Libertine"/>
        </w:rPr>
      </w:pPr>
      <w:ins w:id="853" w:author="fcalado" w:date="2026-03-16T10:43:00Z" w16du:dateUtc="2026-03-16T14:43:00Z">
        <w:r w:rsidRPr="006B5182">
          <w:rPr>
            <w:rFonts w:ascii="Linux Libertine" w:hAnsi="Linux Libertine" w:cs="Linux Libertine"/>
          </w:rPr>
          <w:t>Ethical considerations</w:t>
        </w:r>
      </w:ins>
    </w:p>
    <w:p w14:paraId="2D30FF5A" w14:textId="22F1EA8C" w:rsidR="00FA67D4" w:rsidRPr="006B5182" w:rsidRDefault="00FA67D4" w:rsidP="008579B0">
      <w:pPr>
        <w:rPr>
          <w:ins w:id="854" w:author="fcalado" w:date="2026-03-15T14:04:00Z" w16du:dateUtc="2026-03-15T18:04:00Z"/>
          <w:rFonts w:ascii="Linux Libertine" w:hAnsi="Linux Libertine" w:cs="Linux Libertine"/>
          <w:sz w:val="18"/>
          <w:szCs w:val="18"/>
        </w:rPr>
      </w:pPr>
      <w:ins w:id="855" w:author="fcalado" w:date="2026-03-15T14:05:00Z" w16du:dateUtc="2026-03-15T18:05:00Z">
        <w:r w:rsidRPr="006B5182">
          <w:rPr>
            <w:rFonts w:ascii="Linux Libertine" w:hAnsi="Linux Libertine" w:cs="Linux Libertine"/>
            <w:sz w:val="18"/>
            <w:szCs w:val="18"/>
          </w:rPr>
          <w:t xml:space="preserve">While this paper explores theoretical questions in existing NLP frameworks, it does not represent the full diversity of trans and gender-diverse experiences. The analysis is limited to interpretive readings of </w:t>
        </w:r>
      </w:ins>
      <w:ins w:id="856" w:author="fcalado" w:date="2026-03-16T10:43:00Z" w16du:dateUtc="2026-03-16T14:43:00Z">
        <w:r w:rsidR="00CF4F23" w:rsidRPr="006B5182">
          <w:rPr>
            <w:rFonts w:ascii="Linux Libertine" w:hAnsi="Linux Libertine" w:cs="Linux Libertine"/>
            <w:sz w:val="18"/>
            <w:szCs w:val="18"/>
          </w:rPr>
          <w:t>three</w:t>
        </w:r>
      </w:ins>
      <w:ins w:id="857" w:author="fcalado" w:date="2026-03-15T14:05:00Z" w16du:dateUtc="2026-03-15T18:05:00Z">
        <w:r w:rsidRPr="006B5182">
          <w:rPr>
            <w:rFonts w:ascii="Linux Libertine" w:hAnsi="Linux Libertine" w:cs="Linux Libertine"/>
            <w:sz w:val="18"/>
            <w:szCs w:val="18"/>
          </w:rPr>
          <w:t xml:space="preserve"> evaluation frameworks, and any attempt to operationalize or standardize gender in computational systems risks oversimplification.</w:t>
        </w:r>
      </w:ins>
    </w:p>
    <w:p w14:paraId="005BBE10" w14:textId="58945E30" w:rsidR="00FA67D4" w:rsidRDefault="00FA67D4" w:rsidP="008579B0">
      <w:pPr>
        <w:pStyle w:val="Head1"/>
        <w:rPr>
          <w:ins w:id="858" w:author="fcalado" w:date="2026-03-17T12:03:00Z" w16du:dateUtc="2026-03-17T16:03:00Z"/>
          <w:rFonts w:ascii="Linux Libertine" w:hAnsi="Linux Libertine" w:cs="Linux Libertine"/>
        </w:rPr>
      </w:pPr>
      <w:ins w:id="859" w:author="fcalado" w:date="2026-03-15T14:04:00Z" w16du:dateUtc="2026-03-15T18:04:00Z">
        <w:r w:rsidRPr="006B5182">
          <w:rPr>
            <w:rFonts w:ascii="Linux Libertine" w:hAnsi="Linux Libertine" w:cs="Linux Libertine"/>
          </w:rPr>
          <w:t>Acknowledgements</w:t>
        </w:r>
      </w:ins>
    </w:p>
    <w:p w14:paraId="720FC308" w14:textId="502EAB80" w:rsidR="00C82730" w:rsidRPr="00C82730" w:rsidRDefault="00C82730" w:rsidP="00C82730">
      <w:pPr>
        <w:pStyle w:val="Para"/>
        <w:ind w:firstLine="0"/>
        <w:rPr>
          <w:ins w:id="860" w:author="fcalado" w:date="2026-03-15T14:04:00Z" w16du:dateUtc="2026-03-15T18:04:00Z"/>
          <w:lang w:eastAsia="en-US"/>
        </w:rPr>
      </w:pPr>
      <w:ins w:id="861" w:author="fcalado" w:date="2026-03-17T12:03:00Z" w16du:dateUtc="2026-03-17T16:03:00Z">
        <w:r>
          <w:rPr>
            <w:lang w:eastAsia="en-US"/>
          </w:rPr>
          <w:t xml:space="preserve">I am grateful to my research assistant, Jace Steiner, for their thoughtful research and editorial work. </w:t>
        </w:r>
      </w:ins>
    </w:p>
    <w:p w14:paraId="190FA759" w14:textId="3F72356B" w:rsidR="00C82730" w:rsidRPr="006B5182" w:rsidRDefault="00C82730" w:rsidP="00C82730">
      <w:pPr>
        <w:pStyle w:val="Head1"/>
        <w:rPr>
          <w:rFonts w:ascii="Linux Libertine" w:hAnsi="Linux Libertine" w:cs="Linux Libertine"/>
        </w:rPr>
      </w:pPr>
      <w:r>
        <w:rPr>
          <w:rFonts w:ascii="Linux Libertine" w:hAnsi="Linux Libertine" w:cs="Linux Libertine"/>
        </w:rPr>
        <w:t>REFERENCES</w:t>
      </w:r>
    </w:p>
    <w:p w14:paraId="7399341B" w14:textId="4267F8C3" w:rsidR="009531D4" w:rsidRPr="00C82730" w:rsidRDefault="009531D4" w:rsidP="00C82730">
      <w:pPr>
        <w:pStyle w:val="ParaContinue"/>
        <w:ind w:firstLine="0"/>
        <w:rPr>
          <w:lang w:eastAsia="en-US"/>
        </w:rPr>
      </w:pPr>
      <w:r w:rsidRPr="006B5182">
        <w:rPr>
          <w:rFonts w:ascii="Linux Libertine" w:hAnsi="Linux Libertine" w:cs="Linux Libertine"/>
          <w:sz w:val="14"/>
          <w:szCs w:val="14"/>
        </w:rPr>
        <w:t>[1</w:t>
      </w:r>
      <w:r w:rsidR="00C82730">
        <w:rPr>
          <w:rFonts w:ascii="Linux Libertine" w:hAnsi="Linux Libertine" w:cs="Linux Libertine"/>
          <w:sz w:val="14"/>
          <w:szCs w:val="14"/>
        </w:rPr>
        <w:t xml:space="preserve">]          </w:t>
      </w:r>
      <w:r w:rsidRPr="006B5182">
        <w:rPr>
          <w:rFonts w:ascii="Linux Libertine" w:hAnsi="Linux Libertine" w:cs="Linux Libertine"/>
          <w:sz w:val="14"/>
          <w:szCs w:val="14"/>
        </w:rPr>
        <w:t xml:space="preserve">Kadji Amin. 2022. We are All Nonbinary. </w:t>
      </w:r>
      <w:r w:rsidRPr="006B5182">
        <w:rPr>
          <w:rFonts w:ascii="Linux Libertine" w:hAnsi="Linux Libertine" w:cs="Linux Libertine"/>
          <w:i/>
          <w:iCs/>
          <w:sz w:val="14"/>
          <w:szCs w:val="14"/>
        </w:rPr>
        <w:t>Representations</w:t>
      </w:r>
      <w:r w:rsidRPr="006B5182">
        <w:rPr>
          <w:rFonts w:ascii="Linux Libertine" w:hAnsi="Linux Libertine" w:cs="Linux Libertine"/>
          <w:sz w:val="14"/>
          <w:szCs w:val="14"/>
        </w:rPr>
        <w:t xml:space="preserve"> 158, 1 (May 2022), 106–119. https://doi.org/10.1525/rep.2022.158.11.106</w:t>
      </w:r>
    </w:p>
    <w:p w14:paraId="5770EEBC"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w:t>
      </w:r>
      <w:r w:rsidRPr="006B5182">
        <w:rPr>
          <w:rFonts w:ascii="Linux Libertine" w:hAnsi="Linux Libertine" w:cs="Linux Libertine"/>
          <w:sz w:val="14"/>
          <w:szCs w:val="14"/>
        </w:rPr>
        <w:tab/>
        <w:t xml:space="preserve">BBC. 2023. Uganda’s anti-LGBT laws: Man faces death penalty for “aggravated homosexuality.” </w:t>
      </w:r>
      <w:r w:rsidRPr="006B5182">
        <w:rPr>
          <w:rFonts w:ascii="Linux Libertine" w:hAnsi="Linux Libertine" w:cs="Linux Libertine"/>
          <w:i/>
          <w:iCs/>
          <w:sz w:val="14"/>
          <w:szCs w:val="14"/>
        </w:rPr>
        <w:t>BBC</w:t>
      </w:r>
      <w:r w:rsidRPr="006B5182">
        <w:rPr>
          <w:rFonts w:ascii="Linux Libertine" w:hAnsi="Linux Libertine" w:cs="Linux Libertine"/>
          <w:sz w:val="14"/>
          <w:szCs w:val="14"/>
        </w:rPr>
        <w:t>. Retrieved February 19, 2025 from https://www.bbc.com/news/world-africa-66645740</w:t>
      </w:r>
    </w:p>
    <w:p w14:paraId="228396F6"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w:t>
      </w:r>
      <w:r w:rsidRPr="006B5182">
        <w:rPr>
          <w:rFonts w:ascii="Linux Libertine" w:hAnsi="Linux Libertine" w:cs="Linux Libertine"/>
          <w:sz w:val="14"/>
          <w:szCs w:val="14"/>
        </w:rPr>
        <w:tab/>
        <w:t xml:space="preserve">Maria Puig de la Bellacasa. 2011. Matters of care in technoscience: Assembling neglected things. </w:t>
      </w:r>
      <w:r w:rsidRPr="006B5182">
        <w:rPr>
          <w:rFonts w:ascii="Linux Libertine" w:hAnsi="Linux Libertine" w:cs="Linux Libertine"/>
          <w:i/>
          <w:iCs/>
          <w:sz w:val="14"/>
          <w:szCs w:val="14"/>
        </w:rPr>
        <w:t>Soc Stud Sci</w:t>
      </w:r>
      <w:r w:rsidRPr="006B5182">
        <w:rPr>
          <w:rFonts w:ascii="Linux Libertine" w:hAnsi="Linux Libertine" w:cs="Linux Libertine"/>
          <w:sz w:val="14"/>
          <w:szCs w:val="14"/>
        </w:rPr>
        <w:t xml:space="preserve"> 41, 1 (February 2011), 85–106. https://doi.org/10.1177/0306312710380301</w:t>
      </w:r>
    </w:p>
    <w:p w14:paraId="2D432E17"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[4]</w:t>
      </w:r>
      <w:r w:rsidRPr="006B5182">
        <w:rPr>
          <w:rFonts w:ascii="Linux Libertine" w:hAnsi="Linux Libertine" w:cs="Linux Libertine"/>
          <w:sz w:val="14"/>
          <w:szCs w:val="14"/>
        </w:rPr>
        <w:tab/>
        <w:t xml:space="preserve">Abeba Birhane, Pratyusha Kalluri, Dallas Card, William Agnew, Ravit Dotan, and Michelle Bao. 2022. The Values Encoded in Machine Learning Research. In </w:t>
      </w:r>
      <w:r w:rsidRPr="006B5182">
        <w:rPr>
          <w:rFonts w:ascii="Linux Libertine" w:hAnsi="Linux Libertine" w:cs="Linux Libertine"/>
          <w:i/>
          <w:iCs/>
          <w:sz w:val="14"/>
          <w:szCs w:val="14"/>
        </w:rPr>
        <w:t>2022 ACM Conference on Fairness, Accountability, and Transparency</w:t>
      </w:r>
      <w:r w:rsidRPr="006B5182">
        <w:rPr>
          <w:rFonts w:ascii="Linux Libertine" w:hAnsi="Linux Libertine" w:cs="Linux Libertine"/>
          <w:sz w:val="14"/>
          <w:szCs w:val="14"/>
        </w:rPr>
        <w:t>, June 21, 2022. ACM, Seoul Republic of Korea, 173–184. https://doi.org/10.1145/3531146.3533083</w:t>
      </w:r>
    </w:p>
    <w:p w14:paraId="054BF037" w14:textId="77777777" w:rsidR="009531D4" w:rsidRPr="006B5182" w:rsidRDefault="009531D4" w:rsidP="009531D4">
      <w:pPr>
        <w:tabs>
          <w:tab w:val="left" w:pos="504"/>
        </w:tabs>
        <w:autoSpaceDE w:val="0"/>
        <w:autoSpaceDN w:val="0"/>
        <w:adjustRightInd w:val="0"/>
        <w:spacing w:after="0" w:line="240" w:lineRule="auto"/>
        <w:ind w:left="504" w:hanging="504"/>
        <w:rPr>
          <w:ins w:id="862" w:author="fcalado" w:date="2026-03-16T10:38:00Z" w16du:dateUtc="2026-03-16T14:38:00Z"/>
          <w:rFonts w:ascii="Linux Libertine" w:hAnsi="Linux Libertine" w:cs="Linux Libertine"/>
          <w:sz w:val="14"/>
          <w:szCs w:val="14"/>
        </w:rPr>
      </w:pPr>
      <w:ins w:id="863" w:author="fcalado" w:date="2026-03-16T10:38:00Z" w16du:dateUtc="2026-03-16T14:38:00Z">
        <w:r w:rsidRPr="006B5182">
          <w:rPr>
            <w:rFonts w:ascii="Linux Libertine" w:hAnsi="Linux Libertine" w:cs="Linux Libertine"/>
            <w:sz w:val="14"/>
            <w:szCs w:val="14"/>
          </w:rPr>
          <w:t>[5]</w:t>
        </w:r>
        <w:r w:rsidRPr="006B5182">
          <w:rPr>
            <w:rFonts w:ascii="Linux Libertine" w:hAnsi="Linux Libertine" w:cs="Linux Libertine"/>
            <w:sz w:val="14"/>
            <w:szCs w:val="14"/>
          </w:rPr>
          <w:tab/>
          <w:t xml:space="preserve">Su Lin Blodgett, Solon Barocas, Hal Daumé III, and Hanna Wallach. 2020. Language (Technology) is Power: A Critical Survey of “Bias” in NLP. In </w:t>
        </w:r>
        <w:r w:rsidRPr="006B5182">
          <w:rPr>
            <w:rFonts w:ascii="Linux Libertine" w:hAnsi="Linux Libertine" w:cs="Linux Libertine"/>
            <w:i/>
            <w:iCs/>
            <w:sz w:val="14"/>
            <w:szCs w:val="14"/>
          </w:rPr>
          <w:t>Proceedings of the 58th Annual Meeting of the Association for Computational Linguistics</w:t>
        </w:r>
        <w:r w:rsidRPr="006B5182">
          <w:rPr>
            <w:rFonts w:ascii="Linux Libertine" w:hAnsi="Linux Libertine" w:cs="Linux Libertine"/>
            <w:sz w:val="14"/>
            <w:szCs w:val="14"/>
          </w:rPr>
          <w:t>, July 2020. Association for Computational Linguistics, Online, 5454–5476. https://doi.org/10.18653/v1/2020.acl-main.485</w:t>
        </w:r>
      </w:ins>
    </w:p>
    <w:p w14:paraId="4D4B28E0"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[6]</w:t>
      </w:r>
      <w:r w:rsidRPr="006B5182">
        <w:rPr>
          <w:rFonts w:ascii="Linux Libertine" w:hAnsi="Linux Libertine" w:cs="Linux Libertine"/>
          <w:sz w:val="14"/>
          <w:szCs w:val="14"/>
        </w:rPr>
        <w:tab/>
        <w:t>Tolga Bolukbasi, Kai-Wei Chang, James Zou, Venkatesh Saligrama, and Adam Kalai. 2016. Man is to Computer Programmer as Woman is to Homemaker? Debiasing Word Embeddings. https://doi.org/10.48550/arXiv.1607.06520</w:t>
      </w:r>
    </w:p>
    <w:p w14:paraId="576BEA5F"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[7]</w:t>
      </w:r>
      <w:r w:rsidRPr="006B5182">
        <w:rPr>
          <w:rFonts w:ascii="Linux Libertine" w:hAnsi="Linux Libertine" w:cs="Linux Libertine"/>
          <w:sz w:val="14"/>
          <w:szCs w:val="14"/>
        </w:rPr>
        <w:tab/>
        <w:t xml:space="preserve">Judith Butler. 1990. </w:t>
      </w:r>
      <w:r w:rsidRPr="006B5182">
        <w:rPr>
          <w:rFonts w:ascii="Linux Libertine" w:hAnsi="Linux Libertine" w:cs="Linux Libertine"/>
          <w:i/>
          <w:iCs/>
          <w:sz w:val="14"/>
          <w:szCs w:val="14"/>
        </w:rPr>
        <w:t>Gender Trouble: Feminism and the Subversion of Identity</w:t>
      </w:r>
      <w:r w:rsidRPr="006B5182">
        <w:rPr>
          <w:rFonts w:ascii="Linux Libertine" w:hAnsi="Linux Libertine" w:cs="Linux Libertine"/>
          <w:sz w:val="14"/>
          <w:szCs w:val="14"/>
        </w:rPr>
        <w:t>. Routledge, New York. https://doi.org/10.4324/9780203824979</w:t>
      </w:r>
    </w:p>
    <w:p w14:paraId="620B25E9"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[8]</w:t>
      </w:r>
      <w:r w:rsidRPr="006B5182">
        <w:rPr>
          <w:rFonts w:ascii="Linux Libertine" w:hAnsi="Linux Libertine" w:cs="Linux Libertine"/>
          <w:sz w:val="14"/>
          <w:szCs w:val="14"/>
        </w:rPr>
        <w:tab/>
        <w:t xml:space="preserve">Judith Butler. 2024. </w:t>
      </w:r>
      <w:r w:rsidRPr="006B5182">
        <w:rPr>
          <w:rFonts w:ascii="Linux Libertine" w:hAnsi="Linux Libertine" w:cs="Linux Libertine"/>
          <w:i/>
          <w:iCs/>
          <w:sz w:val="14"/>
          <w:szCs w:val="14"/>
        </w:rPr>
        <w:t>Who’s Afraid of Gender?</w:t>
      </w:r>
      <w:r w:rsidRPr="006B5182">
        <w:rPr>
          <w:rFonts w:ascii="Linux Libertine" w:hAnsi="Linux Libertine" w:cs="Linux Libertine"/>
          <w:sz w:val="14"/>
          <w:szCs w:val="14"/>
        </w:rPr>
        <w:t xml:space="preserve"> Retrieved February 19, 2025 from https://www.penguin.co.uk/books/452776/whos-afraid-of-gender-by-butler-judith/9780241595824</w:t>
      </w:r>
    </w:p>
    <w:p w14:paraId="60BA4EF5"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[9]</w:t>
      </w:r>
      <w:r w:rsidRPr="006B5182">
        <w:rPr>
          <w:rFonts w:ascii="Linux Libertine" w:hAnsi="Linux Libertine" w:cs="Linux Libertine"/>
          <w:sz w:val="14"/>
          <w:szCs w:val="14"/>
        </w:rPr>
        <w:tab/>
        <w:t xml:space="preserve">Filipa Calado. 2025. Some Myths About Bias: A Queer Studies Reading Of Gender Bias In NLP. In </w:t>
      </w:r>
      <w:r w:rsidRPr="006B5182">
        <w:rPr>
          <w:rFonts w:ascii="Linux Libertine" w:hAnsi="Linux Libertine" w:cs="Linux Libertine"/>
          <w:i/>
          <w:iCs/>
          <w:sz w:val="14"/>
          <w:szCs w:val="14"/>
        </w:rPr>
        <w:t>Proceedings of the 6th Workshop on Gender Bias in Natural Language Processing (GeBNLP)</w:t>
      </w:r>
      <w:r w:rsidRPr="006B5182">
        <w:rPr>
          <w:rFonts w:ascii="Linux Libertine" w:hAnsi="Linux Libertine" w:cs="Linux Libertine"/>
          <w:sz w:val="14"/>
          <w:szCs w:val="14"/>
        </w:rPr>
        <w:t>, August 01, 2025. Vienna, Austria, 338–346.</w:t>
      </w:r>
    </w:p>
    <w:p w14:paraId="6673FBBF"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[10]</w:t>
      </w:r>
      <w:r w:rsidRPr="006B5182">
        <w:rPr>
          <w:rFonts w:ascii="Linux Libertine" w:hAnsi="Linux Libertine" w:cs="Linux Libertine"/>
          <w:sz w:val="14"/>
          <w:szCs w:val="14"/>
        </w:rPr>
        <w:tab/>
        <w:t xml:space="preserve">Andrea Long Chu. 2024. The Right to Change Sex. </w:t>
      </w:r>
      <w:r w:rsidRPr="006B5182">
        <w:rPr>
          <w:rFonts w:ascii="Linux Libertine" w:hAnsi="Linux Libertine" w:cs="Linux Libertine"/>
          <w:i/>
          <w:iCs/>
          <w:sz w:val="14"/>
          <w:szCs w:val="14"/>
        </w:rPr>
        <w:t>Intelligencer</w:t>
      </w:r>
      <w:r w:rsidRPr="006B5182">
        <w:rPr>
          <w:rFonts w:ascii="Linux Libertine" w:hAnsi="Linux Libertine" w:cs="Linux Libertine"/>
          <w:sz w:val="14"/>
          <w:szCs w:val="14"/>
        </w:rPr>
        <w:t>. Retrieved March 12, 2024 from https://nymag.com/intelligencer/article/trans-rights-biological-sex-gender-judith-butler.html</w:t>
      </w:r>
    </w:p>
    <w:p w14:paraId="0A8DBA10"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[11]</w:t>
      </w:r>
      <w:r w:rsidRPr="006B5182">
        <w:rPr>
          <w:rFonts w:ascii="Linux Libertine" w:hAnsi="Linux Libertine" w:cs="Linux Libertine"/>
          <w:sz w:val="14"/>
          <w:szCs w:val="14"/>
        </w:rPr>
        <w:tab/>
        <w:t xml:space="preserve">Patricia Hill Collins. 2002. </w:t>
      </w:r>
      <w:r w:rsidRPr="006B5182">
        <w:rPr>
          <w:rFonts w:ascii="Linux Libertine" w:hAnsi="Linux Libertine" w:cs="Linux Libertine"/>
          <w:i/>
          <w:iCs/>
          <w:sz w:val="14"/>
          <w:szCs w:val="14"/>
        </w:rPr>
        <w:t>Black Feminist Thought: Knowledge, Consciousness, and the Politics of Empowerment</w:t>
      </w:r>
      <w:r w:rsidRPr="006B5182">
        <w:rPr>
          <w:rFonts w:ascii="Linux Libertine" w:hAnsi="Linux Libertine" w:cs="Linux Libertine"/>
          <w:sz w:val="14"/>
          <w:szCs w:val="14"/>
        </w:rPr>
        <w:t xml:space="preserve"> (2nd ed.). Routledge, New York. https://doi.org/10.4324/9780203900055</w:t>
      </w:r>
    </w:p>
    <w:p w14:paraId="7A27ABF6"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[12]</w:t>
      </w:r>
      <w:r w:rsidRPr="006B5182">
        <w:rPr>
          <w:rFonts w:ascii="Linux Libertine" w:hAnsi="Linux Libertine" w:cs="Linux Libertine"/>
          <w:sz w:val="14"/>
          <w:szCs w:val="14"/>
        </w:rPr>
        <w:tab/>
        <w:t xml:space="preserve">Kimberle Crenshaw. 1991. Mapping the Margins: Intersectionality, Identity Politics, and Violence against Women of Color. </w:t>
      </w:r>
      <w:r w:rsidRPr="006B5182">
        <w:rPr>
          <w:rFonts w:ascii="Linux Libertine" w:hAnsi="Linux Libertine" w:cs="Linux Libertine"/>
          <w:i/>
          <w:iCs/>
          <w:sz w:val="14"/>
          <w:szCs w:val="14"/>
        </w:rPr>
        <w:t>Stanford Law Review</w:t>
      </w:r>
      <w:r w:rsidRPr="006B5182">
        <w:rPr>
          <w:rFonts w:ascii="Linux Libertine" w:hAnsi="Linux Libertine" w:cs="Linux Libertine"/>
          <w:sz w:val="14"/>
          <w:szCs w:val="14"/>
        </w:rPr>
        <w:t xml:space="preserve"> 43, 6 (1991), 1241–1299. https://doi.org/10.2307/1229039</w:t>
      </w:r>
    </w:p>
    <w:p w14:paraId="5EFCE664"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[13]</w:t>
      </w:r>
      <w:r w:rsidRPr="006B5182">
        <w:rPr>
          <w:rFonts w:ascii="Linux Libertine" w:hAnsi="Linux Libertine" w:cs="Linux Libertine"/>
          <w:sz w:val="14"/>
          <w:szCs w:val="14"/>
        </w:rPr>
        <w:tab/>
        <w:t xml:space="preserve">David M. Halperin. 2002. </w:t>
      </w:r>
      <w:r w:rsidRPr="006B5182">
        <w:rPr>
          <w:rFonts w:ascii="Linux Libertine" w:hAnsi="Linux Libertine" w:cs="Linux Libertine"/>
          <w:i/>
          <w:iCs/>
          <w:sz w:val="14"/>
          <w:szCs w:val="14"/>
        </w:rPr>
        <w:t>How to Do the History of Homosexuality</w:t>
      </w:r>
      <w:r w:rsidRPr="006B5182">
        <w:rPr>
          <w:rFonts w:ascii="Linux Libertine" w:hAnsi="Linux Libertine" w:cs="Linux Libertine"/>
          <w:sz w:val="14"/>
          <w:szCs w:val="14"/>
        </w:rPr>
        <w:t>. University Of Chicago Press. Retrieved February 22, 2025 from http://archive.org/details/howtodohistoryof00halp</w:t>
      </w:r>
    </w:p>
    <w:p w14:paraId="271F6511"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[14]</w:t>
      </w:r>
      <w:r w:rsidRPr="006B5182">
        <w:rPr>
          <w:rFonts w:ascii="Linux Libertine" w:hAnsi="Linux Libertine" w:cs="Linux Libertine"/>
          <w:sz w:val="14"/>
          <w:szCs w:val="14"/>
        </w:rPr>
        <w:tab/>
        <w:t xml:space="preserve">Hannah Devinney, Jenny Björklund, and Henrik Björklund. 2020. Semi-Supervised Topic Modeling for Gender Bias Discovery in English and Swedish. In </w:t>
      </w:r>
      <w:r w:rsidRPr="006B5182">
        <w:rPr>
          <w:rFonts w:ascii="Linux Libertine" w:hAnsi="Linux Libertine" w:cs="Linux Libertine"/>
          <w:i/>
          <w:iCs/>
          <w:sz w:val="14"/>
          <w:szCs w:val="14"/>
        </w:rPr>
        <w:t>Proceedings of the Second Workshop on Gender Bias in Natural Language Processing</w:t>
      </w:r>
      <w:r w:rsidRPr="006B5182">
        <w:rPr>
          <w:rFonts w:ascii="Linux Libertine" w:hAnsi="Linux Libertine" w:cs="Linux Libertine"/>
          <w:sz w:val="14"/>
          <w:szCs w:val="14"/>
        </w:rPr>
        <w:t>, December 13, 2020. Barcelona, Spain (Online), 79–92.</w:t>
      </w:r>
    </w:p>
    <w:p w14:paraId="7A7515BD"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lastRenderedPageBreak/>
        <w:t>[15]</w:t>
      </w:r>
      <w:r w:rsidRPr="006B5182">
        <w:rPr>
          <w:rFonts w:ascii="Linux Libertine" w:hAnsi="Linux Libertine" w:cs="Linux Libertine"/>
          <w:sz w:val="14"/>
          <w:szCs w:val="14"/>
        </w:rPr>
        <w:tab/>
        <w:t xml:space="preserve">Hannah Devinney, Jenny Björklund, and Henrik Björklund. 2024. We Don`t Talk About That: Case Studies on Intersectional Analysis of Social Bias in Large Language Models. In </w:t>
      </w:r>
      <w:r w:rsidRPr="006B5182">
        <w:rPr>
          <w:rFonts w:ascii="Linux Libertine" w:hAnsi="Linux Libertine" w:cs="Linux Libertine"/>
          <w:i/>
          <w:iCs/>
          <w:sz w:val="14"/>
          <w:szCs w:val="14"/>
        </w:rPr>
        <w:t>Proceedings of the 5th Workshop on Gender Bias in Natural Language Processing (GeBNLP)</w:t>
      </w:r>
      <w:r w:rsidRPr="006B5182">
        <w:rPr>
          <w:rFonts w:ascii="Linux Libertine" w:hAnsi="Linux Libertine" w:cs="Linux Libertine"/>
          <w:sz w:val="14"/>
          <w:szCs w:val="14"/>
        </w:rPr>
        <w:t>, August 2024. Association for Computational Linguistics, Bangkok, Thailand, 33–44. https://doi.org/10.18653/v1/2024.gebnlp-1.3</w:t>
      </w:r>
    </w:p>
    <w:p w14:paraId="78CFE852"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[16]</w:t>
      </w:r>
      <w:r w:rsidRPr="006B5182">
        <w:rPr>
          <w:rFonts w:ascii="Linux Libertine" w:hAnsi="Linux Libertine" w:cs="Linux Libertine"/>
          <w:sz w:val="14"/>
          <w:szCs w:val="14"/>
        </w:rPr>
        <w:tab/>
        <w:t xml:space="preserve">Jack Drescher. 2025. What is Gender Dysphoria? </w:t>
      </w:r>
      <w:r w:rsidRPr="006B5182">
        <w:rPr>
          <w:rFonts w:ascii="Linux Libertine" w:hAnsi="Linux Libertine" w:cs="Linux Libertine"/>
          <w:i/>
          <w:iCs/>
          <w:sz w:val="14"/>
          <w:szCs w:val="14"/>
        </w:rPr>
        <w:t>American Pyschiatric Association</w:t>
      </w:r>
      <w:r w:rsidRPr="006B5182">
        <w:rPr>
          <w:rFonts w:ascii="Linux Libertine" w:hAnsi="Linux Libertine" w:cs="Linux Libertine"/>
          <w:sz w:val="14"/>
          <w:szCs w:val="14"/>
        </w:rPr>
        <w:t>. Retrieved December 6, 2025 from https://www.psychiatry.org:443/patients-families/gender-dysphoria/what-is-gender-dysphoria</w:t>
      </w:r>
    </w:p>
    <w:p w14:paraId="5B108AF2"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[17]</w:t>
      </w:r>
      <w:r w:rsidRPr="006B5182">
        <w:rPr>
          <w:rFonts w:ascii="Linux Libertine" w:hAnsi="Linux Libertine" w:cs="Linux Libertine"/>
          <w:sz w:val="14"/>
          <w:szCs w:val="14"/>
        </w:rPr>
        <w:tab/>
        <w:t xml:space="preserve">Havelock Ellis. 1900. </w:t>
      </w:r>
      <w:r w:rsidRPr="006B5182">
        <w:rPr>
          <w:rFonts w:ascii="Linux Libertine" w:hAnsi="Linux Libertine" w:cs="Linux Libertine"/>
          <w:i/>
          <w:iCs/>
          <w:sz w:val="14"/>
          <w:szCs w:val="14"/>
        </w:rPr>
        <w:t>Studies in the Psychology of Sex, Volume 2Sexual Inversion</w:t>
      </w:r>
      <w:r w:rsidRPr="006B5182">
        <w:rPr>
          <w:rFonts w:ascii="Linux Libertine" w:hAnsi="Linux Libertine" w:cs="Linux Libertine"/>
          <w:sz w:val="14"/>
          <w:szCs w:val="14"/>
        </w:rPr>
        <w:t>. Retrieved December 24, 2025 from https://www.gutenberg.org/ebooks/13611</w:t>
      </w:r>
    </w:p>
    <w:p w14:paraId="24AF5B2E"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[18]</w:t>
      </w:r>
      <w:r w:rsidRPr="006B5182">
        <w:rPr>
          <w:rFonts w:ascii="Linux Libertine" w:hAnsi="Linux Libertine" w:cs="Linux Libertine"/>
          <w:sz w:val="14"/>
          <w:szCs w:val="14"/>
        </w:rPr>
        <w:tab/>
        <w:t xml:space="preserve">A. Finn Enke. 2013. The Education of the Little Cis: Cisgender and the Discipline of Opposing Bodies. In </w:t>
      </w:r>
      <w:r w:rsidRPr="006B5182">
        <w:rPr>
          <w:rFonts w:ascii="Linux Libertine" w:hAnsi="Linux Libertine" w:cs="Linux Libertine"/>
          <w:i/>
          <w:iCs/>
          <w:sz w:val="14"/>
          <w:szCs w:val="14"/>
        </w:rPr>
        <w:t>The Transgender Studies Reader II</w:t>
      </w:r>
      <w:r w:rsidRPr="006B5182">
        <w:rPr>
          <w:rFonts w:ascii="Linux Libertine" w:hAnsi="Linux Libertine" w:cs="Linux Libertine"/>
          <w:sz w:val="14"/>
          <w:szCs w:val="14"/>
        </w:rPr>
        <w:t>, Susan Stryker and Aren Z. Aizura (eds.). Routledge, 234–247.</w:t>
      </w:r>
    </w:p>
    <w:p w14:paraId="7649B173"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[19]</w:t>
      </w:r>
      <w:r w:rsidRPr="006B5182">
        <w:rPr>
          <w:rFonts w:ascii="Linux Libertine" w:hAnsi="Linux Libertine" w:cs="Linux Libertine"/>
          <w:sz w:val="14"/>
          <w:szCs w:val="14"/>
        </w:rPr>
        <w:tab/>
        <w:t xml:space="preserve">Virginia Felkner, Ho-Chun Herbert Chang, Eugene Jang, and Jonathan May. 2023. WinoQueer: A Community-in-the-Loop Benchmark for Anti-LGBTQ+ Bias in Large Language Models. In </w:t>
      </w:r>
      <w:r w:rsidRPr="006B5182">
        <w:rPr>
          <w:rFonts w:ascii="Linux Libertine" w:hAnsi="Linux Libertine" w:cs="Linux Libertine"/>
          <w:i/>
          <w:iCs/>
          <w:sz w:val="14"/>
          <w:szCs w:val="14"/>
        </w:rPr>
        <w:t>Proceedings of the 61st Annual Meeting of the Association for Computational Linguistics (Volume 1: Long Papers)</w:t>
      </w:r>
      <w:r w:rsidRPr="006B5182">
        <w:rPr>
          <w:rFonts w:ascii="Linux Libertine" w:hAnsi="Linux Libertine" w:cs="Linux Libertine"/>
          <w:sz w:val="14"/>
          <w:szCs w:val="14"/>
        </w:rPr>
        <w:t>, July 2023. Association for Computational Linguistics, Toronto, Canada, 9126–9140. https://doi.org/10.18653/v1/2023.acl-long.507</w:t>
      </w:r>
    </w:p>
    <w:p w14:paraId="04297C65"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[20]</w:t>
      </w:r>
      <w:r w:rsidRPr="006B5182">
        <w:rPr>
          <w:rFonts w:ascii="Linux Libertine" w:hAnsi="Linux Libertine" w:cs="Linux Libertine"/>
          <w:sz w:val="14"/>
          <w:szCs w:val="14"/>
        </w:rPr>
        <w:tab/>
        <w:t xml:space="preserve">Michel Foucault. 1978. </w:t>
      </w:r>
      <w:r w:rsidRPr="006B5182">
        <w:rPr>
          <w:rFonts w:ascii="Linux Libertine" w:hAnsi="Linux Libertine" w:cs="Linux Libertine"/>
          <w:i/>
          <w:iCs/>
          <w:sz w:val="14"/>
          <w:szCs w:val="14"/>
        </w:rPr>
        <w:t>The History of Sexuality. Volume 1: An Introduction</w:t>
      </w:r>
      <w:r w:rsidRPr="006B5182">
        <w:rPr>
          <w:rFonts w:ascii="Linux Libertine" w:hAnsi="Linux Libertine" w:cs="Linux Libertine"/>
          <w:sz w:val="14"/>
          <w:szCs w:val="14"/>
        </w:rPr>
        <w:t>. Retrieved February 22, 2025 from http://archive.org/details/foucault-the-history-of-sexuality-volume-1</w:t>
      </w:r>
    </w:p>
    <w:p w14:paraId="4695ECA8" w14:textId="77777777" w:rsidR="009531D4" w:rsidRPr="006B5182" w:rsidRDefault="009531D4" w:rsidP="009531D4">
      <w:pPr>
        <w:tabs>
          <w:tab w:val="left" w:pos="504"/>
        </w:tabs>
        <w:autoSpaceDE w:val="0"/>
        <w:autoSpaceDN w:val="0"/>
        <w:adjustRightInd w:val="0"/>
        <w:spacing w:after="0" w:line="240" w:lineRule="auto"/>
        <w:ind w:left="504" w:hanging="504"/>
        <w:rPr>
          <w:ins w:id="864" w:author="fcalado" w:date="2026-03-16T10:38:00Z" w16du:dateUtc="2026-03-16T14:38:00Z"/>
          <w:rFonts w:ascii="Linux Libertine" w:hAnsi="Linux Libertine" w:cs="Linux Libertine"/>
          <w:sz w:val="14"/>
          <w:szCs w:val="14"/>
        </w:rPr>
      </w:pPr>
      <w:ins w:id="865" w:author="fcalado" w:date="2026-03-16T10:38:00Z" w16du:dateUtc="2026-03-16T14:38:00Z">
        <w:r w:rsidRPr="006B5182">
          <w:rPr>
            <w:rFonts w:ascii="Linux Libertine" w:hAnsi="Linux Libertine" w:cs="Linux Libertine"/>
            <w:sz w:val="14"/>
            <w:szCs w:val="14"/>
          </w:rPr>
          <w:t>[21]</w:t>
        </w:r>
        <w:r w:rsidRPr="006B5182">
          <w:rPr>
            <w:rFonts w:ascii="Linux Libertine" w:hAnsi="Linux Libertine" w:cs="Linux Libertine"/>
            <w:sz w:val="14"/>
            <w:szCs w:val="14"/>
          </w:rPr>
          <w:tab/>
          <w:t xml:space="preserve">Hila Gonen and Yoav Goldberg. 2019. Lipstick on a Pig: Debiasing Methods Cover up Systematic Gender Biases in Word Embeddings But do not Remove Them. In </w:t>
        </w:r>
        <w:r w:rsidRPr="006B5182">
          <w:rPr>
            <w:rFonts w:ascii="Linux Libertine" w:hAnsi="Linux Libertine" w:cs="Linux Libertine"/>
            <w:i/>
            <w:iCs/>
            <w:sz w:val="14"/>
            <w:szCs w:val="14"/>
          </w:rPr>
          <w:t>Proceedings of the 2019 Conference of the North American Chapter of the Association for Computational Linguistics: Human Language Technologies, Volume 1 (Long and Short Papers)</w:t>
        </w:r>
        <w:r w:rsidRPr="006B5182">
          <w:rPr>
            <w:rFonts w:ascii="Linux Libertine" w:hAnsi="Linux Libertine" w:cs="Linux Libertine"/>
            <w:sz w:val="14"/>
            <w:szCs w:val="14"/>
          </w:rPr>
          <w:t>, June 2019. Association for Computational Linguistics, Minneapolis, Minnesota, 609–614. https://doi.org/10.18653/v1/N19-1061</w:t>
        </w:r>
      </w:ins>
    </w:p>
    <w:p w14:paraId="00A4CB31"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[22]</w:t>
      </w:r>
      <w:r w:rsidRPr="006B5182">
        <w:rPr>
          <w:rFonts w:ascii="Linux Libertine" w:hAnsi="Linux Libertine" w:cs="Linux Libertine"/>
          <w:sz w:val="14"/>
          <w:szCs w:val="14"/>
        </w:rPr>
        <w:tab/>
        <w:t xml:space="preserve">Wei Guo and Aylin Caliskan. 2021. Detecting Emergent Intersectional Biases: Contextualized Word Embeddings Contain a Distribution of Human-like Biases. In </w:t>
      </w:r>
      <w:r w:rsidRPr="006B5182">
        <w:rPr>
          <w:rFonts w:ascii="Linux Libertine" w:hAnsi="Linux Libertine" w:cs="Linux Libertine"/>
          <w:i/>
          <w:iCs/>
          <w:sz w:val="14"/>
          <w:szCs w:val="14"/>
        </w:rPr>
        <w:t>Proceedings of the 2021 AAAI/ACM Conference on AI, Ethics, and Society</w:t>
      </w:r>
      <w:r w:rsidRPr="006B5182">
        <w:rPr>
          <w:rFonts w:ascii="Linux Libertine" w:hAnsi="Linux Libertine" w:cs="Linux Libertine"/>
          <w:sz w:val="14"/>
          <w:szCs w:val="14"/>
        </w:rPr>
        <w:t xml:space="preserve"> (</w:t>
      </w:r>
      <w:r w:rsidRPr="006B5182">
        <w:rPr>
          <w:rFonts w:ascii="Linux Libertine" w:hAnsi="Linux Libertine" w:cs="Linux Libertine"/>
          <w:i/>
          <w:iCs/>
          <w:sz w:val="14"/>
          <w:szCs w:val="14"/>
        </w:rPr>
        <w:t>AIES ’21</w:t>
      </w:r>
      <w:r w:rsidRPr="006B5182">
        <w:rPr>
          <w:rFonts w:ascii="Linux Libertine" w:hAnsi="Linux Libertine" w:cs="Linux Libertine"/>
          <w:sz w:val="14"/>
          <w:szCs w:val="14"/>
        </w:rPr>
        <w:t>), July 30, 2021. Association for Computing Machinery, New York, NY, USA, 122–133. https://doi.org/10.1145/3461702.3462536</w:t>
      </w:r>
    </w:p>
    <w:p w14:paraId="4D13C854" w14:textId="77777777" w:rsidR="009531D4" w:rsidRPr="006B5182" w:rsidRDefault="009531D4" w:rsidP="009531D4">
      <w:pPr>
        <w:tabs>
          <w:tab w:val="left" w:pos="504"/>
        </w:tabs>
        <w:autoSpaceDE w:val="0"/>
        <w:autoSpaceDN w:val="0"/>
        <w:adjustRightInd w:val="0"/>
        <w:spacing w:after="0" w:line="240" w:lineRule="auto"/>
        <w:ind w:left="504" w:hanging="504"/>
        <w:rPr>
          <w:ins w:id="866" w:author="fcalado" w:date="2026-03-16T10:38:00Z" w16du:dateUtc="2026-03-16T14:38:00Z"/>
          <w:rFonts w:ascii="Linux Libertine" w:hAnsi="Linux Libertine" w:cs="Linux Libertine"/>
          <w:sz w:val="14"/>
          <w:szCs w:val="14"/>
        </w:rPr>
      </w:pPr>
      <w:ins w:id="867" w:author="fcalado" w:date="2026-03-16T10:38:00Z" w16du:dateUtc="2026-03-16T14:38:00Z">
        <w:r w:rsidRPr="006B5182">
          <w:rPr>
            <w:rFonts w:ascii="Linux Libertine" w:hAnsi="Linux Libertine" w:cs="Linux Libertine"/>
            <w:sz w:val="14"/>
            <w:szCs w:val="14"/>
          </w:rPr>
          <w:t>[23]</w:t>
        </w:r>
        <w:r w:rsidRPr="006B5182">
          <w:rPr>
            <w:rFonts w:ascii="Linux Libertine" w:hAnsi="Linux Libertine" w:cs="Linux Libertine"/>
            <w:sz w:val="14"/>
            <w:szCs w:val="14"/>
          </w:rPr>
          <w:tab/>
          <w:t xml:space="preserve">Franziska Sofia Hafner, Ana Valdivia, and Luc Rocher. 2025. Gender Trouble in Language Models: An Empirical Audit Guided by Gender Performativity Theory. In </w:t>
        </w:r>
        <w:r w:rsidRPr="006B5182">
          <w:rPr>
            <w:rFonts w:ascii="Linux Libertine" w:hAnsi="Linux Libertine" w:cs="Linux Libertine"/>
            <w:i/>
            <w:iCs/>
            <w:sz w:val="14"/>
            <w:szCs w:val="14"/>
          </w:rPr>
          <w:t>Proceedings of the 2025 ACM Conference on Fairness, Accountability, and Transparency</w:t>
        </w:r>
        <w:r w:rsidRPr="006B5182">
          <w:rPr>
            <w:rFonts w:ascii="Linux Libertine" w:hAnsi="Linux Libertine" w:cs="Linux Libertine"/>
            <w:sz w:val="14"/>
            <w:szCs w:val="14"/>
          </w:rPr>
          <w:t>, June 23, 2025. ACM, Athens Greece, 1677–1695. https://doi.org/10.1145/3715275.3732112</w:t>
        </w:r>
      </w:ins>
    </w:p>
    <w:p w14:paraId="0AF91AD5"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[24]</w:t>
      </w:r>
      <w:r w:rsidRPr="006B5182">
        <w:rPr>
          <w:rFonts w:ascii="Linux Libertine" w:hAnsi="Linux Libertine" w:cs="Linux Libertine"/>
          <w:sz w:val="14"/>
          <w:szCs w:val="14"/>
        </w:rPr>
        <w:tab/>
        <w:t xml:space="preserve">Oliver L. Haimson. 2025. </w:t>
      </w:r>
      <w:r w:rsidRPr="006B5182">
        <w:rPr>
          <w:rFonts w:ascii="Linux Libertine" w:hAnsi="Linux Libertine" w:cs="Linux Libertine"/>
          <w:i/>
          <w:iCs/>
          <w:sz w:val="14"/>
          <w:szCs w:val="14"/>
        </w:rPr>
        <w:t>Trans Technologies</w:t>
      </w:r>
      <w:r w:rsidRPr="006B5182">
        <w:rPr>
          <w:rFonts w:ascii="Linux Libertine" w:hAnsi="Linux Libertine" w:cs="Linux Libertine"/>
          <w:sz w:val="14"/>
          <w:szCs w:val="14"/>
        </w:rPr>
        <w:t>. The MIT Press. https://doi.org/10.7551/mitpress/15437.001.0001</w:t>
      </w:r>
    </w:p>
    <w:p w14:paraId="118713EE"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[25]</w:t>
      </w:r>
      <w:r w:rsidRPr="006B5182">
        <w:rPr>
          <w:rFonts w:ascii="Linux Libertine" w:hAnsi="Linux Libertine" w:cs="Linux Libertine"/>
          <w:sz w:val="14"/>
          <w:szCs w:val="14"/>
        </w:rPr>
        <w:tab/>
        <w:t xml:space="preserve">Human Rights Research Center. 2025. The Global War on Gender: How Anti-Gender Sentiments Fuel Right Wing Politics. </w:t>
      </w:r>
      <w:r w:rsidRPr="006B5182">
        <w:rPr>
          <w:rFonts w:ascii="Linux Libertine" w:hAnsi="Linux Libertine" w:cs="Linux Libertine"/>
          <w:i/>
          <w:iCs/>
          <w:sz w:val="14"/>
          <w:szCs w:val="14"/>
        </w:rPr>
        <w:t>HRRC</w:t>
      </w:r>
      <w:r w:rsidRPr="006B5182">
        <w:rPr>
          <w:rFonts w:ascii="Linux Libertine" w:hAnsi="Linux Libertine" w:cs="Linux Libertine"/>
          <w:sz w:val="14"/>
          <w:szCs w:val="14"/>
        </w:rPr>
        <w:t>. Retrieved December 27, 2025 from https://www.humanrightsresearch.org/post/the-global-war-on-gender-how-anti-gender-sentiments-fuel-right-wing-politics</w:t>
      </w:r>
    </w:p>
    <w:p w14:paraId="06144DEF"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[26]</w:t>
      </w:r>
      <w:r w:rsidRPr="006B5182">
        <w:rPr>
          <w:rFonts w:ascii="Linux Libertine" w:hAnsi="Linux Libertine" w:cs="Linux Libertine"/>
          <w:sz w:val="14"/>
          <w:szCs w:val="14"/>
        </w:rPr>
        <w:tab/>
        <w:t xml:space="preserve">Maria Elena Indelicato and Maíra Magalhães Lopes. 2024. Understanding populist far-right anti-immigration and anti-gender stances beyond the paradigm of gender as ‘a symbolic glue’: Giorgia Meloni’s modern motherhood, neo-Catholicism, and reproductive racism. </w:t>
      </w:r>
      <w:r w:rsidRPr="006B5182">
        <w:rPr>
          <w:rFonts w:ascii="Linux Libertine" w:hAnsi="Linux Libertine" w:cs="Linux Libertine"/>
          <w:i/>
          <w:iCs/>
          <w:sz w:val="14"/>
          <w:szCs w:val="14"/>
        </w:rPr>
        <w:t>European Journal of Women’s Studies</w:t>
      </w:r>
      <w:r w:rsidRPr="006B5182">
        <w:rPr>
          <w:rFonts w:ascii="Linux Libertine" w:hAnsi="Linux Libertine" w:cs="Linux Libertine"/>
          <w:sz w:val="14"/>
          <w:szCs w:val="14"/>
        </w:rPr>
        <w:t xml:space="preserve"> 31, 1 (February 2024), 6–20. https://doi.org/10.1177/13505068241230819</w:t>
      </w:r>
    </w:p>
    <w:p w14:paraId="53FE6D57"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[27]</w:t>
      </w:r>
      <w:r w:rsidRPr="006B5182">
        <w:rPr>
          <w:rFonts w:ascii="Linux Libertine" w:hAnsi="Linux Libertine" w:cs="Linux Libertine"/>
          <w:sz w:val="14"/>
          <w:szCs w:val="14"/>
        </w:rPr>
        <w:tab/>
        <w:t>Masahiro Kaneko, Danushka Bollegala, Naoaki Okazaki, and Timothy Baldwin. 2024. Evaluating Gender Bias in Large Language Models via Chain-of-Thought Prompting. https://doi.org/10.48550/arXiv.2401.15585</w:t>
      </w:r>
    </w:p>
    <w:p w14:paraId="62B58030"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[28]</w:t>
      </w:r>
      <w:r w:rsidRPr="006B5182">
        <w:rPr>
          <w:rFonts w:ascii="Linux Libertine" w:hAnsi="Linux Libertine" w:cs="Linux Libertine"/>
          <w:sz w:val="14"/>
          <w:szCs w:val="14"/>
        </w:rPr>
        <w:tab/>
        <w:t xml:space="preserve">Annie Karni and Aishvarya Kavi. 2025. House Passes Bill to Ban Gender Transition Treatments for Minors. </w:t>
      </w:r>
      <w:r w:rsidRPr="006B5182">
        <w:rPr>
          <w:rFonts w:ascii="Linux Libertine" w:hAnsi="Linux Libertine" w:cs="Linux Libertine"/>
          <w:i/>
          <w:iCs/>
          <w:sz w:val="14"/>
          <w:szCs w:val="14"/>
        </w:rPr>
        <w:t>The New York Times</w:t>
      </w:r>
      <w:r w:rsidRPr="006B5182">
        <w:rPr>
          <w:rFonts w:ascii="Linux Libertine" w:hAnsi="Linux Libertine" w:cs="Linux Libertine"/>
          <w:sz w:val="14"/>
          <w:szCs w:val="14"/>
        </w:rPr>
        <w:t>. Retrieved December 27, 2025 from https://www.nytimes.com/2025/12/17/us/politics/bill-gender-transition-treatments-minors.html</w:t>
      </w:r>
    </w:p>
    <w:p w14:paraId="6803AC9E"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[29]</w:t>
      </w:r>
      <w:r w:rsidRPr="006B5182">
        <w:rPr>
          <w:rFonts w:ascii="Linux Libertine" w:hAnsi="Linux Libertine" w:cs="Linux Libertine"/>
          <w:sz w:val="14"/>
          <w:szCs w:val="14"/>
        </w:rPr>
        <w:tab/>
        <w:t xml:space="preserve">Ashley Kirzinger, Audrey Kearney, Alex Montero, Grace Sparks, Lindsey Dawson, and Mollyann Brodie. 2023. KFF/The Washington Post Trans Survey. </w:t>
      </w:r>
      <w:r w:rsidRPr="006B5182">
        <w:rPr>
          <w:rFonts w:ascii="Linux Libertine" w:hAnsi="Linux Libertine" w:cs="Linux Libertine"/>
          <w:i/>
          <w:iCs/>
          <w:sz w:val="14"/>
          <w:szCs w:val="14"/>
        </w:rPr>
        <w:t>KFF</w:t>
      </w:r>
      <w:r w:rsidRPr="006B5182">
        <w:rPr>
          <w:rFonts w:ascii="Linux Libertine" w:hAnsi="Linux Libertine" w:cs="Linux Libertine"/>
          <w:sz w:val="14"/>
          <w:szCs w:val="14"/>
        </w:rPr>
        <w:t>. Retrieved January 10, 2026 from https://www.kff.org/lgbtq/kff-the-washington-post-trans-survey/</w:t>
      </w:r>
    </w:p>
    <w:p w14:paraId="70021AEA"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[30]</w:t>
      </w:r>
      <w:r w:rsidRPr="006B5182">
        <w:rPr>
          <w:rFonts w:ascii="Linux Libertine" w:hAnsi="Linux Libertine" w:cs="Linux Libertine"/>
          <w:sz w:val="14"/>
          <w:szCs w:val="14"/>
        </w:rPr>
        <w:tab/>
        <w:t xml:space="preserve">R. von (Richard) Krafft-Ebing. 2021. </w:t>
      </w:r>
      <w:r w:rsidRPr="006B5182">
        <w:rPr>
          <w:rFonts w:ascii="Linux Libertine" w:hAnsi="Linux Libertine" w:cs="Linux Libertine"/>
          <w:i/>
          <w:iCs/>
          <w:sz w:val="14"/>
          <w:szCs w:val="14"/>
        </w:rPr>
        <w:t>Psychopathia sexualis: With especial reference to contrary sexual instinctA medico-legal study</w:t>
      </w:r>
      <w:r w:rsidRPr="006B5182">
        <w:rPr>
          <w:rFonts w:ascii="Linux Libertine" w:hAnsi="Linux Libertine" w:cs="Linux Libertine"/>
          <w:sz w:val="14"/>
          <w:szCs w:val="14"/>
        </w:rPr>
        <w:t>. Retrieved December 24, 2025 from https://www.gutenberg.org/ebooks/64931</w:t>
      </w:r>
    </w:p>
    <w:p w14:paraId="1BCF63F8"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[31]</w:t>
      </w:r>
      <w:r w:rsidRPr="006B5182">
        <w:rPr>
          <w:rFonts w:ascii="Linux Libertine" w:hAnsi="Linux Libertine" w:cs="Linux Libertine"/>
          <w:sz w:val="14"/>
          <w:szCs w:val="14"/>
        </w:rPr>
        <w:tab/>
        <w:t xml:space="preserve">Francesca Lameiro, Lavinia Dunagan, Dallas Card, Eric Gilbert, and Oliver Haimson. 2025. TIDEs: A Transgender and Nonbinary Community-Labeled Dataset and Model for Transphobia Identification in Digital Environments. In </w:t>
      </w:r>
      <w:r w:rsidRPr="006B5182">
        <w:rPr>
          <w:rFonts w:ascii="Linux Libertine" w:hAnsi="Linux Libertine" w:cs="Linux Libertine"/>
          <w:i/>
          <w:iCs/>
          <w:sz w:val="14"/>
          <w:szCs w:val="14"/>
        </w:rPr>
        <w:t>Proceedings of the 2025 ACM Conference on Fairness, Accountability, and Transparency</w:t>
      </w:r>
      <w:r w:rsidRPr="006B5182">
        <w:rPr>
          <w:rFonts w:ascii="Linux Libertine" w:hAnsi="Linux Libertine" w:cs="Linux Libertine"/>
          <w:sz w:val="14"/>
          <w:szCs w:val="14"/>
        </w:rPr>
        <w:t xml:space="preserve"> (</w:t>
      </w:r>
      <w:r w:rsidRPr="006B5182">
        <w:rPr>
          <w:rFonts w:ascii="Linux Libertine" w:hAnsi="Linux Libertine" w:cs="Linux Libertine"/>
          <w:i/>
          <w:iCs/>
          <w:sz w:val="14"/>
          <w:szCs w:val="14"/>
        </w:rPr>
        <w:t>FAccT ’25</w:t>
      </w:r>
      <w:r w:rsidRPr="006B5182">
        <w:rPr>
          <w:rFonts w:ascii="Linux Libertine" w:hAnsi="Linux Libertine" w:cs="Linux Libertine"/>
          <w:sz w:val="14"/>
          <w:szCs w:val="14"/>
        </w:rPr>
        <w:t>), June 23, 2025. Association for Computing Machinery, New York, NY, USA, 1411–1423. https://doi.org/10.1145/3715275.3732095</w:t>
      </w:r>
    </w:p>
    <w:p w14:paraId="7E3AD637"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[32]</w:t>
      </w:r>
      <w:r w:rsidRPr="006B5182">
        <w:rPr>
          <w:rFonts w:ascii="Linux Libertine" w:hAnsi="Linux Libertine" w:cs="Linux Libertine"/>
          <w:sz w:val="14"/>
          <w:szCs w:val="14"/>
        </w:rPr>
        <w:tab/>
        <w:t xml:space="preserve">Austin van Loon, Salvatore Giorgi, Robb Willer, and Johannes Eichstaedt. 2022. Negative Associations in Word Embeddings Predict Anti-black Bias across Regions–but Only via Name Frequency. </w:t>
      </w:r>
      <w:r w:rsidRPr="006B5182">
        <w:rPr>
          <w:rFonts w:ascii="Linux Libertine" w:hAnsi="Linux Libertine" w:cs="Linux Libertine"/>
          <w:i/>
          <w:iCs/>
          <w:sz w:val="14"/>
          <w:szCs w:val="14"/>
        </w:rPr>
        <w:t>Proc Int AAAI Conf Weblogs Soc Media</w:t>
      </w:r>
      <w:r w:rsidRPr="006B5182">
        <w:rPr>
          <w:rFonts w:ascii="Linux Libertine" w:hAnsi="Linux Libertine" w:cs="Linux Libertine"/>
          <w:sz w:val="14"/>
          <w:szCs w:val="14"/>
        </w:rPr>
        <w:t xml:space="preserve"> 16, (May 2022), 1419–1424. https://doi.org/10.1609/icwsm.v16i1.19399</w:t>
      </w:r>
    </w:p>
    <w:p w14:paraId="3238F3DE"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[33]</w:t>
      </w:r>
      <w:r w:rsidRPr="006B5182">
        <w:rPr>
          <w:rFonts w:ascii="Linux Libertine" w:hAnsi="Linux Libertine" w:cs="Linux Libertine"/>
          <w:sz w:val="14"/>
          <w:szCs w:val="14"/>
        </w:rPr>
        <w:tab/>
        <w:t xml:space="preserve">Anaelia Ovalle, Palash Goyal, Jwala Dhamala, Zachary Jaggers, Kai-Wei Chang, Aram Galstyan, Richard Zemel, and Rahul Gupta. 2023. “I’m fully who I am”: Towards Centering Transgender and Non-Binary Voices to Measure Biases in Open Language Generation. In </w:t>
      </w:r>
      <w:r w:rsidRPr="006B5182">
        <w:rPr>
          <w:rFonts w:ascii="Linux Libertine" w:hAnsi="Linux Libertine" w:cs="Linux Libertine"/>
          <w:i/>
          <w:iCs/>
          <w:sz w:val="14"/>
          <w:szCs w:val="14"/>
        </w:rPr>
        <w:t>Proceedings of the 2023 ACM Conference on Fairness, Accountability, and Transparency</w:t>
      </w:r>
      <w:r w:rsidRPr="006B5182">
        <w:rPr>
          <w:rFonts w:ascii="Linux Libertine" w:hAnsi="Linux Libertine" w:cs="Linux Libertine"/>
          <w:sz w:val="14"/>
          <w:szCs w:val="14"/>
        </w:rPr>
        <w:t xml:space="preserve"> (</w:t>
      </w:r>
      <w:r w:rsidRPr="006B5182">
        <w:rPr>
          <w:rFonts w:ascii="Linux Libertine" w:hAnsi="Linux Libertine" w:cs="Linux Libertine"/>
          <w:i/>
          <w:iCs/>
          <w:sz w:val="14"/>
          <w:szCs w:val="14"/>
        </w:rPr>
        <w:t>FAccT ’23</w:t>
      </w:r>
      <w:r w:rsidRPr="006B5182">
        <w:rPr>
          <w:rFonts w:ascii="Linux Libertine" w:hAnsi="Linux Libertine" w:cs="Linux Libertine"/>
          <w:sz w:val="14"/>
          <w:szCs w:val="14"/>
        </w:rPr>
        <w:t>), June 12, 2023. Association for Computing Machinery, New York, NY, USA, 1246–1266. https://doi.org/10.1145/3593013.3594078</w:t>
      </w:r>
    </w:p>
    <w:p w14:paraId="4DF0571A"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[34]</w:t>
      </w:r>
      <w:r w:rsidRPr="006B5182">
        <w:rPr>
          <w:rFonts w:ascii="Linux Libertine" w:hAnsi="Linux Libertine" w:cs="Linux Libertine"/>
          <w:sz w:val="14"/>
          <w:szCs w:val="14"/>
        </w:rPr>
        <w:tab/>
        <w:t xml:space="preserve">Yuval Reif and Roy Schwartz. 2023. Fighting Bias With Bias: Promoting Model Robustness by Amplifying Dataset Biases. In </w:t>
      </w:r>
      <w:r w:rsidRPr="006B5182">
        <w:rPr>
          <w:rFonts w:ascii="Linux Libertine" w:hAnsi="Linux Libertine" w:cs="Linux Libertine"/>
          <w:i/>
          <w:iCs/>
          <w:sz w:val="14"/>
          <w:szCs w:val="14"/>
        </w:rPr>
        <w:t>Findings of the Association for Computational Linguistics: ACL 2023</w:t>
      </w:r>
      <w:r w:rsidRPr="006B5182">
        <w:rPr>
          <w:rFonts w:ascii="Linux Libertine" w:hAnsi="Linux Libertine" w:cs="Linux Libertine"/>
          <w:sz w:val="14"/>
          <w:szCs w:val="14"/>
        </w:rPr>
        <w:t>, July 2023. Association for Computational Linguistics, Toronto, Canada, 13169–13189. https://doi.org/10.18653/v1/2023.findings-acl.833</w:t>
      </w:r>
    </w:p>
    <w:p w14:paraId="184A56EA"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[35]</w:t>
      </w:r>
      <w:r w:rsidRPr="006B5182">
        <w:rPr>
          <w:rFonts w:ascii="Linux Libertine" w:hAnsi="Linux Libertine" w:cs="Linux Libertine"/>
          <w:sz w:val="14"/>
          <w:szCs w:val="14"/>
        </w:rPr>
        <w:tab/>
        <w:t xml:space="preserve">Rachel Rudinger, Jason Naradowsky, Brian Leonard, and Benjamin Van Durme. 2018. Gender Bias in Coreference Resolution. In </w:t>
      </w:r>
      <w:r w:rsidRPr="006B5182">
        <w:rPr>
          <w:rFonts w:ascii="Linux Libertine" w:hAnsi="Linux Libertine" w:cs="Linux Libertine"/>
          <w:i/>
          <w:iCs/>
          <w:sz w:val="14"/>
          <w:szCs w:val="14"/>
        </w:rPr>
        <w:t>Proceedings of the 2018 Conference of the North American Chapter of the Association for Computational Linguistics: Human Language Technologies, Volume 2 (Short Papers)</w:t>
      </w:r>
      <w:r w:rsidRPr="006B5182">
        <w:rPr>
          <w:rFonts w:ascii="Linux Libertine" w:hAnsi="Linux Libertine" w:cs="Linux Libertine"/>
          <w:sz w:val="14"/>
          <w:szCs w:val="14"/>
        </w:rPr>
        <w:t>, June 2018. Association for Computational Linguistics, New Orleans, Louisiana, 8–14. https://doi.org/10.18653/v1/N18-2002</w:t>
      </w:r>
    </w:p>
    <w:p w14:paraId="76F51A02" w14:textId="77777777" w:rsidR="009531D4" w:rsidRPr="006B5182" w:rsidRDefault="009531D4"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[36]</w:t>
      </w:r>
      <w:r w:rsidRPr="006B5182">
        <w:rPr>
          <w:rFonts w:ascii="Linux Libertine" w:hAnsi="Linux Libertine" w:cs="Linux Libertine"/>
          <w:sz w:val="14"/>
          <w:szCs w:val="14"/>
        </w:rPr>
        <w:tab/>
        <w:t xml:space="preserve">Sima Shakhsari. 2013. Shuttling Between Bodies and Borders: Transmigration and the Politics of Rightful Killing. In </w:t>
      </w:r>
      <w:r w:rsidRPr="006B5182">
        <w:rPr>
          <w:rFonts w:ascii="Linux Libertine" w:hAnsi="Linux Libertine" w:cs="Linux Libertine"/>
          <w:i/>
          <w:iCs/>
          <w:sz w:val="14"/>
          <w:szCs w:val="14"/>
        </w:rPr>
        <w:t>Transgender Studies Reader II</w:t>
      </w:r>
      <w:r w:rsidRPr="006B5182">
        <w:rPr>
          <w:rFonts w:ascii="Linux Libertine" w:hAnsi="Linux Libertine" w:cs="Linux Libertine"/>
          <w:sz w:val="14"/>
          <w:szCs w:val="14"/>
        </w:rPr>
        <w:t>, Susan Stryker and Aren Z. Aizura (eds.). Routledge, 565–379.</w:t>
      </w:r>
    </w:p>
    <w:p w14:paraId="4138CFC0" w14:textId="77777777" w:rsidR="00D45671" w:rsidRPr="006B5182" w:rsidRDefault="009531D4"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[37]</w:t>
      </w:r>
      <w:r w:rsidRPr="006B5182">
        <w:rPr>
          <w:rFonts w:ascii="Linux Libertine" w:hAnsi="Linux Libertine" w:cs="Linux Libertine"/>
          <w:sz w:val="14"/>
          <w:szCs w:val="14"/>
        </w:rPr>
        <w:tab/>
        <w:t xml:space="preserve">Southern Poverty Law Center (SPLC). 2023. LGBTQ+ Health Care Buzzwords. </w:t>
      </w:r>
    </w:p>
    <w:p w14:paraId="2FD5DF90" w14:textId="539782A8" w:rsidR="00D45671"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[38]</w:t>
      </w:r>
      <w:r w:rsidRPr="006B5182">
        <w:rPr>
          <w:rFonts w:ascii="Linux Libertine" w:hAnsi="Linux Libertine" w:cs="Linux Libertine"/>
          <w:sz w:val="14"/>
          <w:szCs w:val="14"/>
        </w:rPr>
        <w:tab/>
        <w:t xml:space="preserve">The US State Department. 2026. Enhancing Vetting and Combatting Fraud in the Diversity Immigrant Visa Program. </w:t>
      </w:r>
      <w:r w:rsidRPr="006B5182">
        <w:rPr>
          <w:rFonts w:ascii="Linux Libertine" w:hAnsi="Linux Libertine" w:cs="Linux Libertine"/>
          <w:i/>
          <w:iCs/>
          <w:sz w:val="14"/>
          <w:szCs w:val="14"/>
        </w:rPr>
        <w:t>Federal Register</w:t>
      </w:r>
      <w:r w:rsidRPr="006B5182">
        <w:rPr>
          <w:rFonts w:ascii="Linux Libertine" w:hAnsi="Linux Libertine" w:cs="Linux Libertine"/>
          <w:sz w:val="14"/>
          <w:szCs w:val="14"/>
        </w:rPr>
        <w:t>. Retrieved March 17, 2026 from https://www.federalregister.gov/documents/2026/03/11/2026-04737/visas-enhancing-vetting-and-combatting-fraud-in-the-diversity-immigrant-visa-program</w:t>
      </w:r>
    </w:p>
    <w:p w14:paraId="3AEE640A" w14:textId="77777777" w:rsidR="00D45671"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[39]</w:t>
      </w:r>
      <w:r w:rsidRPr="006B5182">
        <w:rPr>
          <w:rFonts w:ascii="Linux Libertine" w:hAnsi="Linux Libertine" w:cs="Linux Libertine"/>
          <w:sz w:val="14"/>
          <w:szCs w:val="14"/>
        </w:rPr>
        <w:tab/>
        <w:t xml:space="preserve">The White House. 2025. Defending Women From Gender Ideology Extremism And Restoring Biological Truth To The Federal Government. </w:t>
      </w:r>
      <w:r w:rsidRPr="006B5182">
        <w:rPr>
          <w:rFonts w:ascii="Linux Libertine" w:hAnsi="Linux Libertine" w:cs="Linux Libertine"/>
          <w:i/>
          <w:iCs/>
          <w:sz w:val="14"/>
          <w:szCs w:val="14"/>
        </w:rPr>
        <w:t>The White House</w:t>
      </w:r>
      <w:r w:rsidRPr="006B5182">
        <w:rPr>
          <w:rFonts w:ascii="Linux Libertine" w:hAnsi="Linux Libertine" w:cs="Linux Libertine"/>
          <w:sz w:val="14"/>
          <w:szCs w:val="14"/>
        </w:rPr>
        <w:t>. Retrieved February 19, 2025 from https://www.whitehouse.gov/presidential-actions/2025/01/defending-women-from-gender-ideology-extremism-and-restoring-biological-truth-to-the-federal-government/</w:t>
      </w:r>
    </w:p>
    <w:p w14:paraId="6680AD78" w14:textId="77777777" w:rsidR="00D45671"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[40]</w:t>
      </w:r>
      <w:r w:rsidRPr="006B5182">
        <w:rPr>
          <w:rFonts w:ascii="Linux Libertine" w:hAnsi="Linux Libertine" w:cs="Linux Libertine"/>
          <w:sz w:val="14"/>
          <w:szCs w:val="14"/>
        </w:rPr>
        <w:tab/>
        <w:t xml:space="preserve">The White House. 2025. Keeping Men Out of Women’s Sports. </w:t>
      </w:r>
      <w:r w:rsidRPr="006B5182">
        <w:rPr>
          <w:rFonts w:ascii="Linux Libertine" w:hAnsi="Linux Libertine" w:cs="Linux Libertine"/>
          <w:i/>
          <w:iCs/>
          <w:sz w:val="14"/>
          <w:szCs w:val="14"/>
        </w:rPr>
        <w:t>The White House</w:t>
      </w:r>
      <w:r w:rsidRPr="006B5182">
        <w:rPr>
          <w:rFonts w:ascii="Linux Libertine" w:hAnsi="Linux Libertine" w:cs="Linux Libertine"/>
          <w:sz w:val="14"/>
          <w:szCs w:val="14"/>
        </w:rPr>
        <w:t>. Retrieved February 19, 2025 from https://www.whitehouse.gov/presidential-actions/2025/02/keeping-men-out-of-womens-sports/</w:t>
      </w:r>
    </w:p>
    <w:p w14:paraId="718BCCA0" w14:textId="77777777" w:rsidR="00D45671"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[41]</w:t>
      </w:r>
      <w:r w:rsidRPr="006B5182">
        <w:rPr>
          <w:rFonts w:ascii="Linux Libertine" w:hAnsi="Linux Libertine" w:cs="Linux Libertine"/>
          <w:sz w:val="14"/>
          <w:szCs w:val="14"/>
        </w:rPr>
        <w:tab/>
        <w:t>Trans Legislation Tracker. 2025 Anti-Trans Bills: Trans Legislation Tracker. Retrieved December 24, 2025 from https://translegislation.com</w:t>
      </w:r>
    </w:p>
    <w:p w14:paraId="1B3615E1" w14:textId="77777777" w:rsidR="00D45671" w:rsidRPr="006B5182" w:rsidRDefault="00D45671" w:rsidP="00D45671">
      <w:pPr>
        <w:tabs>
          <w:tab w:val="left" w:pos="504"/>
        </w:tabs>
        <w:autoSpaceDE w:val="0"/>
        <w:autoSpaceDN w:val="0"/>
        <w:adjustRightInd w:val="0"/>
        <w:spacing w:after="0" w:line="240" w:lineRule="auto"/>
        <w:ind w:left="504" w:hanging="504"/>
        <w:rPr>
          <w:ins w:id="868" w:author="fcalado" w:date="2026-03-17T09:10:00Z" w16du:dateUtc="2026-03-17T13:10:00Z"/>
          <w:rFonts w:ascii="Linux Libertine" w:hAnsi="Linux Libertine" w:cs="Linux Libertine"/>
          <w:sz w:val="14"/>
          <w:szCs w:val="14"/>
        </w:rPr>
      </w:pPr>
      <w:ins w:id="869" w:author="fcalado" w:date="2026-03-17T09:10:00Z" w16du:dateUtc="2026-03-17T13:10:00Z">
        <w:r w:rsidRPr="006B5182">
          <w:rPr>
            <w:rFonts w:ascii="Linux Libertine" w:hAnsi="Linux Libertine" w:cs="Linux Libertine"/>
            <w:sz w:val="14"/>
            <w:szCs w:val="14"/>
          </w:rPr>
          <w:t>[42]</w:t>
        </w:r>
        <w:r w:rsidRPr="006B5182">
          <w:rPr>
            <w:rFonts w:ascii="Linux Libertine" w:hAnsi="Linux Libertine" w:cs="Linux Libertine"/>
            <w:sz w:val="14"/>
            <w:szCs w:val="14"/>
          </w:rPr>
          <w:tab/>
          <w:t xml:space="preserve">Aleksandra Vaca. 2026. Trump Administration Opens the Door for ICE to Target Anyone Suspected of Being Trans. </w:t>
        </w:r>
        <w:r w:rsidRPr="006B5182">
          <w:rPr>
            <w:rFonts w:ascii="Linux Libertine" w:hAnsi="Linux Libertine" w:cs="Linux Libertine"/>
            <w:i/>
            <w:iCs/>
            <w:sz w:val="14"/>
            <w:szCs w:val="14"/>
          </w:rPr>
          <w:t>Transitics</w:t>
        </w:r>
        <w:r w:rsidRPr="006B5182">
          <w:rPr>
            <w:rFonts w:ascii="Linux Libertine" w:hAnsi="Linux Libertine" w:cs="Linux Libertine"/>
            <w:sz w:val="14"/>
            <w:szCs w:val="14"/>
          </w:rPr>
          <w:t>. Retrieved March 17, 2026 from https://transitics.substack.com/p/trump-administration-opens-the-door</w:t>
        </w:r>
      </w:ins>
    </w:p>
    <w:p w14:paraId="04F2270B" w14:textId="77777777" w:rsidR="00D45671"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lastRenderedPageBreak/>
        <w:t>[43]</w:t>
      </w:r>
      <w:r w:rsidRPr="006B5182">
        <w:rPr>
          <w:rFonts w:ascii="Linux Libertine" w:hAnsi="Linux Libertine" w:cs="Linux Libertine"/>
          <w:sz w:val="14"/>
          <w:szCs w:val="14"/>
        </w:rPr>
        <w:tab/>
        <w:t xml:space="preserve">Angelina Wang. 2025. Identities are not Interchangeable: The Problem of Overgeneralization in Fair Machine Learning. In </w:t>
      </w:r>
      <w:r w:rsidRPr="006B5182">
        <w:rPr>
          <w:rFonts w:ascii="Linux Libertine" w:hAnsi="Linux Libertine" w:cs="Linux Libertine"/>
          <w:i/>
          <w:iCs/>
          <w:sz w:val="14"/>
          <w:szCs w:val="14"/>
        </w:rPr>
        <w:t>Proceedings of the 2025 ACM Conference on Fairness, Accountability, and Transparency</w:t>
      </w:r>
      <w:r w:rsidRPr="006B5182">
        <w:rPr>
          <w:rFonts w:ascii="Linux Libertine" w:hAnsi="Linux Libertine" w:cs="Linux Libertine"/>
          <w:sz w:val="14"/>
          <w:szCs w:val="14"/>
        </w:rPr>
        <w:t xml:space="preserve"> (</w:t>
      </w:r>
      <w:r w:rsidRPr="006B5182">
        <w:rPr>
          <w:rFonts w:ascii="Linux Libertine" w:hAnsi="Linux Libertine" w:cs="Linux Libertine"/>
          <w:i/>
          <w:iCs/>
          <w:sz w:val="14"/>
          <w:szCs w:val="14"/>
        </w:rPr>
        <w:t>FAccT ’25</w:t>
      </w:r>
      <w:r w:rsidRPr="006B5182">
        <w:rPr>
          <w:rFonts w:ascii="Linux Libertine" w:hAnsi="Linux Libertine" w:cs="Linux Libertine"/>
          <w:sz w:val="14"/>
          <w:szCs w:val="14"/>
        </w:rPr>
        <w:t>), June 23, 2025. Association for Computing Machinery, New York, NY, USA, 485–497. https://doi.org/10.1145/3715275.3732033</w:t>
      </w:r>
    </w:p>
    <w:p w14:paraId="6DA796B9" w14:textId="58D07D5A" w:rsidR="009531D4" w:rsidRPr="006B5182" w:rsidRDefault="00D45671"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sidRPr="006B5182">
        <w:rPr>
          <w:rFonts w:ascii="Linux Libertine" w:hAnsi="Linux Libertine" w:cs="Linux Libertine"/>
          <w:sz w:val="14"/>
          <w:szCs w:val="14"/>
        </w:rPr>
        <w:t>[44]</w:t>
      </w:r>
      <w:r w:rsidRPr="006B5182">
        <w:rPr>
          <w:rFonts w:ascii="Linux Libertine" w:hAnsi="Linux Libertine" w:cs="Linux Libertine"/>
          <w:sz w:val="14"/>
          <w:szCs w:val="14"/>
        </w:rPr>
        <w:tab/>
        <w:t>World Health Organization (WHO). Gender incongruence and transgender health in the ICD. Retrieved February 20, 2025 from https://www.who.int/standards/classifications/frequently-asked-questions/gender-incongruence-and-transgender-health-in-the-icd</w:t>
      </w:r>
    </w:p>
    <w:p w14:paraId="5ECE311E" w14:textId="77777777" w:rsidR="00D45671" w:rsidRPr="006B5182" w:rsidRDefault="00D45671" w:rsidP="00D45671">
      <w:pPr>
        <w:tabs>
          <w:tab w:val="left" w:pos="504"/>
        </w:tabs>
        <w:autoSpaceDE w:val="0"/>
        <w:autoSpaceDN w:val="0"/>
        <w:adjustRightInd w:val="0"/>
        <w:spacing w:after="0" w:line="240" w:lineRule="auto"/>
        <w:ind w:left="504" w:hanging="504"/>
        <w:rPr>
          <w:ins w:id="870" w:author="fcalado" w:date="2026-03-16T10:38:00Z" w16du:dateUtc="2026-03-16T14:38:00Z"/>
          <w:rFonts w:ascii="Linux Libertine" w:hAnsi="Linux Libertine" w:cs="Linux Libertine"/>
          <w:sz w:val="14"/>
          <w:szCs w:val="14"/>
        </w:rPr>
      </w:pPr>
    </w:p>
    <w:p w14:paraId="3426D44B" w14:textId="54DA8DA7" w:rsidR="009531D4" w:rsidRPr="006B5182" w:rsidRDefault="009531D4" w:rsidP="00C82730">
      <w:pPr>
        <w:tabs>
          <w:tab w:val="left" w:pos="504"/>
        </w:tabs>
        <w:autoSpaceDE w:val="0"/>
        <w:autoSpaceDN w:val="0"/>
        <w:adjustRightInd w:val="0"/>
        <w:spacing w:after="58" w:line="240" w:lineRule="auto"/>
        <w:rPr>
          <w:rFonts w:ascii="Linux Libertine" w:hAnsi="Linux Libertine" w:cs="Linux Libertine"/>
          <w:sz w:val="14"/>
          <w:szCs w:val="14"/>
        </w:rPr>
      </w:pPr>
    </w:p>
    <w:sectPr w:rsidR="009531D4" w:rsidRPr="006B5182"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28E37" w14:textId="77777777" w:rsidR="002D4DF7" w:rsidRDefault="002D4DF7" w:rsidP="005B434B">
      <w:pPr>
        <w:spacing w:after="0" w:line="240" w:lineRule="auto"/>
      </w:pPr>
      <w:r>
        <w:separator/>
      </w:r>
    </w:p>
  </w:endnote>
  <w:endnote w:type="continuationSeparator" w:id="0">
    <w:p w14:paraId="5178CE02" w14:textId="77777777" w:rsidR="002D4DF7" w:rsidRDefault="002D4DF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Libertine O">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Linux Libertine">
    <w:panose1 w:val="020B0604020202020204"/>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E60" w14:textId="77777777" w:rsidR="00B6603D"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6425" w14:textId="77777777" w:rsidR="00B6603D" w:rsidRDefault="00B6603D">
    <w:pPr>
      <w:pStyle w:val="Footer"/>
    </w:pPr>
  </w:p>
  <w:p w14:paraId="56F3AC3E" w14:textId="77777777" w:rsidR="00B6603D" w:rsidRDefault="00B6603D">
    <w:pPr>
      <w:pStyle w:val="Footer"/>
    </w:pPr>
  </w:p>
  <w:p w14:paraId="5D23A754" w14:textId="77777777" w:rsidR="00B6603D" w:rsidRDefault="00B6603D">
    <w:pPr>
      <w:pStyle w:val="Footer"/>
    </w:pPr>
  </w:p>
  <w:p w14:paraId="3BD7356E" w14:textId="77777777" w:rsidR="00B6603D" w:rsidRDefault="00B6603D">
    <w:pPr>
      <w:pStyle w:val="Footer"/>
    </w:pPr>
  </w:p>
  <w:p w14:paraId="4A2996BA" w14:textId="77777777" w:rsidR="00B6603D" w:rsidRDefault="00B6603D">
    <w:pPr>
      <w:pStyle w:val="Footer"/>
    </w:pPr>
  </w:p>
  <w:p w14:paraId="38882846" w14:textId="77777777" w:rsidR="00B6603D" w:rsidRDefault="00B6603D">
    <w:pPr>
      <w:pStyle w:val="Footer"/>
    </w:pPr>
  </w:p>
  <w:p w14:paraId="5A7DE2F0" w14:textId="77777777" w:rsidR="00B6603D" w:rsidRDefault="00B6603D">
    <w:pPr>
      <w:pStyle w:val="Footer"/>
    </w:pPr>
  </w:p>
  <w:p w14:paraId="2A780567" w14:textId="77777777" w:rsidR="00B6603D" w:rsidRDefault="00B6603D">
    <w:pPr>
      <w:pStyle w:val="Footer"/>
    </w:pPr>
  </w:p>
  <w:p w14:paraId="59740FB1" w14:textId="77777777" w:rsidR="00B6603D" w:rsidRDefault="00B6603D">
    <w:pPr>
      <w:pStyle w:val="Footer"/>
    </w:pPr>
  </w:p>
  <w:p w14:paraId="548AD9E2" w14:textId="77777777" w:rsidR="00B6603D" w:rsidRDefault="00B6603D">
    <w:pPr>
      <w:pStyle w:val="Footer"/>
    </w:pPr>
  </w:p>
  <w:p w14:paraId="6DD5921C" w14:textId="77777777" w:rsidR="00B6603D" w:rsidRDefault="00B6603D">
    <w:pPr>
      <w:pStyle w:val="Footer"/>
    </w:pPr>
  </w:p>
  <w:p w14:paraId="3553224D" w14:textId="77777777" w:rsidR="00B6603D" w:rsidRDefault="00B6603D">
    <w:pPr>
      <w:pStyle w:val="Footer"/>
    </w:pPr>
  </w:p>
  <w:p w14:paraId="5157ADA0" w14:textId="77777777" w:rsidR="00B6603D" w:rsidRDefault="00B6603D">
    <w:pPr>
      <w:pStyle w:val="Footer"/>
    </w:pPr>
  </w:p>
  <w:p w14:paraId="2BACC22C" w14:textId="77777777" w:rsidR="00B6603D" w:rsidRDefault="00B6603D">
    <w:pPr>
      <w:pStyle w:val="Footer"/>
    </w:pPr>
  </w:p>
  <w:p w14:paraId="1DA1CCCE" w14:textId="77777777" w:rsidR="00B6603D" w:rsidRDefault="00B6603D">
    <w:pPr>
      <w:pStyle w:val="Footer"/>
    </w:pPr>
  </w:p>
  <w:p w14:paraId="633AC4DD" w14:textId="77777777" w:rsidR="00B6603D" w:rsidRDefault="00B6603D">
    <w:pPr>
      <w:pStyle w:val="Footer"/>
    </w:pPr>
  </w:p>
  <w:p w14:paraId="609F3DCE" w14:textId="77777777" w:rsidR="00B6603D" w:rsidRDefault="00B66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EABCA" w14:textId="77777777" w:rsidR="002D4DF7" w:rsidRDefault="002D4DF7" w:rsidP="005B434B">
      <w:pPr>
        <w:spacing w:after="0" w:line="240" w:lineRule="auto"/>
      </w:pPr>
      <w:r>
        <w:separator/>
      </w:r>
    </w:p>
  </w:footnote>
  <w:footnote w:type="continuationSeparator" w:id="0">
    <w:p w14:paraId="50A70188" w14:textId="77777777" w:rsidR="002D4DF7" w:rsidRDefault="002D4DF7"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50F3C59"/>
    <w:multiLevelType w:val="hybridMultilevel"/>
    <w:tmpl w:val="EE166A34"/>
    <w:lvl w:ilvl="0" w:tplc="A4D4C5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5"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1341C"/>
    <w:multiLevelType w:val="hybridMultilevel"/>
    <w:tmpl w:val="8AF67F64"/>
    <w:lvl w:ilvl="0" w:tplc="9E546B58">
      <w:numFmt w:val="bullet"/>
      <w:lvlText w:val="-"/>
      <w:lvlJc w:val="left"/>
      <w:pPr>
        <w:ind w:left="1080" w:hanging="360"/>
      </w:pPr>
      <w:rPr>
        <w:rFonts w:ascii="Linux Libertine O" w:eastAsia="Cambria" w:hAnsi="Linux Libertine O" w:cs="Linux Libertine 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AB176C"/>
    <w:multiLevelType w:val="hybridMultilevel"/>
    <w:tmpl w:val="CFD494A8"/>
    <w:lvl w:ilvl="0" w:tplc="9A0895BC">
      <w:start w:val="7"/>
      <w:numFmt w:val="bullet"/>
      <w:lvlText w:val="-"/>
      <w:lvlJc w:val="left"/>
      <w:pPr>
        <w:ind w:left="720" w:hanging="360"/>
      </w:pPr>
      <w:rPr>
        <w:rFonts w:ascii="Linux Libertine O" w:eastAsia="Cambria" w:hAnsi="Linux Libertine O" w:cs="Linux Libertine 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E518BA"/>
    <w:multiLevelType w:val="hybridMultilevel"/>
    <w:tmpl w:val="182811AC"/>
    <w:lvl w:ilvl="0" w:tplc="8AD22AB8">
      <w:start w:val="35"/>
      <w:numFmt w:val="bullet"/>
      <w:lvlText w:val="-"/>
      <w:lvlJc w:val="left"/>
      <w:pPr>
        <w:ind w:left="720" w:hanging="360"/>
      </w:pPr>
      <w:rPr>
        <w:rFonts w:ascii="Linux Libertine" w:eastAsia="Times New Roman" w:hAnsi="Linux Libertine" w:cs="Linux Libertin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2460">
    <w:abstractNumId w:val="0"/>
  </w:num>
  <w:num w:numId="2" w16cid:durableId="2109737662">
    <w:abstractNumId w:val="16"/>
  </w:num>
  <w:num w:numId="3" w16cid:durableId="1760250071">
    <w:abstractNumId w:val="12"/>
  </w:num>
  <w:num w:numId="4" w16cid:durableId="1375233673">
    <w:abstractNumId w:val="1"/>
  </w:num>
  <w:num w:numId="5" w16cid:durableId="1732383860">
    <w:abstractNumId w:val="4"/>
  </w:num>
  <w:num w:numId="6" w16cid:durableId="2145733681">
    <w:abstractNumId w:val="9"/>
  </w:num>
  <w:num w:numId="7" w16cid:durableId="281227795">
    <w:abstractNumId w:val="14"/>
  </w:num>
  <w:num w:numId="8" w16cid:durableId="540171543">
    <w:abstractNumId w:val="2"/>
  </w:num>
  <w:num w:numId="9" w16cid:durableId="446200428">
    <w:abstractNumId w:val="10"/>
  </w:num>
  <w:num w:numId="10" w16cid:durableId="251210506">
    <w:abstractNumId w:val="17"/>
  </w:num>
  <w:num w:numId="11" w16cid:durableId="1392074508">
    <w:abstractNumId w:val="6"/>
  </w:num>
  <w:num w:numId="12" w16cid:durableId="2039349615">
    <w:abstractNumId w:val="15"/>
  </w:num>
  <w:num w:numId="13" w16cid:durableId="886990816">
    <w:abstractNumId w:val="11"/>
  </w:num>
  <w:num w:numId="14" w16cid:durableId="1099957321">
    <w:abstractNumId w:val="5"/>
  </w:num>
  <w:num w:numId="15" w16cid:durableId="409500370">
    <w:abstractNumId w:val="13"/>
  </w:num>
  <w:num w:numId="16" w16cid:durableId="2013336758">
    <w:abstractNumId w:val="7"/>
  </w:num>
  <w:num w:numId="17" w16cid:durableId="951746356">
    <w:abstractNumId w:val="8"/>
  </w:num>
  <w:num w:numId="18" w16cid:durableId="299041426">
    <w:abstractNumId w:val="3"/>
  </w:num>
  <w:num w:numId="19" w16cid:durableId="19365953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calado">
    <w15:presenceInfo w15:providerId="None" w15:userId="fcal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14EA9"/>
    <w:rsid w:val="00023998"/>
    <w:rsid w:val="00054E0A"/>
    <w:rsid w:val="00062A46"/>
    <w:rsid w:val="00070E0D"/>
    <w:rsid w:val="00080C59"/>
    <w:rsid w:val="0008391F"/>
    <w:rsid w:val="0009314B"/>
    <w:rsid w:val="000B00CB"/>
    <w:rsid w:val="000C4706"/>
    <w:rsid w:val="000C6AA9"/>
    <w:rsid w:val="000D6541"/>
    <w:rsid w:val="000E6E1A"/>
    <w:rsid w:val="000F218E"/>
    <w:rsid w:val="000F4E3C"/>
    <w:rsid w:val="001142BA"/>
    <w:rsid w:val="0013119A"/>
    <w:rsid w:val="0013306E"/>
    <w:rsid w:val="00160786"/>
    <w:rsid w:val="001703B5"/>
    <w:rsid w:val="001754DD"/>
    <w:rsid w:val="00181CCE"/>
    <w:rsid w:val="001B16AC"/>
    <w:rsid w:val="001B633D"/>
    <w:rsid w:val="001C53B3"/>
    <w:rsid w:val="001C6FC6"/>
    <w:rsid w:val="001D3CDD"/>
    <w:rsid w:val="001E7095"/>
    <w:rsid w:val="0022111E"/>
    <w:rsid w:val="002236F0"/>
    <w:rsid w:val="002238E6"/>
    <w:rsid w:val="0022736D"/>
    <w:rsid w:val="0023048B"/>
    <w:rsid w:val="00231DBC"/>
    <w:rsid w:val="002364F2"/>
    <w:rsid w:val="00242EBC"/>
    <w:rsid w:val="00250761"/>
    <w:rsid w:val="0025309F"/>
    <w:rsid w:val="002601C2"/>
    <w:rsid w:val="00277C30"/>
    <w:rsid w:val="0029158F"/>
    <w:rsid w:val="00292C1F"/>
    <w:rsid w:val="00296257"/>
    <w:rsid w:val="002B2B8E"/>
    <w:rsid w:val="002C2F53"/>
    <w:rsid w:val="002C37CC"/>
    <w:rsid w:val="002C77C0"/>
    <w:rsid w:val="002C79D4"/>
    <w:rsid w:val="002D4DF7"/>
    <w:rsid w:val="002E204E"/>
    <w:rsid w:val="002F1569"/>
    <w:rsid w:val="002F1927"/>
    <w:rsid w:val="002F58C9"/>
    <w:rsid w:val="002F5B40"/>
    <w:rsid w:val="002F766D"/>
    <w:rsid w:val="00311899"/>
    <w:rsid w:val="003367EB"/>
    <w:rsid w:val="00337A77"/>
    <w:rsid w:val="00340671"/>
    <w:rsid w:val="00347928"/>
    <w:rsid w:val="003509F5"/>
    <w:rsid w:val="003523D3"/>
    <w:rsid w:val="00357F09"/>
    <w:rsid w:val="0037190A"/>
    <w:rsid w:val="003756D0"/>
    <w:rsid w:val="00386DA1"/>
    <w:rsid w:val="00397D0F"/>
    <w:rsid w:val="003A1B1A"/>
    <w:rsid w:val="003A253B"/>
    <w:rsid w:val="003E0169"/>
    <w:rsid w:val="0041155A"/>
    <w:rsid w:val="00422642"/>
    <w:rsid w:val="00437AF5"/>
    <w:rsid w:val="00457C1D"/>
    <w:rsid w:val="00490939"/>
    <w:rsid w:val="004923DD"/>
    <w:rsid w:val="004A1DCC"/>
    <w:rsid w:val="004A6903"/>
    <w:rsid w:val="004B5AD3"/>
    <w:rsid w:val="004D3EB0"/>
    <w:rsid w:val="004D536E"/>
    <w:rsid w:val="004E52DF"/>
    <w:rsid w:val="00507254"/>
    <w:rsid w:val="005114BD"/>
    <w:rsid w:val="005165D0"/>
    <w:rsid w:val="005200D8"/>
    <w:rsid w:val="00547F6A"/>
    <w:rsid w:val="00553A65"/>
    <w:rsid w:val="00567738"/>
    <w:rsid w:val="005776A5"/>
    <w:rsid w:val="005A19C2"/>
    <w:rsid w:val="005A2AFD"/>
    <w:rsid w:val="005A5234"/>
    <w:rsid w:val="005B434B"/>
    <w:rsid w:val="005B710F"/>
    <w:rsid w:val="005C3913"/>
    <w:rsid w:val="005E7BD8"/>
    <w:rsid w:val="005F548F"/>
    <w:rsid w:val="00601C15"/>
    <w:rsid w:val="00612FE9"/>
    <w:rsid w:val="00621D9C"/>
    <w:rsid w:val="00630B2E"/>
    <w:rsid w:val="00656112"/>
    <w:rsid w:val="00665832"/>
    <w:rsid w:val="00676D35"/>
    <w:rsid w:val="00687A68"/>
    <w:rsid w:val="00687F30"/>
    <w:rsid w:val="00691C87"/>
    <w:rsid w:val="006A7F18"/>
    <w:rsid w:val="006B4BD2"/>
    <w:rsid w:val="006B5182"/>
    <w:rsid w:val="006B5C30"/>
    <w:rsid w:val="006C53BD"/>
    <w:rsid w:val="006E2860"/>
    <w:rsid w:val="007048F2"/>
    <w:rsid w:val="00706961"/>
    <w:rsid w:val="0072089A"/>
    <w:rsid w:val="00720F9D"/>
    <w:rsid w:val="007263BF"/>
    <w:rsid w:val="0073398C"/>
    <w:rsid w:val="00737F1F"/>
    <w:rsid w:val="00751AEE"/>
    <w:rsid w:val="00770E96"/>
    <w:rsid w:val="007773D5"/>
    <w:rsid w:val="00786740"/>
    <w:rsid w:val="007A6609"/>
    <w:rsid w:val="007B36F5"/>
    <w:rsid w:val="007C59F5"/>
    <w:rsid w:val="007D146F"/>
    <w:rsid w:val="007D4A7B"/>
    <w:rsid w:val="007E20EF"/>
    <w:rsid w:val="00812A37"/>
    <w:rsid w:val="0081437E"/>
    <w:rsid w:val="0083283F"/>
    <w:rsid w:val="00835CE8"/>
    <w:rsid w:val="00854D22"/>
    <w:rsid w:val="008579B0"/>
    <w:rsid w:val="008579EB"/>
    <w:rsid w:val="008628F6"/>
    <w:rsid w:val="0088018D"/>
    <w:rsid w:val="008821DA"/>
    <w:rsid w:val="00884735"/>
    <w:rsid w:val="00884E06"/>
    <w:rsid w:val="00887880"/>
    <w:rsid w:val="00891A50"/>
    <w:rsid w:val="008B3B8A"/>
    <w:rsid w:val="008B5454"/>
    <w:rsid w:val="008D14C0"/>
    <w:rsid w:val="008D300C"/>
    <w:rsid w:val="008D3ECB"/>
    <w:rsid w:val="008E0676"/>
    <w:rsid w:val="008E3C80"/>
    <w:rsid w:val="008F46DC"/>
    <w:rsid w:val="00920182"/>
    <w:rsid w:val="00926CD2"/>
    <w:rsid w:val="009531D4"/>
    <w:rsid w:val="009641B8"/>
    <w:rsid w:val="009B2645"/>
    <w:rsid w:val="009B76D7"/>
    <w:rsid w:val="009D0048"/>
    <w:rsid w:val="009E0788"/>
    <w:rsid w:val="009F684F"/>
    <w:rsid w:val="00A05E43"/>
    <w:rsid w:val="00A106F1"/>
    <w:rsid w:val="00A149BC"/>
    <w:rsid w:val="00A14C66"/>
    <w:rsid w:val="00A27A9F"/>
    <w:rsid w:val="00A3124D"/>
    <w:rsid w:val="00A3685D"/>
    <w:rsid w:val="00A54008"/>
    <w:rsid w:val="00A55475"/>
    <w:rsid w:val="00A56D1E"/>
    <w:rsid w:val="00A6011A"/>
    <w:rsid w:val="00A62B1B"/>
    <w:rsid w:val="00A66A46"/>
    <w:rsid w:val="00A719EB"/>
    <w:rsid w:val="00A87A2E"/>
    <w:rsid w:val="00AA1521"/>
    <w:rsid w:val="00AA3884"/>
    <w:rsid w:val="00AC0BD1"/>
    <w:rsid w:val="00AD6C5E"/>
    <w:rsid w:val="00AD6D62"/>
    <w:rsid w:val="00AF5390"/>
    <w:rsid w:val="00B12212"/>
    <w:rsid w:val="00B26754"/>
    <w:rsid w:val="00B3456D"/>
    <w:rsid w:val="00B40EB1"/>
    <w:rsid w:val="00B42FB7"/>
    <w:rsid w:val="00B657BD"/>
    <w:rsid w:val="00B6603D"/>
    <w:rsid w:val="00B84BB1"/>
    <w:rsid w:val="00B84D49"/>
    <w:rsid w:val="00B87CC1"/>
    <w:rsid w:val="00BA0028"/>
    <w:rsid w:val="00BD04E6"/>
    <w:rsid w:val="00BE5757"/>
    <w:rsid w:val="00BE5839"/>
    <w:rsid w:val="00C146E0"/>
    <w:rsid w:val="00C17FAE"/>
    <w:rsid w:val="00C2132F"/>
    <w:rsid w:val="00C222F7"/>
    <w:rsid w:val="00C26476"/>
    <w:rsid w:val="00C37159"/>
    <w:rsid w:val="00C4380B"/>
    <w:rsid w:val="00C53EB9"/>
    <w:rsid w:val="00C541B1"/>
    <w:rsid w:val="00C730FF"/>
    <w:rsid w:val="00C82730"/>
    <w:rsid w:val="00C846B4"/>
    <w:rsid w:val="00C87B56"/>
    <w:rsid w:val="00CA08F8"/>
    <w:rsid w:val="00CE6A69"/>
    <w:rsid w:val="00CF4F23"/>
    <w:rsid w:val="00D06CE0"/>
    <w:rsid w:val="00D07298"/>
    <w:rsid w:val="00D4067A"/>
    <w:rsid w:val="00D45671"/>
    <w:rsid w:val="00D61CF2"/>
    <w:rsid w:val="00D6313D"/>
    <w:rsid w:val="00D64791"/>
    <w:rsid w:val="00D65DFE"/>
    <w:rsid w:val="00D67537"/>
    <w:rsid w:val="00D87147"/>
    <w:rsid w:val="00D9209E"/>
    <w:rsid w:val="00DA1CE2"/>
    <w:rsid w:val="00DA4E83"/>
    <w:rsid w:val="00DC3513"/>
    <w:rsid w:val="00DD393E"/>
    <w:rsid w:val="00DE5049"/>
    <w:rsid w:val="00E037CD"/>
    <w:rsid w:val="00E11726"/>
    <w:rsid w:val="00E11F38"/>
    <w:rsid w:val="00E22563"/>
    <w:rsid w:val="00E55E8D"/>
    <w:rsid w:val="00E75FEF"/>
    <w:rsid w:val="00E8234D"/>
    <w:rsid w:val="00E92194"/>
    <w:rsid w:val="00ED0F0A"/>
    <w:rsid w:val="00EF0ACC"/>
    <w:rsid w:val="00EF5BB9"/>
    <w:rsid w:val="00F005D7"/>
    <w:rsid w:val="00F07897"/>
    <w:rsid w:val="00F13E3F"/>
    <w:rsid w:val="00F3107A"/>
    <w:rsid w:val="00F46728"/>
    <w:rsid w:val="00F47A0C"/>
    <w:rsid w:val="00F570F1"/>
    <w:rsid w:val="00F6354E"/>
    <w:rsid w:val="00F75FE5"/>
    <w:rsid w:val="00F964EE"/>
    <w:rsid w:val="00FA67D4"/>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5BB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FollowedHyperlink">
    <w:name w:val="FollowedHyperlink"/>
    <w:basedOn w:val="DefaultParagraphFont"/>
    <w:uiPriority w:val="99"/>
    <w:semiHidden/>
    <w:unhideWhenUsed/>
    <w:rsid w:val="0041155A"/>
    <w:rPr>
      <w:color w:val="954F72" w:themeColor="followedHyperlink"/>
      <w:u w:val="single"/>
    </w:rPr>
  </w:style>
  <w:style w:type="character" w:styleId="UnresolvedMention">
    <w:name w:val="Unresolved Mention"/>
    <w:basedOn w:val="DefaultParagraphFont"/>
    <w:uiPriority w:val="99"/>
    <w:semiHidden/>
    <w:unhideWhenUsed/>
    <w:rsid w:val="00C87B56"/>
    <w:rPr>
      <w:color w:val="605E5C"/>
      <w:shd w:val="clear" w:color="auto" w:fill="E1DFDD"/>
    </w:rPr>
  </w:style>
  <w:style w:type="character" w:styleId="CommentReference">
    <w:name w:val="annotation reference"/>
    <w:basedOn w:val="DefaultParagraphFont"/>
    <w:uiPriority w:val="99"/>
    <w:semiHidden/>
    <w:unhideWhenUsed/>
    <w:rsid w:val="00A149BC"/>
    <w:rPr>
      <w:sz w:val="16"/>
      <w:szCs w:val="16"/>
    </w:rPr>
  </w:style>
  <w:style w:type="paragraph" w:styleId="CommentText">
    <w:name w:val="annotation text"/>
    <w:basedOn w:val="Normal"/>
    <w:link w:val="CommentTextChar"/>
    <w:uiPriority w:val="99"/>
    <w:semiHidden/>
    <w:unhideWhenUsed/>
    <w:rsid w:val="00A149BC"/>
    <w:pPr>
      <w:spacing w:line="240" w:lineRule="auto"/>
    </w:pPr>
    <w:rPr>
      <w:sz w:val="20"/>
      <w:szCs w:val="20"/>
    </w:rPr>
  </w:style>
  <w:style w:type="character" w:customStyle="1" w:styleId="CommentTextChar">
    <w:name w:val="Comment Text Char"/>
    <w:basedOn w:val="DefaultParagraphFont"/>
    <w:link w:val="CommentText"/>
    <w:uiPriority w:val="99"/>
    <w:semiHidden/>
    <w:rsid w:val="00A149BC"/>
    <w:rPr>
      <w:sz w:val="20"/>
      <w:szCs w:val="20"/>
    </w:rPr>
  </w:style>
  <w:style w:type="paragraph" w:styleId="CommentSubject">
    <w:name w:val="annotation subject"/>
    <w:basedOn w:val="CommentText"/>
    <w:next w:val="CommentText"/>
    <w:link w:val="CommentSubjectChar"/>
    <w:uiPriority w:val="99"/>
    <w:semiHidden/>
    <w:unhideWhenUsed/>
    <w:rsid w:val="00A149BC"/>
    <w:rPr>
      <w:b/>
      <w:bCs/>
    </w:rPr>
  </w:style>
  <w:style w:type="character" w:customStyle="1" w:styleId="CommentSubjectChar">
    <w:name w:val="Comment Subject Char"/>
    <w:basedOn w:val="CommentTextChar"/>
    <w:link w:val="CommentSubject"/>
    <w:uiPriority w:val="99"/>
    <w:semiHidden/>
    <w:rsid w:val="00A149BC"/>
    <w:rPr>
      <w:b/>
      <w:bCs/>
      <w:sz w:val="20"/>
      <w:szCs w:val="20"/>
    </w:rPr>
  </w:style>
  <w:style w:type="paragraph" w:styleId="Revision">
    <w:name w:val="Revision"/>
    <w:hidden/>
    <w:uiPriority w:val="99"/>
    <w:semiHidden/>
    <w:rsid w:val="007339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628AA-F83E-654A-984B-CD479AF8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9364</Words>
  <Characters>53377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fcalado</cp:lastModifiedBy>
  <cp:revision>4</cp:revision>
  <cp:lastPrinted>2026-03-17T16:07:00Z</cp:lastPrinted>
  <dcterms:created xsi:type="dcterms:W3CDTF">2026-03-17T16:07:00Z</dcterms:created>
  <dcterms:modified xsi:type="dcterms:W3CDTF">2026-03-18T12:35:00Z</dcterms:modified>
</cp:coreProperties>
</file>