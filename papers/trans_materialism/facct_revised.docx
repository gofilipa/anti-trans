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CAC4" w14:textId="77777777" w:rsidR="005B434B" w:rsidRDefault="00E11726" w:rsidP="00E11726">
      <w:pPr>
        <w:pStyle w:val="Titledocument"/>
      </w:pPr>
      <w:r>
        <w:t xml:space="preserve">Unmarking Gender: Trans Studies Interventions in Bias Evaluation Techniques </w:t>
      </w:r>
    </w:p>
    <w:p w14:paraId="7337A9F3" w14:textId="77777777" w:rsidR="00E11726" w:rsidRDefault="00E11726" w:rsidP="00E11726">
      <w:pPr>
        <w:pStyle w:val="Titledocument"/>
      </w:pPr>
    </w:p>
    <w:p w14:paraId="397FCCEF" w14:textId="77777777" w:rsidR="005B434B" w:rsidRPr="0029158F" w:rsidRDefault="00E11726" w:rsidP="005B434B">
      <w:pPr>
        <w:pStyle w:val="Authors"/>
        <w:rPr>
          <w:rFonts w:eastAsiaTheme="minorEastAsia"/>
          <w:caps w:val="0"/>
        </w:rPr>
      </w:pPr>
      <w:r>
        <w:rPr>
          <w:rFonts w:eastAsiaTheme="minorEastAsia"/>
          <w:caps w:val="0"/>
        </w:rPr>
        <w:t>Anonymized</w:t>
      </w:r>
    </w:p>
    <w:p w14:paraId="76E5B7D3" w14:textId="13C4C36C" w:rsidR="005B434B" w:rsidRPr="00397D0F" w:rsidRDefault="00397D0F" w:rsidP="005B434B">
      <w:pPr>
        <w:pStyle w:val="Abstract"/>
        <w:rPr>
          <w:rFonts w:ascii="Linux Libertine" w:hAnsi="Linux Libertine" w:cs="Linux Libertine"/>
          <w:szCs w:val="16"/>
        </w:rPr>
      </w:pPr>
      <w:r w:rsidRPr="00397D0F">
        <w:rPr>
          <w:rFonts w:ascii="Linux Libertine" w:eastAsia="Times New Roman" w:hAnsi="Linux Libertine" w:cs="Linux Libertine"/>
          <w:color w:val="000000"/>
          <w:szCs w:val="16"/>
        </w:rPr>
        <w:t>This paper brings theorizing from Trans Studies to bear on recent</w:t>
      </w:r>
      <w:r w:rsidRPr="00397D0F">
        <w:rPr>
          <w:rFonts w:ascii="Linux Libertine" w:hAnsi="Linux Libertine" w:cs="Linux Libertine"/>
          <w:color w:val="000000"/>
          <w:szCs w:val="16"/>
        </w:rPr>
        <w:t xml:space="preserve"> Natural Language Processing (NLP)</w:t>
      </w:r>
      <w:r w:rsidRPr="00397D0F">
        <w:rPr>
          <w:rFonts w:ascii="Linux Libertine" w:eastAsia="Times New Roman" w:hAnsi="Linux Libertine" w:cs="Linux Libertine"/>
          <w:color w:val="000000"/>
          <w:szCs w:val="16"/>
        </w:rPr>
        <w:t xml:space="preserve"> methods for detecting and evaluating trans bias in Large Language Models</w:t>
      </w:r>
      <w:r w:rsidRPr="00397D0F">
        <w:rPr>
          <w:rFonts w:ascii="Linux Libertine" w:hAnsi="Linux Libertine" w:cs="Linux Libertine"/>
          <w:color w:val="000000"/>
          <w:szCs w:val="16"/>
        </w:rPr>
        <w:t xml:space="preserve"> (LLMs).</w:t>
      </w:r>
      <w:r w:rsidRPr="00397D0F">
        <w:rPr>
          <w:rFonts w:ascii="Linux Libertine" w:eastAsia="Times New Roman" w:hAnsi="Linux Libertine" w:cs="Linux Libertine"/>
          <w:color w:val="000000"/>
          <w:szCs w:val="16"/>
        </w:rPr>
        <w:t xml:space="preserve"> Drawing in particular on Trans Studies</w:t>
      </w:r>
      <w:r w:rsidRPr="00397D0F">
        <w:rPr>
          <w:rFonts w:ascii="Linux Libertine" w:hAnsi="Linux Libertine" w:cs="Linux Libertine"/>
          <w:color w:val="000000"/>
          <w:szCs w:val="16"/>
        </w:rPr>
        <w:t>’</w:t>
      </w:r>
      <w:r w:rsidRPr="00397D0F">
        <w:rPr>
          <w:rFonts w:ascii="Linux Libertine" w:eastAsia="Times New Roman" w:hAnsi="Linux Libertine" w:cs="Linux Libertine"/>
          <w:color w:val="000000"/>
          <w:szCs w:val="16"/>
        </w:rPr>
        <w:t xml:space="preserve"> critique of gender identification, and its emphasis on gender as a visible, expressive, and social</w:t>
      </w:r>
      <w:r w:rsidRPr="00397D0F">
        <w:rPr>
          <w:rFonts w:ascii="Linux Libertine" w:hAnsi="Linux Libertine" w:cs="Linux Libertine"/>
          <w:color w:val="000000"/>
          <w:szCs w:val="16"/>
        </w:rPr>
        <w:t xml:space="preserve"> </w:t>
      </w:r>
      <w:r w:rsidRPr="00397D0F">
        <w:rPr>
          <w:rFonts w:ascii="Linux Libertine" w:eastAsia="Times New Roman" w:hAnsi="Linux Libertine" w:cs="Linux Libertine"/>
          <w:color w:val="000000"/>
          <w:szCs w:val="16"/>
        </w:rPr>
        <w:t xml:space="preserve">phenomenon, the paper examines how treating gender primarily as an internal identity limits what bias detection systems are able to perceive. </w:t>
      </w:r>
      <w:r w:rsidR="00070E0D">
        <w:rPr>
          <w:rFonts w:ascii="Linux Libertine" w:eastAsia="Times New Roman" w:hAnsi="Linux Libertine" w:cs="Linux Libertine"/>
          <w:color w:val="000000"/>
          <w:szCs w:val="16"/>
        </w:rPr>
        <w:t xml:space="preserve">According to </w:t>
      </w:r>
      <w:r w:rsidR="007D146F">
        <w:rPr>
          <w:rFonts w:ascii="Linux Libertine" w:eastAsia="Times New Roman" w:hAnsi="Linux Libertine" w:cs="Linux Libertine"/>
          <w:color w:val="000000"/>
          <w:szCs w:val="16"/>
        </w:rPr>
        <w:t>this</w:t>
      </w:r>
      <w:r w:rsidR="00070E0D">
        <w:rPr>
          <w:rFonts w:ascii="Linux Libertine" w:eastAsia="Times New Roman" w:hAnsi="Linux Libertine" w:cs="Linux Libertine"/>
          <w:color w:val="000000"/>
          <w:szCs w:val="16"/>
        </w:rPr>
        <w:t xml:space="preserve"> critique, s</w:t>
      </w:r>
      <w:r w:rsidRPr="00397D0F">
        <w:rPr>
          <w:rFonts w:ascii="Linux Libertine" w:eastAsia="Times New Roman" w:hAnsi="Linux Libertine" w:cs="Linux Libertine"/>
          <w:color w:val="000000"/>
          <w:szCs w:val="16"/>
        </w:rPr>
        <w:t>ystems that conceptualize gender as internal render dominant</w:t>
      </w:r>
      <w:r w:rsidRPr="00397D0F">
        <w:rPr>
          <w:rFonts w:ascii="Linux Libertine" w:hAnsi="Linux Libertine" w:cs="Linux Libertine"/>
          <w:color w:val="000000"/>
          <w:szCs w:val="16"/>
        </w:rPr>
        <w:t xml:space="preserve"> identities invisible </w:t>
      </w:r>
      <w:r w:rsidR="00070E0D">
        <w:rPr>
          <w:rFonts w:ascii="Linux Libertine" w:hAnsi="Linux Libertine" w:cs="Linux Libertine"/>
          <w:color w:val="000000"/>
          <w:szCs w:val="16"/>
        </w:rPr>
        <w:t xml:space="preserve">while </w:t>
      </w:r>
      <w:r w:rsidRPr="00397D0F">
        <w:rPr>
          <w:rFonts w:ascii="Linux Libertine" w:eastAsia="Times New Roman" w:hAnsi="Linux Libertine" w:cs="Linux Libertine"/>
          <w:color w:val="000000"/>
          <w:szCs w:val="16"/>
        </w:rPr>
        <w:t xml:space="preserve">obscuring </w:t>
      </w:r>
      <w:r w:rsidRPr="00397D0F">
        <w:rPr>
          <w:rFonts w:ascii="Linux Libertine" w:hAnsi="Linux Libertine" w:cs="Linux Libertine"/>
          <w:color w:val="000000"/>
          <w:szCs w:val="16"/>
        </w:rPr>
        <w:t xml:space="preserve">external expression and </w:t>
      </w:r>
      <w:r w:rsidRPr="00397D0F">
        <w:rPr>
          <w:rFonts w:ascii="Linux Libertine" w:eastAsia="Times New Roman" w:hAnsi="Linux Libertine" w:cs="Linux Libertine"/>
          <w:color w:val="000000"/>
          <w:szCs w:val="16"/>
        </w:rPr>
        <w:t>presentation</w:t>
      </w:r>
      <w:r w:rsidRPr="00397D0F">
        <w:rPr>
          <w:rFonts w:ascii="Linux Libertine" w:hAnsi="Linux Libertine" w:cs="Linux Libertine"/>
          <w:color w:val="000000"/>
          <w:szCs w:val="16"/>
        </w:rPr>
        <w:t xml:space="preserve"> which</w:t>
      </w:r>
      <w:r w:rsidRPr="00397D0F">
        <w:rPr>
          <w:rFonts w:ascii="Linux Libertine" w:eastAsia="Times New Roman" w:hAnsi="Linux Libertine" w:cs="Linux Libertine"/>
          <w:color w:val="000000"/>
          <w:szCs w:val="16"/>
        </w:rPr>
        <w:t xml:space="preserve"> </w:t>
      </w:r>
      <w:r w:rsidRPr="00397D0F">
        <w:rPr>
          <w:rFonts w:ascii="Linux Libertine" w:hAnsi="Linux Libertine" w:cs="Linux Libertine"/>
          <w:color w:val="000000"/>
          <w:szCs w:val="16"/>
        </w:rPr>
        <w:t>are</w:t>
      </w:r>
      <w:r w:rsidRPr="00397D0F">
        <w:rPr>
          <w:rFonts w:ascii="Linux Libertine" w:eastAsia="Times New Roman" w:hAnsi="Linux Libertine" w:cs="Linux Libertine"/>
          <w:color w:val="000000"/>
          <w:szCs w:val="16"/>
        </w:rPr>
        <w:t xml:space="preserve"> most frequently targeted by discrimination. Through close analysis of two recent frameworks for studying trans bias—the TIDEs and </w:t>
      </w:r>
      <w:ins w:id="0" w:author="fcalado" w:date="2026-03-14T10:11:00Z" w16du:dateUtc="2026-03-14T14:11:00Z">
        <w:r w:rsidR="0073398C">
          <w:rPr>
            <w:rFonts w:ascii="Linux Libertine" w:eastAsia="Times New Roman" w:hAnsi="Linux Libertine" w:cs="Linux Libertine"/>
            <w:color w:val="000000"/>
            <w:szCs w:val="16"/>
          </w:rPr>
          <w:t>EQUITBL</w:t>
        </w:r>
      </w:ins>
      <w:r w:rsidRPr="00397D0F">
        <w:rPr>
          <w:rFonts w:ascii="Linux Libertine" w:eastAsia="Times New Roman" w:hAnsi="Linux Libertine" w:cs="Linux Libertine"/>
          <w:color w:val="000000"/>
          <w:szCs w:val="16"/>
        </w:rPr>
        <w:t xml:space="preserve"> </w:t>
      </w:r>
      <w:r w:rsidR="00070E0D">
        <w:rPr>
          <w:rFonts w:ascii="Linux Libertine" w:eastAsia="Times New Roman" w:hAnsi="Linux Libertine" w:cs="Linux Libertine"/>
          <w:color w:val="000000"/>
          <w:szCs w:val="16"/>
        </w:rPr>
        <w:t>frameworks</w:t>
      </w:r>
      <w:r w:rsidRPr="00397D0F">
        <w:rPr>
          <w:rFonts w:ascii="Linux Libertine" w:eastAsia="Times New Roman" w:hAnsi="Linux Libertine" w:cs="Linux Libertine"/>
          <w:color w:val="000000"/>
          <w:szCs w:val="16"/>
        </w:rPr>
        <w:t xml:space="preserve"> </w:t>
      </w:r>
      <w:r w:rsidR="00023998">
        <w:rPr>
          <w:rFonts w:ascii="Linux Libertine" w:eastAsia="Times New Roman" w:hAnsi="Linux Libertine" w:cs="Linux Libertine"/>
          <w:color w:val="000000"/>
          <w:szCs w:val="16"/>
        </w:rPr>
        <w:t>[2</w:t>
      </w:r>
      <w:r w:rsidR="00386DA1">
        <w:rPr>
          <w:rFonts w:ascii="Linux Libertine" w:eastAsia="Times New Roman" w:hAnsi="Linux Libertine" w:cs="Linux Libertine"/>
          <w:color w:val="000000"/>
          <w:szCs w:val="16"/>
        </w:rPr>
        <w:t>8</w:t>
      </w:r>
      <w:r w:rsidRPr="00397D0F">
        <w:rPr>
          <w:rFonts w:ascii="Linux Libertine" w:eastAsia="Times New Roman" w:hAnsi="Linux Libertine" w:cs="Linux Libertine"/>
          <w:color w:val="000000"/>
          <w:szCs w:val="16"/>
        </w:rPr>
        <w:t xml:space="preserve">, </w:t>
      </w:r>
      <w:r w:rsidR="00D6313D">
        <w:rPr>
          <w:rFonts w:ascii="Linux Libertine" w:eastAsia="Times New Roman" w:hAnsi="Linux Libertine" w:cs="Linux Libertine"/>
          <w:color w:val="000000"/>
          <w:szCs w:val="16"/>
        </w:rPr>
        <w:t>1</w:t>
      </w:r>
      <w:r w:rsidR="00386DA1">
        <w:rPr>
          <w:rFonts w:ascii="Linux Libertine" w:eastAsia="Times New Roman" w:hAnsi="Linux Libertine" w:cs="Linux Libertine"/>
          <w:color w:val="000000"/>
          <w:szCs w:val="16"/>
        </w:rPr>
        <w:t>4</w:t>
      </w:r>
      <w:r w:rsidR="00D6313D">
        <w:rPr>
          <w:rFonts w:ascii="Linux Libertine" w:eastAsia="Times New Roman" w:hAnsi="Linux Libertine" w:cs="Linux Libertine"/>
          <w:color w:val="000000"/>
          <w:szCs w:val="16"/>
        </w:rPr>
        <w:t>]</w:t>
      </w:r>
      <w:r w:rsidRPr="00397D0F">
        <w:rPr>
          <w:rFonts w:ascii="Linux Libertine" w:eastAsia="Times New Roman" w:hAnsi="Linux Libertine" w:cs="Linux Libertine"/>
          <w:color w:val="000000"/>
          <w:szCs w:val="16"/>
        </w:rPr>
        <w:t>—the paper</w:t>
      </w:r>
      <w:r w:rsidRPr="00397D0F">
        <w:rPr>
          <w:rFonts w:ascii="Linux Libertine" w:hAnsi="Linux Libertine" w:cs="Linux Libertine"/>
          <w:color w:val="000000"/>
          <w:szCs w:val="16"/>
        </w:rPr>
        <w:t xml:space="preserve"> considers </w:t>
      </w:r>
      <w:r w:rsidR="0013119A">
        <w:rPr>
          <w:rFonts w:ascii="Linux Libertine" w:hAnsi="Linux Libertine" w:cs="Linux Libertine"/>
          <w:color w:val="000000"/>
          <w:szCs w:val="16"/>
        </w:rPr>
        <w:t>to what extent</w:t>
      </w:r>
      <w:r w:rsidRPr="00397D0F">
        <w:rPr>
          <w:rFonts w:ascii="Linux Libertine" w:hAnsi="Linux Libertine" w:cs="Linux Libertine"/>
          <w:color w:val="000000"/>
          <w:szCs w:val="16"/>
        </w:rPr>
        <w:t xml:space="preserve"> </w:t>
      </w:r>
      <w:r w:rsidR="00E75FEF">
        <w:rPr>
          <w:rFonts w:ascii="Linux Libertine" w:hAnsi="Linux Libertine" w:cs="Linux Libertine"/>
          <w:color w:val="000000"/>
          <w:szCs w:val="16"/>
        </w:rPr>
        <w:t>existing techniques for evaluating bias</w:t>
      </w:r>
      <w:r w:rsidR="0013119A">
        <w:rPr>
          <w:rFonts w:ascii="Linux Libertine" w:hAnsi="Linux Libertine" w:cs="Linux Libertine"/>
          <w:color w:val="000000"/>
          <w:szCs w:val="16"/>
        </w:rPr>
        <w:t xml:space="preserve"> respond to </w:t>
      </w:r>
      <w:r w:rsidR="00E75FEF">
        <w:rPr>
          <w:rFonts w:ascii="Linux Libertine" w:hAnsi="Linux Libertine" w:cs="Linux Libertine"/>
          <w:color w:val="000000"/>
          <w:szCs w:val="16"/>
        </w:rPr>
        <w:t xml:space="preserve">this </w:t>
      </w:r>
      <w:r w:rsidRPr="00397D0F">
        <w:rPr>
          <w:rFonts w:ascii="Linux Libertine" w:hAnsi="Linux Libertine" w:cs="Linux Libertine"/>
          <w:color w:val="000000"/>
          <w:szCs w:val="16"/>
        </w:rPr>
        <w:t>th</w:t>
      </w:r>
      <w:r w:rsidR="00070E0D">
        <w:rPr>
          <w:rFonts w:ascii="Linux Libertine" w:hAnsi="Linux Libertine" w:cs="Linux Libertine"/>
          <w:color w:val="000000"/>
          <w:szCs w:val="16"/>
        </w:rPr>
        <w:t>e</w:t>
      </w:r>
      <w:r w:rsidRPr="00397D0F">
        <w:rPr>
          <w:rFonts w:ascii="Linux Libertine" w:hAnsi="Linux Libertine" w:cs="Linux Libertine"/>
          <w:color w:val="000000"/>
          <w:szCs w:val="16"/>
        </w:rPr>
        <w:t xml:space="preserve"> concept of gender as external</w:t>
      </w:r>
      <w:r w:rsidR="00E75FEF">
        <w:rPr>
          <w:rFonts w:ascii="Linux Libertine" w:hAnsi="Linux Libertine" w:cs="Linux Libertine"/>
          <w:color w:val="000000"/>
          <w:szCs w:val="16"/>
        </w:rPr>
        <w:t xml:space="preserve"> and</w:t>
      </w:r>
      <w:r w:rsidRPr="00397D0F">
        <w:rPr>
          <w:rFonts w:ascii="Linux Libertine" w:hAnsi="Linux Libertine" w:cs="Linux Libertine"/>
          <w:color w:val="000000"/>
          <w:szCs w:val="16"/>
        </w:rPr>
        <w:t xml:space="preserve"> expressive. It</w:t>
      </w:r>
      <w:r w:rsidRPr="00397D0F">
        <w:rPr>
          <w:rFonts w:ascii="Linux Libertine" w:eastAsia="Times New Roman" w:hAnsi="Linux Libertine" w:cs="Linux Libertine"/>
          <w:color w:val="000000"/>
          <w:szCs w:val="16"/>
        </w:rPr>
        <w:t xml:space="preserve"> concludes by outlining directions for future research that integrate theoretical insights from Trans Studies to better capture the material and relational dimensions of gender bias in language technologies</w:t>
      </w:r>
      <w:r w:rsidR="00E75FEF">
        <w:rPr>
          <w:rFonts w:ascii="Linux Libertine" w:eastAsia="Times New Roman" w:hAnsi="Linux Libertine" w:cs="Linux Libertine"/>
          <w:color w:val="000000"/>
          <w:szCs w:val="16"/>
        </w:rPr>
        <w:t>.</w:t>
      </w:r>
    </w:p>
    <w:p w14:paraId="65CA1309" w14:textId="77777777" w:rsidR="005B434B" w:rsidRPr="00070E0D" w:rsidRDefault="005B434B" w:rsidP="005B434B">
      <w:pPr>
        <w:pStyle w:val="CCSDescription"/>
        <w:rPr>
          <w:sz w:val="16"/>
          <w:szCs w:val="16"/>
        </w:rPr>
      </w:pPr>
      <w:r w:rsidRPr="008275CB">
        <w:rPr>
          <w:rStyle w:val="CCSHeadchar"/>
          <w:szCs w:val="18"/>
        </w:rPr>
        <w:t xml:space="preserve">CCS CONCEPTS </w:t>
      </w:r>
      <w:r w:rsidRPr="00070E0D">
        <w:rPr>
          <w:sz w:val="16"/>
          <w:szCs w:val="16"/>
        </w:rPr>
        <w:t xml:space="preserve">• </w:t>
      </w:r>
      <w:r w:rsidR="00397D0F" w:rsidRPr="00070E0D">
        <w:rPr>
          <w:sz w:val="16"/>
          <w:szCs w:val="16"/>
        </w:rPr>
        <w:t>Computing Methodologies</w:t>
      </w:r>
      <w:r w:rsidRPr="00070E0D">
        <w:rPr>
          <w:b w:val="0"/>
          <w:sz w:val="16"/>
          <w:szCs w:val="16"/>
        </w:rPr>
        <w:t xml:space="preserve"> • </w:t>
      </w:r>
      <w:r w:rsidR="00397D0F" w:rsidRPr="00070E0D">
        <w:rPr>
          <w:b w:val="0"/>
          <w:sz w:val="16"/>
          <w:szCs w:val="16"/>
        </w:rPr>
        <w:t>Artificial Intelligence</w:t>
      </w:r>
      <w:r w:rsidRPr="00070E0D">
        <w:rPr>
          <w:b w:val="0"/>
          <w:sz w:val="16"/>
          <w:szCs w:val="16"/>
        </w:rPr>
        <w:t xml:space="preserve"> • </w:t>
      </w:r>
      <w:r w:rsidR="00397D0F" w:rsidRPr="00070E0D">
        <w:rPr>
          <w:b w:val="0"/>
          <w:sz w:val="16"/>
          <w:szCs w:val="16"/>
        </w:rPr>
        <w:t>Natural language processing</w:t>
      </w:r>
    </w:p>
    <w:p w14:paraId="14492401" w14:textId="77777777" w:rsidR="005B434B" w:rsidRPr="00B25EC5" w:rsidRDefault="005B434B" w:rsidP="005B434B">
      <w:pPr>
        <w:pStyle w:val="KeyWords"/>
        <w:rPr>
          <w:b/>
          <w:szCs w:val="18"/>
        </w:rPr>
      </w:pPr>
      <w:r>
        <w:rPr>
          <w:rStyle w:val="KeyWordHeadchar"/>
          <w:b/>
          <w:szCs w:val="18"/>
        </w:rPr>
        <w:t xml:space="preserve">Additional Keywords and Phrases: </w:t>
      </w:r>
      <w:r w:rsidR="00E11726" w:rsidRPr="00070E0D">
        <w:rPr>
          <w:sz w:val="16"/>
          <w:szCs w:val="16"/>
        </w:rPr>
        <w:t>NLP, Gender bias, Transgender, Trans Studies, Bias Evaluation and Mitigation</w:t>
      </w:r>
    </w:p>
    <w:p w14:paraId="54F6E4C6" w14:textId="77777777" w:rsidR="005B434B" w:rsidRPr="000723E6" w:rsidRDefault="005B434B" w:rsidP="005B434B">
      <w:pPr>
        <w:pStyle w:val="ACMRefHead"/>
      </w:pPr>
      <w:r w:rsidRPr="000723E6">
        <w:t>ACM Reference Format:</w:t>
      </w:r>
    </w:p>
    <w:p w14:paraId="1EB3526E" w14:textId="77777777" w:rsidR="005B434B" w:rsidRPr="000723E6" w:rsidRDefault="005B434B" w:rsidP="005B434B">
      <w:pPr>
        <w:pStyle w:val="ACMRef"/>
      </w:pPr>
      <w:r w:rsidRPr="000723E6">
        <w:t>First Author</w:t>
      </w:r>
      <w:r>
        <w:t>’s Name, Initials, and Last Name</w:t>
      </w:r>
      <w:r w:rsidRPr="000723E6">
        <w:t>, Second Author</w:t>
      </w:r>
      <w:r>
        <w:t>’s Name, Initials, and Last Name</w:t>
      </w:r>
      <w:r w:rsidRPr="000723E6">
        <w:t>, and Third Author</w:t>
      </w:r>
      <w:r>
        <w:t>’s Name, Initials, and Last Name</w:t>
      </w:r>
      <w:r w:rsidRPr="000723E6">
        <w:t xml:space="preserve">. 2018. </w:t>
      </w:r>
      <w:r>
        <w:t>The Title of the Paper: ACM Conference Proceedings Manuscript Submission Template</w:t>
      </w:r>
      <w:r w:rsidRPr="000723E6">
        <w:t>: This is the subtitle of the paper</w:t>
      </w:r>
      <w:r>
        <w:t>,</w:t>
      </w:r>
      <w:r w:rsidRPr="00A02ED8">
        <w:t xml:space="preserve"> </w:t>
      </w:r>
      <w:r>
        <w:t>this document both explains and embodies the submission format for authors using Word</w:t>
      </w:r>
      <w:r w:rsidRPr="000723E6">
        <w:t>. In</w:t>
      </w:r>
      <w:r>
        <w:t xml:space="preserve"> </w:t>
      </w:r>
      <w:r w:rsidRPr="000723E6">
        <w:t>Woodstock ’18: ACM Symposium on Neural</w:t>
      </w:r>
      <w:r>
        <w:t xml:space="preserve"> </w:t>
      </w:r>
      <w:r w:rsidRPr="000723E6">
        <w:t>Gaze Detection, June 03–05, 2018, Woodstock, NY.</w:t>
      </w:r>
      <w:r>
        <w:t xml:space="preserve"> </w:t>
      </w:r>
      <w:r w:rsidRPr="000723E6">
        <w:t xml:space="preserve">ACM, New York, NY, USA, 10 pages. </w:t>
      </w:r>
      <w:r>
        <w:t>NOTE: This block will be automatically generated when manuscripts are processed after acceptance.</w:t>
      </w:r>
    </w:p>
    <w:p w14:paraId="606DF8E9" w14:textId="77777777" w:rsidR="005B434B" w:rsidRDefault="005B434B" w:rsidP="005B434B">
      <w:pPr>
        <w:pStyle w:val="Head1"/>
        <w:tabs>
          <w:tab w:val="clear" w:pos="360"/>
        </w:tabs>
        <w:ind w:left="432" w:hanging="432"/>
      </w:pPr>
      <w:r>
        <w:t>Introduction</w:t>
      </w:r>
    </w:p>
    <w:p w14:paraId="75F2F043" w14:textId="3361F7C5" w:rsidR="00397D0F" w:rsidRPr="00397D0F" w:rsidRDefault="00397D0F" w:rsidP="00397D0F">
      <w:pPr>
        <w:pStyle w:val="Para"/>
        <w:ind w:firstLine="0"/>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There is a global urgency to define</w:t>
      </w:r>
      <w:r w:rsidR="00786740">
        <w:rPr>
          <w:rFonts w:ascii="Linux Libertine" w:eastAsia="Times New Roman" w:hAnsi="Linux Libertine" w:cs="Linux Libertine"/>
          <w:color w:val="000000"/>
          <w:szCs w:val="18"/>
        </w:rPr>
        <w:t xml:space="preserve"> gender</w:t>
      </w:r>
      <w:r w:rsidRPr="00397D0F">
        <w:rPr>
          <w:rFonts w:ascii="Linux Libertine" w:eastAsia="Times New Roman" w:hAnsi="Linux Libertine" w:cs="Linux Libertine"/>
          <w:color w:val="000000"/>
          <w:szCs w:val="18"/>
        </w:rPr>
        <w:t xml:space="preserve">. In various </w:t>
      </w:r>
      <w:r w:rsidRPr="00397D0F">
        <w:rPr>
          <w:rFonts w:ascii="Linux Libertine" w:hAnsi="Linux Libertine" w:cs="Linux Libertine"/>
          <w:szCs w:val="18"/>
        </w:rPr>
        <w:t>countries</w:t>
      </w:r>
      <w:r w:rsidRPr="00397D0F">
        <w:rPr>
          <w:rFonts w:ascii="Linux Libertine" w:eastAsia="Times New Roman" w:hAnsi="Linux Libertine" w:cs="Linux Libertine"/>
          <w:color w:val="000000"/>
          <w:szCs w:val="18"/>
        </w:rPr>
        <w:t xml:space="preserve"> around the world, gender designations like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transgender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and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nonbinary</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are prompting backlash that has resulted in the retraction of hard-gained rights for LGBTQ+ groups, such as the </w:t>
      </w:r>
      <w:r w:rsidRPr="00397D0F">
        <w:rPr>
          <w:rFonts w:ascii="Linux Libertine" w:hAnsi="Linux Libertine" w:cs="Linux Libertine"/>
          <w:color w:val="000000"/>
          <w:szCs w:val="18"/>
        </w:rPr>
        <w:t xml:space="preserve">recent </w:t>
      </w:r>
      <w:r w:rsidRPr="00397D0F">
        <w:rPr>
          <w:rFonts w:ascii="Linux Libertine" w:eastAsia="Times New Roman" w:hAnsi="Linux Libertine" w:cs="Linux Libertine"/>
          <w:color w:val="000000"/>
          <w:szCs w:val="18"/>
        </w:rPr>
        <w:t xml:space="preserve">ban on gender-affirming care for minors in the USA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5</w:t>
      </w:r>
      <w:r w:rsidR="00023998">
        <w:rPr>
          <w:rFonts w:ascii="Linux Libertine" w:eastAsia="Times New Roman" w:hAnsi="Linux Libertine" w:cs="Linux Libertine"/>
          <w:color w:val="000000"/>
          <w:szCs w:val="18"/>
        </w:rPr>
        <w:t>].</w:t>
      </w:r>
      <w:r w:rsidRPr="00397D0F">
        <w:rPr>
          <w:rFonts w:ascii="Linux Libertine" w:eastAsia="Times New Roman" w:hAnsi="Linux Libertine" w:cs="Linux Libertine"/>
          <w:color w:val="000000"/>
          <w:szCs w:val="18"/>
        </w:rPr>
        <w:t xml:space="preserve"> This backlash takes what it terms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gender ideology</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or nontraditional views of gender that are not based on biological sex, as a rallying cry for political priorities that </w:t>
      </w:r>
      <w:r w:rsidR="0013119A">
        <w:rPr>
          <w:rFonts w:ascii="Linux Libertine" w:eastAsia="Times New Roman" w:hAnsi="Linux Libertine" w:cs="Linux Libertine"/>
          <w:color w:val="000000"/>
          <w:szCs w:val="18"/>
        </w:rPr>
        <w:t>align with patriarchal</w:t>
      </w:r>
      <w:r w:rsidR="00751AEE">
        <w:rPr>
          <w:rFonts w:ascii="Linux Libertine" w:eastAsia="Times New Roman" w:hAnsi="Linux Libertine" w:cs="Linux Libertine"/>
          <w:color w:val="000000"/>
          <w:szCs w:val="18"/>
        </w:rPr>
        <w:t xml:space="preserve"> and xenophobic</w:t>
      </w:r>
      <w:r w:rsidR="0013119A">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logic</w:t>
      </w:r>
      <w:r w:rsidR="0013119A">
        <w:rPr>
          <w:rFonts w:ascii="Linux Libertine" w:eastAsia="Times New Roman" w:hAnsi="Linux Libertine" w:cs="Linux Libertine"/>
          <w:color w:val="000000"/>
          <w:szCs w:val="18"/>
        </w:rPr>
        <w:t>s</w:t>
      </w:r>
      <w:r w:rsidRPr="00397D0F">
        <w:rPr>
          <w:rFonts w:ascii="Linux Libertine" w:eastAsia="Times New Roman" w:hAnsi="Linux Libertine" w:cs="Linux Libertine"/>
          <w:color w:val="000000"/>
          <w:szCs w:val="18"/>
        </w:rPr>
        <w:t xml:space="preserve">, such as anti-immigrant discrimination </w:t>
      </w:r>
      <w:r w:rsidR="00D6313D">
        <w:rPr>
          <w:rFonts w:ascii="Linux Libertine" w:eastAsia="Times New Roman" w:hAnsi="Linux Libertine" w:cs="Linux Libertine"/>
          <w:color w:val="000000"/>
          <w:szCs w:val="18"/>
        </w:rPr>
        <w:t>[</w:t>
      </w:r>
      <w:r w:rsidR="00386DA1">
        <w:rPr>
          <w:rFonts w:ascii="Linux Libertine" w:eastAsia="Times New Roman" w:hAnsi="Linux Libertine" w:cs="Linux Libertine"/>
          <w:color w:val="000000"/>
          <w:szCs w:val="18"/>
        </w:rPr>
        <w:t>7</w:t>
      </w:r>
      <w:r w:rsidR="00D6313D">
        <w:rPr>
          <w:rFonts w:ascii="Linux Libertine" w:eastAsia="Times New Roman" w:hAnsi="Linux Libertine" w:cs="Linux Libertine"/>
          <w:color w:val="000000"/>
          <w:szCs w:val="18"/>
        </w:rPr>
        <w:t xml:space="preserve">,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2</w:t>
      </w:r>
      <w:r w:rsidR="00023998">
        <w:rPr>
          <w:rFonts w:ascii="Linux Libertine" w:eastAsia="Times New Roman" w:hAnsi="Linux Libertine" w:cs="Linux Libertine"/>
          <w:color w:val="000000"/>
          <w:szCs w:val="18"/>
        </w:rPr>
        <w:t xml:space="preserve">, </w:t>
      </w:r>
      <w:r w:rsidR="002B2B8E">
        <w:rPr>
          <w:rFonts w:ascii="Linux Libertine" w:eastAsia="Times New Roman" w:hAnsi="Linux Libertine" w:cs="Linux Libertine"/>
          <w:color w:val="000000"/>
          <w:szCs w:val="18"/>
        </w:rPr>
        <w:t>3</w:t>
      </w:r>
      <w:r w:rsidR="00386DA1">
        <w:rPr>
          <w:rFonts w:ascii="Linux Libertine" w:eastAsia="Times New Roman" w:hAnsi="Linux Libertine" w:cs="Linux Libertine"/>
          <w:color w:val="000000"/>
          <w:szCs w:val="18"/>
        </w:rPr>
        <w:t>3</w:t>
      </w:r>
      <w:r w:rsidR="00D6313D">
        <w:rPr>
          <w:rFonts w:ascii="Linux Libertine" w:hAnsi="Linux Libertine" w:cs="Linux Libertine"/>
          <w:color w:val="000000"/>
          <w:szCs w:val="18"/>
        </w:rPr>
        <w:t>].</w:t>
      </w:r>
    </w:p>
    <w:p w14:paraId="03F83095" w14:textId="7B62682A" w:rsidR="00397D0F" w:rsidRPr="00397D0F" w:rsidRDefault="00397D0F" w:rsidP="00397D0F">
      <w:pPr>
        <w:pStyle w:val="Para"/>
        <w:rPr>
          <w:rFonts w:ascii="Linux Libertine" w:eastAsia="Times New Roman" w:hAnsi="Linux Libertine" w:cs="Linux Libertine"/>
          <w:color w:val="000000"/>
          <w:szCs w:val="18"/>
        </w:rPr>
      </w:pPr>
      <w:r w:rsidRPr="00397D0F">
        <w:rPr>
          <w:rFonts w:ascii="Linux Libertine" w:eastAsia="Times New Roman" w:hAnsi="Linux Libertine" w:cs="Linux Libertine"/>
          <w:color w:val="000000"/>
          <w:szCs w:val="18"/>
        </w:rPr>
        <w:t xml:space="preserve">In response to attacks on </w:t>
      </w:r>
      <w:r w:rsidRPr="00397D0F">
        <w:rPr>
          <w:rFonts w:ascii="Linux Libertine" w:hAnsi="Linux Libertine" w:cs="Linux Libertine"/>
          <w:color w:val="000000"/>
          <w:szCs w:val="18"/>
        </w:rPr>
        <w:t xml:space="preserve">so-called </w:t>
      </w:r>
      <w:r w:rsidRPr="00397D0F">
        <w:rPr>
          <w:rFonts w:ascii="Linux Libertine" w:eastAsia="Times New Roman" w:hAnsi="Linux Libertine" w:cs="Linux Libertine"/>
          <w:color w:val="000000"/>
          <w:szCs w:val="18"/>
        </w:rPr>
        <w:t xml:space="preserve">gender ideology, some progressive groups have doubled down on a definition of gender that is based on internal identification rather than biological reality </w:t>
      </w:r>
      <w:r w:rsidR="00023998">
        <w:rPr>
          <w:rFonts w:ascii="Linux Libertine" w:eastAsia="Times New Roman" w:hAnsi="Linux Libertine" w:cs="Linux Libertine"/>
          <w:color w:val="000000"/>
          <w:szCs w:val="18"/>
        </w:rPr>
        <w:t>[1</w:t>
      </w:r>
      <w:r w:rsidR="00386DA1">
        <w:rPr>
          <w:rFonts w:ascii="Linux Libertine" w:eastAsia="Times New Roman" w:hAnsi="Linux Libertine" w:cs="Linux Libertine"/>
          <w:color w:val="000000"/>
          <w:szCs w:val="18"/>
        </w:rPr>
        <w:t>5</w:t>
      </w:r>
      <w:r w:rsidR="00023998">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Drawing from</w:t>
      </w:r>
      <w:r w:rsidR="00786740">
        <w:rPr>
          <w:rFonts w:ascii="Linux Libertine" w:eastAsia="Times New Roman" w:hAnsi="Linux Libertine" w:cs="Linux Libertine"/>
          <w:color w:val="000000"/>
          <w:szCs w:val="18"/>
        </w:rPr>
        <w:t xml:space="preserve"> foundational</w:t>
      </w:r>
      <w:r w:rsidRPr="00397D0F">
        <w:rPr>
          <w:rFonts w:ascii="Linux Libertine" w:eastAsia="Times New Roman" w:hAnsi="Linux Libertine" w:cs="Linux Libertine"/>
          <w:color w:val="000000"/>
          <w:szCs w:val="18"/>
        </w:rPr>
        <w:t xml:space="preserve"> theories of gender, such as Judith Butler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s </w:t>
      </w:r>
      <w:r w:rsidR="00D6313D">
        <w:rPr>
          <w:rFonts w:ascii="Linux Libertine" w:eastAsia="Times New Roman" w:hAnsi="Linux Libertine" w:cs="Linux Libertine"/>
          <w:color w:val="000000"/>
          <w:szCs w:val="18"/>
        </w:rPr>
        <w:t xml:space="preserve">[6] </w:t>
      </w:r>
      <w:r w:rsidRPr="00397D0F">
        <w:rPr>
          <w:rFonts w:ascii="Linux Libertine" w:eastAsia="Times New Roman" w:hAnsi="Linux Libertine" w:cs="Linux Libertine"/>
          <w:color w:val="000000"/>
          <w:szCs w:val="18"/>
        </w:rPr>
        <w:t xml:space="preserve">theory of Gender Performativity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discussed in more detail below), </w:t>
      </w:r>
      <w:r w:rsidR="0013119A">
        <w:rPr>
          <w:rFonts w:ascii="Linux Libertine" w:eastAsia="Times New Roman" w:hAnsi="Linux Libertine" w:cs="Linux Libertine"/>
          <w:color w:val="000000"/>
          <w:szCs w:val="18"/>
        </w:rPr>
        <w:t>which</w:t>
      </w:r>
      <w:r w:rsidRPr="00397D0F">
        <w:rPr>
          <w:rFonts w:ascii="Linux Libertine" w:eastAsia="Times New Roman" w:hAnsi="Linux Libertine" w:cs="Linux Libertine"/>
          <w:color w:val="000000"/>
          <w:szCs w:val="18"/>
        </w:rPr>
        <w:t xml:space="preserve"> breaks down the rigid and causal relationship between sex and gender, </w:t>
      </w:r>
      <w:r w:rsidR="0013119A">
        <w:rPr>
          <w:rFonts w:ascii="Linux Libertine" w:eastAsia="Times New Roman" w:hAnsi="Linux Libertine" w:cs="Linux Libertine"/>
          <w:color w:val="000000"/>
          <w:szCs w:val="18"/>
        </w:rPr>
        <w:t xml:space="preserve">this perspective </w:t>
      </w:r>
      <w:r w:rsidRPr="00397D0F">
        <w:rPr>
          <w:rFonts w:ascii="Linux Libertine" w:eastAsia="Times New Roman" w:hAnsi="Linux Libertine" w:cs="Linux Libertine"/>
          <w:color w:val="000000"/>
          <w:szCs w:val="18"/>
        </w:rPr>
        <w:t>leav</w:t>
      </w:r>
      <w:r w:rsidR="0013119A">
        <w:rPr>
          <w:rFonts w:ascii="Linux Libertine" w:eastAsia="Times New Roman" w:hAnsi="Linux Libertine" w:cs="Linux Libertine"/>
          <w:color w:val="000000"/>
          <w:szCs w:val="18"/>
        </w:rPr>
        <w:t>es</w:t>
      </w:r>
      <w:r w:rsidRPr="00397D0F">
        <w:rPr>
          <w:rFonts w:ascii="Linux Libertine" w:eastAsia="Times New Roman" w:hAnsi="Linux Libertine" w:cs="Linux Libertine"/>
          <w:color w:val="000000"/>
          <w:szCs w:val="18"/>
        </w:rPr>
        <w:t xml:space="preserve"> room for individuals to identify </w:t>
      </w:r>
      <w:r w:rsidR="0013119A">
        <w:rPr>
          <w:rFonts w:ascii="Linux Libertine" w:eastAsia="Times New Roman" w:hAnsi="Linux Libertine" w:cs="Linux Libertine"/>
          <w:color w:val="000000"/>
          <w:szCs w:val="18"/>
        </w:rPr>
        <w:t>according to their personal perception and feeling, which</w:t>
      </w:r>
      <w:r w:rsidRPr="00397D0F">
        <w:rPr>
          <w:rFonts w:ascii="Linux Libertine" w:eastAsia="Times New Roman" w:hAnsi="Linux Libertine" w:cs="Linux Libertine"/>
          <w:color w:val="000000"/>
          <w:szCs w:val="18"/>
        </w:rPr>
        <w:t xml:space="preserve"> may or may not correspond to their assigned sex at birth.</w:t>
      </w:r>
    </w:p>
    <w:p w14:paraId="57C6B43B" w14:textId="4D6821BB" w:rsidR="00E75FEF" w:rsidRPr="00397D0F" w:rsidRDefault="00F964EE" w:rsidP="00E75FEF">
      <w:pPr>
        <w:pStyle w:val="Para"/>
        <w:rPr>
          <w:rFonts w:ascii="Linux Libertine" w:eastAsia="Times New Roman" w:hAnsi="Linux Libertine" w:cs="Linux Libertine"/>
          <w:color w:val="000000"/>
          <w:szCs w:val="18"/>
        </w:rPr>
      </w:pPr>
      <w:r>
        <w:rPr>
          <w:rFonts w:ascii="Linux Libertine" w:eastAsia="Times New Roman" w:hAnsi="Linux Libertine" w:cs="Linux Libertine"/>
          <w:color w:val="000000"/>
          <w:szCs w:val="18"/>
        </w:rPr>
        <w:t xml:space="preserve">In contrast to the progressive view, </w:t>
      </w:r>
      <w:r w:rsidR="00E75FEF">
        <w:rPr>
          <w:rFonts w:ascii="Linux Libertine" w:eastAsia="Times New Roman" w:hAnsi="Linux Libertine" w:cs="Linux Libertine"/>
          <w:color w:val="000000"/>
          <w:szCs w:val="18"/>
        </w:rPr>
        <w:t xml:space="preserve">the </w:t>
      </w:r>
      <w:r>
        <w:rPr>
          <w:rFonts w:ascii="Linux Libertine" w:eastAsia="Times New Roman" w:hAnsi="Linux Libertine" w:cs="Linux Libertine"/>
          <w:color w:val="000000"/>
          <w:szCs w:val="18"/>
        </w:rPr>
        <w:t>academic</w:t>
      </w:r>
      <w:r w:rsidR="00E75FEF" w:rsidRPr="00397D0F">
        <w:rPr>
          <w:rFonts w:ascii="Linux Libertine" w:eastAsia="Times New Roman" w:hAnsi="Linux Libertine" w:cs="Linux Libertine"/>
          <w:color w:val="000000"/>
          <w:szCs w:val="18"/>
        </w:rPr>
        <w:t xml:space="preserve"> field of Trans Studies has been exploring paradigms </w:t>
      </w:r>
      <w:r>
        <w:rPr>
          <w:rFonts w:ascii="Linux Libertine" w:eastAsia="Times New Roman" w:hAnsi="Linux Libertine" w:cs="Linux Libertine"/>
          <w:color w:val="000000"/>
          <w:szCs w:val="18"/>
        </w:rPr>
        <w:t>that d</w:t>
      </w:r>
      <w:r w:rsidR="00E75FEF" w:rsidRPr="00397D0F">
        <w:rPr>
          <w:rFonts w:ascii="Linux Libertine" w:eastAsia="Times New Roman" w:hAnsi="Linux Libertine" w:cs="Linux Libertine"/>
          <w:color w:val="000000"/>
          <w:szCs w:val="18"/>
        </w:rPr>
        <w:t xml:space="preserve">escribe and represent </w:t>
      </w:r>
      <w:r w:rsidR="00E75FEF">
        <w:rPr>
          <w:rFonts w:ascii="Linux Libertine" w:eastAsia="Times New Roman" w:hAnsi="Linux Libertine" w:cs="Linux Libertine"/>
          <w:color w:val="000000"/>
          <w:szCs w:val="18"/>
        </w:rPr>
        <w:t>non-normative forms of</w:t>
      </w:r>
      <w:r w:rsidR="00E75FEF" w:rsidRPr="00397D0F">
        <w:rPr>
          <w:rFonts w:ascii="Linux Libertine" w:eastAsia="Times New Roman" w:hAnsi="Linux Libertine" w:cs="Linux Libertine"/>
          <w:color w:val="000000"/>
          <w:szCs w:val="18"/>
        </w:rPr>
        <w:t xml:space="preserve"> gender</w:t>
      </w:r>
      <w:r>
        <w:rPr>
          <w:rFonts w:ascii="Linux Libertine" w:eastAsia="Times New Roman" w:hAnsi="Linux Libertine" w:cs="Linux Libertine"/>
          <w:color w:val="000000"/>
          <w:szCs w:val="18"/>
        </w:rPr>
        <w:t xml:space="preserve"> </w:t>
      </w:r>
      <w:r w:rsidR="00786740">
        <w:rPr>
          <w:rFonts w:ascii="Linux Libertine" w:eastAsia="Times New Roman" w:hAnsi="Linux Libertine" w:cs="Linux Libertine"/>
          <w:color w:val="000000"/>
          <w:szCs w:val="18"/>
        </w:rPr>
        <w:t>according to its expressive characteristics</w:t>
      </w:r>
      <w:r>
        <w:rPr>
          <w:rFonts w:ascii="Linux Libertine" w:eastAsia="Times New Roman" w:hAnsi="Linux Libertine" w:cs="Linux Libertine"/>
          <w:color w:val="000000"/>
          <w:szCs w:val="18"/>
        </w:rPr>
        <w:t>. One</w:t>
      </w:r>
      <w:r w:rsidR="00E75FEF" w:rsidRPr="00397D0F">
        <w:rPr>
          <w:rFonts w:ascii="Linux Libertine" w:eastAsia="Times New Roman" w:hAnsi="Linux Libertine" w:cs="Linux Libertine"/>
          <w:color w:val="000000"/>
          <w:szCs w:val="18"/>
        </w:rPr>
        <w:t xml:space="preserve"> perspective</w:t>
      </w:r>
      <w:r>
        <w:rPr>
          <w:rFonts w:ascii="Linux Libertine" w:eastAsia="Times New Roman" w:hAnsi="Linux Libertine" w:cs="Linux Libertine"/>
          <w:color w:val="000000"/>
          <w:szCs w:val="18"/>
        </w:rPr>
        <w:t xml:space="preserve"> from this field</w:t>
      </w:r>
      <w:r w:rsidR="00E75FEF" w:rsidRPr="00397D0F">
        <w:rPr>
          <w:rFonts w:ascii="Linux Libertine" w:eastAsia="Times New Roman" w:hAnsi="Linux Libertine" w:cs="Linux Libertine"/>
          <w:color w:val="000000"/>
          <w:szCs w:val="18"/>
        </w:rPr>
        <w:t xml:space="preserve">, </w:t>
      </w:r>
      <w:r w:rsidR="00E75FEF" w:rsidRPr="00397D0F">
        <w:rPr>
          <w:rFonts w:ascii="Linux Libertine" w:eastAsia="Times New Roman" w:hAnsi="Linux Libertine" w:cs="Linux Libertine"/>
          <w:color w:val="000000"/>
          <w:szCs w:val="18"/>
        </w:rPr>
        <w:lastRenderedPageBreak/>
        <w:t xml:space="preserve">called </w:t>
      </w:r>
      <w:r w:rsidR="00E75FEF" w:rsidRPr="00397D0F">
        <w:rPr>
          <w:rFonts w:ascii="Linux Libertine" w:hAnsi="Linux Libertine" w:cs="Linux Libertine"/>
          <w:color w:val="000000"/>
          <w:szCs w:val="18"/>
        </w:rPr>
        <w:t>“</w:t>
      </w:r>
      <w:r w:rsidR="00E75FEF" w:rsidRPr="00397D0F">
        <w:rPr>
          <w:rFonts w:ascii="Linux Libertine" w:eastAsia="Times New Roman" w:hAnsi="Linux Libertine" w:cs="Linux Libertine"/>
          <w:color w:val="000000"/>
          <w:szCs w:val="18"/>
        </w:rPr>
        <w:t>trans materialism</w:t>
      </w:r>
      <w:r w:rsidR="00E75FEF" w:rsidRPr="00397D0F">
        <w:rPr>
          <w:rFonts w:ascii="Linux Libertine" w:hAnsi="Linux Libertine" w:cs="Linux Libertine"/>
          <w:color w:val="000000"/>
          <w:szCs w:val="18"/>
        </w:rPr>
        <w:t>”</w:t>
      </w:r>
      <w:r w:rsidR="00E75FEF" w:rsidRPr="00397D0F">
        <w:rPr>
          <w:rFonts w:ascii="Linux Libertine" w:eastAsia="Times New Roman" w:hAnsi="Linux Libertine" w:cs="Linux Libertine"/>
          <w:color w:val="000000"/>
          <w:szCs w:val="18"/>
        </w:rPr>
        <w:t xml:space="preserve">, is based on the notion that gender </w:t>
      </w:r>
      <w:r>
        <w:rPr>
          <w:rFonts w:ascii="Linux Libertine" w:eastAsia="Times New Roman" w:hAnsi="Linux Libertine" w:cs="Linux Libertine"/>
          <w:color w:val="000000"/>
          <w:szCs w:val="18"/>
        </w:rPr>
        <w:t xml:space="preserve">operates externally, and ought to be evident in </w:t>
      </w:r>
      <w:r w:rsidR="0013119A">
        <w:rPr>
          <w:rFonts w:ascii="Linux Libertine" w:eastAsia="Times New Roman" w:hAnsi="Linux Libertine" w:cs="Linux Libertine"/>
          <w:color w:val="000000"/>
          <w:szCs w:val="18"/>
        </w:rPr>
        <w:t xml:space="preserve">behavior, </w:t>
      </w:r>
      <w:r>
        <w:rPr>
          <w:rFonts w:ascii="Linux Libertine" w:eastAsia="Times New Roman" w:hAnsi="Linux Libertine" w:cs="Linux Libertine"/>
          <w:color w:val="000000"/>
          <w:szCs w:val="18"/>
        </w:rPr>
        <w:t>social relations</w:t>
      </w:r>
      <w:r w:rsidR="0013119A">
        <w:rPr>
          <w:rFonts w:ascii="Linux Libertine" w:eastAsia="Times New Roman" w:hAnsi="Linux Libertine" w:cs="Linux Libertine"/>
          <w:color w:val="000000"/>
          <w:szCs w:val="18"/>
        </w:rPr>
        <w:t xml:space="preserve">, and </w:t>
      </w:r>
      <w:r w:rsidR="00786740">
        <w:rPr>
          <w:rFonts w:ascii="Linux Libertine" w:eastAsia="Times New Roman" w:hAnsi="Linux Libertine" w:cs="Linux Libertine"/>
          <w:color w:val="000000"/>
          <w:szCs w:val="18"/>
        </w:rPr>
        <w:t>appearance</w:t>
      </w:r>
      <w:r>
        <w:rPr>
          <w:rFonts w:ascii="Linux Libertine" w:eastAsia="Times New Roman" w:hAnsi="Linux Libertine" w:cs="Linux Libertine"/>
          <w:color w:val="000000"/>
          <w:szCs w:val="18"/>
        </w:rPr>
        <w:t xml:space="preserve"> </w:t>
      </w:r>
      <w:r w:rsidR="00E75FEF">
        <w:rPr>
          <w:rFonts w:ascii="Linux Libertine" w:eastAsia="Times New Roman" w:hAnsi="Linux Libertine" w:cs="Linux Libertine"/>
          <w:color w:val="000000"/>
          <w:szCs w:val="18"/>
        </w:rPr>
        <w:t>[1]</w:t>
      </w:r>
      <w:r w:rsidR="00E75FEF" w:rsidRPr="00397D0F">
        <w:rPr>
          <w:rFonts w:ascii="Linux Libertine" w:eastAsia="Times New Roman" w:hAnsi="Linux Libertine" w:cs="Linux Libertine"/>
          <w:color w:val="000000"/>
          <w:szCs w:val="18"/>
        </w:rPr>
        <w:t xml:space="preserve">. </w:t>
      </w:r>
      <w:r w:rsidR="00E75FEF">
        <w:rPr>
          <w:rFonts w:ascii="Linux Libertine" w:eastAsia="Times New Roman" w:hAnsi="Linux Libertine" w:cs="Linux Libertine"/>
          <w:color w:val="000000"/>
          <w:szCs w:val="18"/>
        </w:rPr>
        <w:t>Its logic, simply put,</w:t>
      </w:r>
      <w:r w:rsidR="00E75FEF" w:rsidRPr="00397D0F">
        <w:rPr>
          <w:rFonts w:ascii="Linux Libertine" w:eastAsia="Times New Roman" w:hAnsi="Linux Libertine" w:cs="Linux Libertine"/>
          <w:color w:val="000000"/>
          <w:szCs w:val="18"/>
        </w:rPr>
        <w:t xml:space="preserve"> states that if gender is conceived as an</w:t>
      </w:r>
      <w:r w:rsidR="0013119A">
        <w:rPr>
          <w:rFonts w:ascii="Linux Libertine" w:eastAsia="Times New Roman" w:hAnsi="Linux Libertine" w:cs="Linux Libertine"/>
          <w:color w:val="000000"/>
          <w:szCs w:val="18"/>
        </w:rPr>
        <w:t xml:space="preserve"> </w:t>
      </w:r>
      <w:r w:rsidR="00786740">
        <w:rPr>
          <w:rFonts w:ascii="Linux Libertine" w:eastAsia="Times New Roman" w:hAnsi="Linux Libertine" w:cs="Linux Libertine"/>
          <w:color w:val="000000"/>
          <w:szCs w:val="18"/>
        </w:rPr>
        <w:t>external</w:t>
      </w:r>
      <w:r w:rsidR="00E75FEF" w:rsidRPr="00397D0F">
        <w:rPr>
          <w:rFonts w:ascii="Linux Libertine" w:eastAsia="Times New Roman" w:hAnsi="Linux Libertine" w:cs="Linux Libertine"/>
          <w:color w:val="000000"/>
          <w:szCs w:val="18"/>
        </w:rPr>
        <w:t xml:space="preserve"> phenomenon</w:t>
      </w:r>
      <w:r w:rsidR="00E75FEF" w:rsidRPr="00397D0F">
        <w:rPr>
          <w:rFonts w:ascii="Linux Libertine" w:hAnsi="Linux Libertine" w:cs="Linux Libertine"/>
          <w:color w:val="000000"/>
          <w:szCs w:val="18"/>
        </w:rPr>
        <w:t xml:space="preserve">, </w:t>
      </w:r>
      <w:r w:rsidR="00E75FEF" w:rsidRPr="00397D0F">
        <w:rPr>
          <w:rFonts w:ascii="Linux Libertine" w:eastAsia="Times New Roman" w:hAnsi="Linux Libertine" w:cs="Linux Libertine"/>
          <w:color w:val="000000"/>
          <w:szCs w:val="18"/>
        </w:rPr>
        <w:t>it will be easier to make visible those who are non-conforming</w:t>
      </w:r>
      <w:r w:rsidR="00786740">
        <w:rPr>
          <w:rFonts w:ascii="Linux Libertine" w:eastAsia="Times New Roman" w:hAnsi="Linux Libertine" w:cs="Linux Libertine"/>
          <w:color w:val="000000"/>
          <w:szCs w:val="18"/>
        </w:rPr>
        <w:t xml:space="preserve"> to gender norms</w:t>
      </w:r>
      <w:r w:rsidR="00E75FEF" w:rsidRPr="00397D0F">
        <w:rPr>
          <w:rFonts w:ascii="Linux Libertine" w:eastAsia="Times New Roman" w:hAnsi="Linux Libertine" w:cs="Linux Libertine"/>
          <w:color w:val="000000"/>
          <w:szCs w:val="18"/>
        </w:rPr>
        <w:t>, and therefore most marginalized</w:t>
      </w:r>
      <w:r w:rsidR="00786740">
        <w:rPr>
          <w:rFonts w:ascii="Linux Libertine" w:eastAsia="Times New Roman" w:hAnsi="Linux Libertine" w:cs="Linux Libertine"/>
          <w:color w:val="000000"/>
          <w:szCs w:val="18"/>
        </w:rPr>
        <w:t>.</w:t>
      </w:r>
    </w:p>
    <w:p w14:paraId="636C695E" w14:textId="367A1A93" w:rsidR="00397D0F" w:rsidRPr="00397D0F" w:rsidRDefault="0013119A" w:rsidP="00397D0F">
      <w:pPr>
        <w:pStyle w:val="Para"/>
        <w:rPr>
          <w:rFonts w:ascii="Linux Libertine" w:eastAsia="Times New Roman" w:hAnsi="Linux Libertine" w:cs="Linux Libertine"/>
          <w:color w:val="000000"/>
          <w:szCs w:val="18"/>
        </w:rPr>
      </w:pPr>
      <w:r>
        <w:rPr>
          <w:rFonts w:ascii="Linux Libertine" w:eastAsia="Times New Roman" w:hAnsi="Linux Libertine" w:cs="Linux Libertine"/>
          <w:color w:val="000000"/>
          <w:szCs w:val="18"/>
        </w:rPr>
        <w:t>Across</w:t>
      </w:r>
      <w:r w:rsidR="00F964EE">
        <w:rPr>
          <w:rFonts w:ascii="Linux Libertine" w:eastAsia="Times New Roman" w:hAnsi="Linux Libertine" w:cs="Linux Libertine"/>
          <w:color w:val="000000"/>
          <w:szCs w:val="18"/>
        </w:rPr>
        <w:t xml:space="preserve"> the disciplinary divide,</w:t>
      </w:r>
      <w:r w:rsidR="00E75FEF">
        <w:rPr>
          <w:rFonts w:ascii="Linux Libertine" w:eastAsia="Times New Roman" w:hAnsi="Linux Libertine" w:cs="Linux Libertine"/>
          <w:color w:val="000000"/>
          <w:szCs w:val="18"/>
        </w:rPr>
        <w:t xml:space="preserve"> NLP has been developing </w:t>
      </w:r>
      <w:r w:rsidR="00F964EE">
        <w:rPr>
          <w:rFonts w:ascii="Linux Libertine" w:eastAsia="Times New Roman" w:hAnsi="Linux Libertine" w:cs="Linux Libertine"/>
          <w:color w:val="000000"/>
          <w:szCs w:val="18"/>
        </w:rPr>
        <w:t xml:space="preserve">various </w:t>
      </w:r>
      <w:r w:rsidR="00E75FEF">
        <w:rPr>
          <w:rFonts w:ascii="Linux Libertine" w:eastAsia="Times New Roman" w:hAnsi="Linux Libertine" w:cs="Linux Libertine"/>
          <w:color w:val="000000"/>
          <w:szCs w:val="18"/>
        </w:rPr>
        <w:t>methods for studying gender bias in language</w:t>
      </w:r>
      <w:r>
        <w:rPr>
          <w:rFonts w:ascii="Linux Libertine" w:eastAsia="Times New Roman" w:hAnsi="Linux Libertine" w:cs="Linux Libertine"/>
          <w:color w:val="000000"/>
          <w:szCs w:val="18"/>
        </w:rPr>
        <w:t xml:space="preserve"> forms</w:t>
      </w:r>
      <w:r w:rsidR="00397D0F" w:rsidRPr="00397D0F">
        <w:rPr>
          <w:rFonts w:ascii="Linux Libertine" w:eastAsia="Times New Roman" w:hAnsi="Linux Libertine" w:cs="Linux Libertine"/>
          <w:color w:val="000000"/>
          <w:szCs w:val="18"/>
        </w:rPr>
        <w:t xml:space="preserve">. Over the past several years, such methods have ranged from Word Embedding approaches </w:t>
      </w:r>
      <w:r w:rsidR="00D6313D">
        <w:rPr>
          <w:rFonts w:ascii="Linux Libertine" w:eastAsia="Times New Roman" w:hAnsi="Linux Libertine" w:cs="Linux Libertine"/>
          <w:color w:val="000000"/>
          <w:szCs w:val="18"/>
        </w:rPr>
        <w:t xml:space="preserve">[5], </w:t>
      </w:r>
      <w:r w:rsidR="00397D0F" w:rsidRPr="00397D0F">
        <w:rPr>
          <w:rFonts w:ascii="Linux Libertine" w:eastAsia="Times New Roman" w:hAnsi="Linux Libertine" w:cs="Linux Libertine"/>
          <w:color w:val="000000"/>
          <w:szCs w:val="18"/>
        </w:rPr>
        <w:t xml:space="preserve">to Coreference Resolution tasks </w:t>
      </w:r>
      <w:r w:rsidR="00386DA1">
        <w:rPr>
          <w:rFonts w:ascii="Linux Libertine" w:eastAsia="Times New Roman" w:hAnsi="Linux Libertine" w:cs="Linux Libertine"/>
          <w:color w:val="000000"/>
          <w:szCs w:val="18"/>
        </w:rPr>
        <w:t>[32]</w:t>
      </w:r>
      <w:r w:rsidR="002B2B8E">
        <w:rPr>
          <w:rFonts w:ascii="Linux Libertine" w:eastAsia="Times New Roman" w:hAnsi="Linux Libertine" w:cs="Linux Libertine"/>
          <w:color w:val="000000"/>
          <w:szCs w:val="18"/>
        </w:rPr>
        <w:t xml:space="preserve">, </w:t>
      </w:r>
      <w:r w:rsidR="00397D0F" w:rsidRPr="00397D0F">
        <w:rPr>
          <w:rFonts w:ascii="Linux Libertine" w:eastAsia="Times New Roman" w:hAnsi="Linux Libertine" w:cs="Linux Libertine"/>
          <w:color w:val="000000"/>
          <w:szCs w:val="18"/>
        </w:rPr>
        <w:t>and more recently, Language Generation methods</w:t>
      </w:r>
      <w:r w:rsidR="00751AEE">
        <w:rPr>
          <w:rFonts w:ascii="Linux Libertine" w:eastAsia="Times New Roman" w:hAnsi="Linux Libertine" w:cs="Linux Libertine"/>
          <w:color w:val="000000"/>
          <w:szCs w:val="18"/>
        </w:rPr>
        <w:t xml:space="preserve"> that include prompting</w:t>
      </w:r>
      <w:r w:rsidR="00397D0F" w:rsidRPr="00397D0F">
        <w:rPr>
          <w:rFonts w:ascii="Linux Libertine" w:eastAsia="Times New Roman" w:hAnsi="Linux Libertine" w:cs="Linux Libertine"/>
          <w:color w:val="000000"/>
          <w:szCs w:val="18"/>
        </w:rPr>
        <w:t xml:space="preserve">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4</w:t>
      </w:r>
      <w:r w:rsidR="00023998">
        <w:rPr>
          <w:rFonts w:ascii="Linux Libertine" w:eastAsia="Times New Roman" w:hAnsi="Linux Libertine" w:cs="Linux Libertine"/>
          <w:color w:val="000000"/>
          <w:szCs w:val="18"/>
        </w:rPr>
        <w:t>].</w:t>
      </w:r>
      <w:r w:rsidR="007D146F">
        <w:rPr>
          <w:rFonts w:ascii="Linux Libertine" w:eastAsia="Times New Roman" w:hAnsi="Linux Libertine" w:cs="Linux Libertine"/>
          <w:color w:val="000000"/>
          <w:szCs w:val="18"/>
        </w:rPr>
        <w:t xml:space="preserve"> </w:t>
      </w:r>
      <w:r w:rsidR="00751AEE">
        <w:rPr>
          <w:rFonts w:ascii="Linux Libertine" w:eastAsia="Times New Roman" w:hAnsi="Linux Libertine" w:cs="Linux Libertine"/>
          <w:color w:val="000000"/>
          <w:szCs w:val="18"/>
        </w:rPr>
        <w:t xml:space="preserve">Most recently, a </w:t>
      </w:r>
      <w:r w:rsidR="000C4706">
        <w:rPr>
          <w:rFonts w:ascii="Linux Libertine" w:eastAsia="Times New Roman" w:hAnsi="Linux Libertine" w:cs="Linux Libertine"/>
          <w:color w:val="000000"/>
          <w:szCs w:val="18"/>
        </w:rPr>
        <w:t>growing number of</w:t>
      </w:r>
      <w:r w:rsidR="007D146F">
        <w:rPr>
          <w:rFonts w:ascii="Linux Libertine" w:eastAsia="Times New Roman" w:hAnsi="Linux Libertine" w:cs="Linux Libertine"/>
          <w:color w:val="000000"/>
          <w:szCs w:val="18"/>
        </w:rPr>
        <w:t xml:space="preserve"> these methods address </w:t>
      </w:r>
      <w:r w:rsidR="000C4706">
        <w:rPr>
          <w:rFonts w:ascii="Linux Libertine" w:eastAsia="Times New Roman" w:hAnsi="Linux Libertine" w:cs="Linux Libertine"/>
          <w:color w:val="000000"/>
          <w:szCs w:val="18"/>
        </w:rPr>
        <w:t xml:space="preserve">queer and </w:t>
      </w:r>
      <w:r w:rsidR="007D146F">
        <w:rPr>
          <w:rFonts w:ascii="Linux Libertine" w:eastAsia="Times New Roman" w:hAnsi="Linux Libertine" w:cs="Linux Libertine"/>
          <w:color w:val="000000"/>
          <w:szCs w:val="18"/>
        </w:rPr>
        <w:t xml:space="preserve">transgender bias </w:t>
      </w:r>
      <w:r w:rsidR="000C4706">
        <w:rPr>
          <w:rFonts w:ascii="Linux Libertine" w:eastAsia="Times New Roman" w:hAnsi="Linux Libertine" w:cs="Linux Libertine"/>
          <w:color w:val="000000"/>
          <w:szCs w:val="18"/>
        </w:rPr>
        <w:t xml:space="preserve">in particular </w:t>
      </w:r>
      <w:r w:rsidR="00023998">
        <w:rPr>
          <w:rFonts w:ascii="Linux Libertine" w:eastAsia="Times New Roman" w:hAnsi="Linux Libertine" w:cs="Linux Libertine"/>
          <w:color w:val="000000"/>
          <w:szCs w:val="18"/>
        </w:rPr>
        <w:t>[1</w:t>
      </w:r>
      <w:r w:rsidR="00386DA1">
        <w:rPr>
          <w:rFonts w:ascii="Linux Libertine" w:eastAsia="Times New Roman" w:hAnsi="Linux Libertine" w:cs="Linux Libertine"/>
          <w:color w:val="000000"/>
          <w:szCs w:val="18"/>
        </w:rPr>
        <w:t>8</w:t>
      </w:r>
      <w:r w:rsidR="00023998">
        <w:rPr>
          <w:rFonts w:ascii="Linux Libertine" w:eastAsia="Times New Roman" w:hAnsi="Linux Libertine" w:cs="Linux Libertine"/>
          <w:color w:val="000000"/>
          <w:szCs w:val="18"/>
        </w:rPr>
        <w:t xml:space="preserve">, </w:t>
      </w:r>
      <w:r w:rsidR="00386DA1">
        <w:rPr>
          <w:rFonts w:ascii="Linux Libertine" w:eastAsia="Times New Roman" w:hAnsi="Linux Libertine" w:cs="Linux Libertine"/>
          <w:color w:val="000000"/>
          <w:szCs w:val="18"/>
        </w:rPr>
        <w:t>30</w:t>
      </w:r>
      <w:r w:rsidR="002B2B8E">
        <w:rPr>
          <w:rFonts w:ascii="Linux Libertine" w:eastAsia="Times New Roman" w:hAnsi="Linux Libertine" w:cs="Linux Libertine"/>
          <w:color w:val="000000"/>
          <w:szCs w:val="18"/>
        </w:rPr>
        <w:t>].</w:t>
      </w:r>
      <w:r w:rsidR="00ED0F0A">
        <w:rPr>
          <w:rFonts w:ascii="Linux Libertine" w:eastAsia="Times New Roman" w:hAnsi="Linux Libertine" w:cs="Linux Libertine"/>
          <w:color w:val="000000"/>
          <w:szCs w:val="18"/>
        </w:rPr>
        <w:t xml:space="preserve"> </w:t>
      </w:r>
      <w:r w:rsidR="00ED0F0A" w:rsidRPr="00397D0F">
        <w:rPr>
          <w:rFonts w:ascii="Linux Libertine" w:eastAsia="Times New Roman" w:hAnsi="Linux Libertine" w:cs="Linux Libertine"/>
          <w:color w:val="000000"/>
          <w:szCs w:val="18"/>
        </w:rPr>
        <w:t xml:space="preserve">Through the analysis of concrete linguistic features, </w:t>
      </w:r>
      <w:r w:rsidR="00ED0F0A">
        <w:rPr>
          <w:rFonts w:ascii="Linux Libertine" w:eastAsia="Times New Roman" w:hAnsi="Linux Libertine" w:cs="Linux Libertine"/>
          <w:color w:val="000000"/>
          <w:szCs w:val="18"/>
        </w:rPr>
        <w:t xml:space="preserve">these </w:t>
      </w:r>
      <w:r w:rsidR="00ED0F0A" w:rsidRPr="00397D0F">
        <w:rPr>
          <w:rFonts w:ascii="Linux Libertine" w:eastAsia="Times New Roman" w:hAnsi="Linux Libertine" w:cs="Linux Libertine"/>
          <w:color w:val="000000"/>
          <w:szCs w:val="18"/>
        </w:rPr>
        <w:t>bias detection and mitigation technique</w:t>
      </w:r>
      <w:r w:rsidR="00ED0F0A">
        <w:rPr>
          <w:rFonts w:ascii="Linux Libertine" w:eastAsia="Times New Roman" w:hAnsi="Linux Libertine" w:cs="Linux Libertine"/>
          <w:color w:val="000000"/>
          <w:szCs w:val="18"/>
        </w:rPr>
        <w:t xml:space="preserve">s </w:t>
      </w:r>
      <w:r w:rsidR="00ED0F0A" w:rsidRPr="00397D0F">
        <w:rPr>
          <w:rFonts w:ascii="Linux Libertine" w:hAnsi="Linux Libertine" w:cs="Linux Libertine"/>
          <w:color w:val="000000"/>
          <w:szCs w:val="18"/>
        </w:rPr>
        <w:t>aim</w:t>
      </w:r>
      <w:r w:rsidR="00ED0F0A" w:rsidRPr="00397D0F">
        <w:rPr>
          <w:rFonts w:ascii="Linux Libertine" w:eastAsia="Times New Roman" w:hAnsi="Linux Libertine" w:cs="Linux Libertine"/>
          <w:color w:val="000000"/>
          <w:szCs w:val="18"/>
        </w:rPr>
        <w:t xml:space="preserve"> to make explicit the ways that language forms encode </w:t>
      </w:r>
      <w:r w:rsidR="00ED0F0A">
        <w:rPr>
          <w:rFonts w:ascii="Linux Libertine" w:eastAsia="Times New Roman" w:hAnsi="Linux Libertine" w:cs="Linux Libertine"/>
          <w:color w:val="000000"/>
          <w:szCs w:val="18"/>
        </w:rPr>
        <w:t xml:space="preserve">harmful </w:t>
      </w:r>
      <w:r w:rsidR="00ED0F0A" w:rsidRPr="00397D0F">
        <w:rPr>
          <w:rFonts w:ascii="Linux Libertine" w:eastAsia="Times New Roman" w:hAnsi="Linux Libertine" w:cs="Linux Libertine"/>
          <w:color w:val="000000"/>
          <w:szCs w:val="18"/>
        </w:rPr>
        <w:t xml:space="preserve">perceptions </w:t>
      </w:r>
      <w:r w:rsidR="00ED0F0A">
        <w:rPr>
          <w:rFonts w:ascii="Linux Libertine" w:eastAsia="Times New Roman" w:hAnsi="Linux Libertine" w:cs="Linux Libertine"/>
          <w:color w:val="000000"/>
          <w:szCs w:val="18"/>
        </w:rPr>
        <w:t>of</w:t>
      </w:r>
      <w:r w:rsidR="00ED0F0A" w:rsidRPr="00397D0F">
        <w:rPr>
          <w:rFonts w:ascii="Linux Libertine" w:eastAsia="Times New Roman" w:hAnsi="Linux Libertine" w:cs="Linux Libertine"/>
          <w:color w:val="000000"/>
          <w:szCs w:val="18"/>
        </w:rPr>
        <w:t xml:space="preserve"> gender.</w:t>
      </w:r>
    </w:p>
    <w:p w14:paraId="65AE4D58" w14:textId="637195AB" w:rsidR="00397D0F" w:rsidRPr="000C4706" w:rsidRDefault="00397D0F" w:rsidP="000C4706">
      <w:pPr>
        <w:pStyle w:val="ParaContinue"/>
      </w:pPr>
      <w:r w:rsidRPr="00397D0F">
        <w:rPr>
          <w:rFonts w:ascii="Linux Libertine" w:eastAsia="Times New Roman" w:hAnsi="Linux Libertine" w:cs="Linux Libertine"/>
          <w:color w:val="000000"/>
          <w:szCs w:val="18"/>
        </w:rPr>
        <w:t xml:space="preserve">This paper explores how </w:t>
      </w:r>
      <w:r w:rsidR="000C4706">
        <w:rPr>
          <w:rFonts w:ascii="Linux Libertine" w:eastAsia="Times New Roman" w:hAnsi="Linux Libertine" w:cs="Linux Libertine"/>
          <w:color w:val="000000"/>
          <w:szCs w:val="18"/>
        </w:rPr>
        <w:t xml:space="preserve">theorizing from Trans Studies </w:t>
      </w:r>
      <w:r w:rsidRPr="00397D0F">
        <w:rPr>
          <w:rFonts w:ascii="Linux Libertine" w:eastAsia="Times New Roman" w:hAnsi="Linux Libertine" w:cs="Linux Libertine"/>
          <w:color w:val="000000"/>
          <w:szCs w:val="18"/>
        </w:rPr>
        <w:t xml:space="preserve">might be applied to current methods in NLP, focusing on two recent </w:t>
      </w:r>
      <w:r w:rsidR="000C4706">
        <w:rPr>
          <w:rFonts w:ascii="Linux Libertine" w:eastAsia="Times New Roman" w:hAnsi="Linux Libertine" w:cs="Linux Libertine"/>
          <w:color w:val="000000"/>
          <w:szCs w:val="18"/>
        </w:rPr>
        <w:t>frameworks</w:t>
      </w:r>
      <w:r w:rsidRPr="00397D0F">
        <w:rPr>
          <w:rFonts w:ascii="Linux Libertine" w:eastAsia="Times New Roman" w:hAnsi="Linux Libertine" w:cs="Linux Libertine"/>
          <w:color w:val="000000"/>
          <w:szCs w:val="18"/>
        </w:rPr>
        <w:t xml:space="preserve"> for detecting transgender bias in language, TIDEs and </w:t>
      </w:r>
      <w:ins w:id="1" w:author="fcalado" w:date="2026-03-14T10:11:00Z" w16du:dateUtc="2026-03-14T14:11:00Z">
        <w:r w:rsidR="0073398C">
          <w:rPr>
            <w:rFonts w:ascii="Linux Libertine" w:eastAsia="Times New Roman" w:hAnsi="Linux Libertine" w:cs="Linux Libertine"/>
            <w:color w:val="000000"/>
            <w:szCs w:val="18"/>
          </w:rPr>
          <w:t>EQUITBL</w:t>
        </w:r>
      </w:ins>
      <w:r w:rsidRPr="00397D0F">
        <w:rPr>
          <w:rFonts w:ascii="Linux Libertine" w:eastAsia="Times New Roman" w:hAnsi="Linux Libertine" w:cs="Linux Libertine"/>
          <w:color w:val="000000"/>
          <w:szCs w:val="18"/>
        </w:rPr>
        <w:t xml:space="preserve"> </w:t>
      </w:r>
      <w:r w:rsidR="00023998">
        <w:rPr>
          <w:rFonts w:ascii="Linux Libertine" w:eastAsia="Times New Roman" w:hAnsi="Linux Libertine" w:cs="Linux Libertine"/>
          <w:color w:val="000000"/>
          <w:szCs w:val="18"/>
        </w:rPr>
        <w:t>[2</w:t>
      </w:r>
      <w:r w:rsidR="00386DA1">
        <w:rPr>
          <w:rFonts w:ascii="Linux Libertine" w:eastAsia="Times New Roman" w:hAnsi="Linux Libertine" w:cs="Linux Libertine"/>
          <w:color w:val="000000"/>
          <w:szCs w:val="18"/>
        </w:rPr>
        <w:t>8</w:t>
      </w:r>
      <w:r w:rsidRPr="00397D0F">
        <w:rPr>
          <w:rFonts w:ascii="Linux Libertine" w:eastAsia="Times New Roman" w:hAnsi="Linux Libertine" w:cs="Linux Libertine"/>
          <w:color w:val="000000"/>
          <w:szCs w:val="18"/>
        </w:rPr>
        <w:t>,</w:t>
      </w:r>
      <w:r w:rsidR="00D6313D">
        <w:rPr>
          <w:rFonts w:ascii="Linux Libertine" w:eastAsia="Times New Roman" w:hAnsi="Linux Libertine" w:cs="Linux Libertine"/>
          <w:color w:val="000000"/>
          <w:szCs w:val="18"/>
        </w:rPr>
        <w:t xml:space="preserve"> 1</w:t>
      </w:r>
      <w:r w:rsidR="00386DA1">
        <w:rPr>
          <w:rFonts w:ascii="Linux Libertine" w:eastAsia="Times New Roman" w:hAnsi="Linux Libertine" w:cs="Linux Libertine"/>
          <w:color w:val="000000"/>
          <w:szCs w:val="18"/>
        </w:rPr>
        <w:t>4</w:t>
      </w:r>
      <w:r w:rsidR="00D6313D">
        <w:rPr>
          <w:rFonts w:ascii="Linux Libertine" w:eastAsia="Times New Roman" w:hAnsi="Linux Libertine" w:cs="Linux Libertine"/>
          <w:color w:val="000000"/>
          <w:szCs w:val="18"/>
        </w:rPr>
        <w:t>]</w:t>
      </w:r>
      <w:r w:rsidRPr="00397D0F">
        <w:rPr>
          <w:rFonts w:ascii="Linux Libertine" w:eastAsia="Times New Roman" w:hAnsi="Linux Libertine" w:cs="Linux Libertine"/>
          <w:color w:val="000000"/>
          <w:szCs w:val="18"/>
        </w:rPr>
        <w:t xml:space="preserve">. </w:t>
      </w:r>
      <w:r w:rsidR="000C4706" w:rsidRPr="00397D0F">
        <w:rPr>
          <w:rFonts w:ascii="Linux Libertine" w:eastAsia="Times New Roman" w:hAnsi="Linux Libertine" w:cs="Linux Libertine"/>
          <w:color w:val="000000"/>
          <w:szCs w:val="18"/>
        </w:rPr>
        <w:t xml:space="preserve">In a </w:t>
      </w:r>
      <w:r w:rsidR="000C4706" w:rsidRPr="00397D0F">
        <w:rPr>
          <w:rFonts w:ascii="Linux Libertine" w:hAnsi="Linux Libertine" w:cs="Linux Libertine"/>
          <w:color w:val="000000"/>
          <w:szCs w:val="18"/>
        </w:rPr>
        <w:t>close</w:t>
      </w:r>
      <w:r w:rsidR="000C4706" w:rsidRPr="00397D0F">
        <w:rPr>
          <w:rFonts w:ascii="Linux Libertine" w:eastAsia="Times New Roman" w:hAnsi="Linux Libertine" w:cs="Linux Libertine"/>
          <w:color w:val="000000"/>
          <w:szCs w:val="18"/>
        </w:rPr>
        <w:t xml:space="preserve"> reading of their </w:t>
      </w:r>
      <w:r w:rsidR="000C4706">
        <w:rPr>
          <w:rFonts w:ascii="Linux Libertine" w:eastAsia="Times New Roman" w:hAnsi="Linux Libertine" w:cs="Linux Libertine"/>
          <w:color w:val="000000"/>
          <w:szCs w:val="18"/>
        </w:rPr>
        <w:t>methodologies</w:t>
      </w:r>
      <w:r w:rsidR="000C4706" w:rsidRPr="00397D0F">
        <w:rPr>
          <w:rFonts w:ascii="Linux Libertine" w:eastAsia="Times New Roman" w:hAnsi="Linux Libertine" w:cs="Linux Libertine"/>
          <w:color w:val="000000"/>
          <w:szCs w:val="18"/>
        </w:rPr>
        <w:t xml:space="preserve">, this analysis </w:t>
      </w:r>
      <w:r w:rsidR="000C4706">
        <w:rPr>
          <w:rFonts w:ascii="Linux Libertine" w:eastAsia="Times New Roman" w:hAnsi="Linux Libertine" w:cs="Linux Libertine"/>
          <w:color w:val="000000"/>
          <w:szCs w:val="18"/>
        </w:rPr>
        <w:t>draws out</w:t>
      </w:r>
      <w:r w:rsidR="000C4706" w:rsidRPr="00397D0F">
        <w:rPr>
          <w:rFonts w:ascii="Linux Libertine" w:eastAsia="Times New Roman" w:hAnsi="Linux Libertine" w:cs="Linux Libertine"/>
          <w:color w:val="000000"/>
          <w:szCs w:val="18"/>
        </w:rPr>
        <w:t xml:space="preserve"> potential sites of engagement with Trans Studies theory.</w:t>
      </w:r>
      <w:r w:rsidR="000C4706">
        <w:rPr>
          <w:rFonts w:ascii="Linux Libertine" w:eastAsia="Times New Roman" w:hAnsi="Linux Libertine" w:cs="Linux Libertine"/>
          <w:color w:val="000000"/>
          <w:szCs w:val="18"/>
        </w:rPr>
        <w:t xml:space="preserve"> </w:t>
      </w:r>
      <w:r w:rsidRPr="00397D0F">
        <w:rPr>
          <w:rFonts w:ascii="Linux Libertine" w:eastAsia="Times New Roman" w:hAnsi="Linux Libertine" w:cs="Linux Libertine"/>
          <w:color w:val="000000"/>
          <w:szCs w:val="18"/>
        </w:rPr>
        <w:t xml:space="preserve">It argues that despite their contrasting approaches, with one focusing on binary classification and the other on qualitative analysis, both methods significantly </w:t>
      </w:r>
      <w:r w:rsidR="00ED0F0A">
        <w:rPr>
          <w:rFonts w:ascii="Linux Libertine" w:eastAsia="Times New Roman" w:hAnsi="Linux Libertine" w:cs="Linux Libertine"/>
          <w:color w:val="000000"/>
          <w:szCs w:val="18"/>
        </w:rPr>
        <w:t>benefit</w:t>
      </w:r>
      <w:r w:rsidR="000C4706">
        <w:rPr>
          <w:rFonts w:ascii="Linux Libertine" w:eastAsia="Times New Roman" w:hAnsi="Linux Libertine" w:cs="Linux Libertine"/>
          <w:color w:val="000000"/>
          <w:szCs w:val="18"/>
        </w:rPr>
        <w:t xml:space="preserve"> from thinking about gender as a behavioral and social phenomenon, as theorized in Trans Studies</w:t>
      </w:r>
      <w:r w:rsidRPr="00397D0F">
        <w:rPr>
          <w:rFonts w:ascii="Linux Libertine" w:eastAsia="Times New Roman" w:hAnsi="Linux Libertine" w:cs="Linux Libertine"/>
          <w:color w:val="000000"/>
          <w:szCs w:val="18"/>
        </w:rPr>
        <w:t xml:space="preserve">. Specifically, </w:t>
      </w:r>
      <w:r w:rsidR="000C4706">
        <w:rPr>
          <w:rFonts w:ascii="Linux Libertine" w:eastAsia="Times New Roman" w:hAnsi="Linux Libertine" w:cs="Linux Libertine"/>
          <w:color w:val="000000"/>
          <w:szCs w:val="18"/>
        </w:rPr>
        <w:t xml:space="preserve">Tran Studies’ emphasis on </w:t>
      </w:r>
      <w:r w:rsidR="000C4706">
        <w:rPr>
          <w:rFonts w:ascii="Linux Libertine" w:hAnsi="Linux Libertine" w:cs="Linux Libertine"/>
          <w:szCs w:val="18"/>
        </w:rPr>
        <w:t xml:space="preserve">making </w:t>
      </w:r>
      <w:r w:rsidRPr="00397D0F">
        <w:rPr>
          <w:rFonts w:ascii="Linux Libertine" w:eastAsia="Times New Roman" w:hAnsi="Linux Libertine" w:cs="Linux Libertine"/>
          <w:color w:val="000000"/>
          <w:szCs w:val="18"/>
        </w:rPr>
        <w:t>visible</w:t>
      </w:r>
      <w:r w:rsidR="000C4706">
        <w:rPr>
          <w:rFonts w:ascii="Linux Libertine" w:eastAsia="Times New Roman" w:hAnsi="Linux Libertine" w:cs="Linux Libertine"/>
          <w:color w:val="000000"/>
          <w:szCs w:val="18"/>
        </w:rPr>
        <w:t xml:space="preserve"> the</w:t>
      </w:r>
      <w:r w:rsidRPr="00397D0F">
        <w:rPr>
          <w:rFonts w:ascii="Linux Libertine" w:eastAsia="Times New Roman" w:hAnsi="Linux Libertine" w:cs="Linux Libertine"/>
          <w:color w:val="000000"/>
          <w:szCs w:val="18"/>
        </w:rPr>
        <w:t xml:space="preserve"> </w:t>
      </w:r>
      <w:r w:rsidR="000C4706">
        <w:rPr>
          <w:rFonts w:ascii="Linux Libertine" w:eastAsia="Times New Roman" w:hAnsi="Linux Libertine" w:cs="Linux Libertine"/>
          <w:color w:val="000000"/>
          <w:szCs w:val="18"/>
        </w:rPr>
        <w:t>expressive aspects of gender identity</w:t>
      </w:r>
      <w:r w:rsidRPr="00397D0F">
        <w:rPr>
          <w:rFonts w:ascii="Linux Libertine" w:eastAsia="Times New Roman" w:hAnsi="Linux Libertine" w:cs="Linux Libertine"/>
          <w:color w:val="000000"/>
          <w:szCs w:val="18"/>
        </w:rPr>
        <w:t xml:space="preserve"> </w:t>
      </w:r>
      <w:proofErr w:type="gramStart"/>
      <w:r w:rsidRPr="00397D0F">
        <w:rPr>
          <w:rFonts w:ascii="Linux Libertine" w:eastAsia="Times New Roman" w:hAnsi="Linux Libertine" w:cs="Linux Libertine"/>
          <w:color w:val="000000"/>
          <w:szCs w:val="18"/>
        </w:rPr>
        <w:t>has</w:t>
      </w:r>
      <w:proofErr w:type="gramEnd"/>
      <w:r w:rsidRPr="00397D0F">
        <w:rPr>
          <w:rFonts w:ascii="Linux Libertine" w:eastAsia="Times New Roman" w:hAnsi="Linux Libertine" w:cs="Linux Libertine"/>
          <w:color w:val="000000"/>
          <w:szCs w:val="18"/>
        </w:rPr>
        <w:t xml:space="preserve"> direct application to </w:t>
      </w:r>
      <w:r w:rsidR="000C4706">
        <w:rPr>
          <w:rFonts w:ascii="Linux Libertine" w:eastAsia="Times New Roman" w:hAnsi="Linux Libertine" w:cs="Linux Libertine"/>
          <w:color w:val="000000"/>
          <w:szCs w:val="18"/>
        </w:rPr>
        <w:t xml:space="preserve">techniques for </w:t>
      </w:r>
      <w:r w:rsidR="000C4706" w:rsidRPr="000C4706">
        <w:rPr>
          <w:rFonts w:ascii="Linux Libertine" w:eastAsia="Times New Roman" w:hAnsi="Linux Libertine" w:cs="Linux Libertine"/>
          <w:color w:val="000000"/>
          <w:szCs w:val="18"/>
        </w:rPr>
        <w:t>marking</w:t>
      </w:r>
      <w:r w:rsidR="000C4706">
        <w:rPr>
          <w:rFonts w:ascii="Linux Libertine" w:eastAsia="Times New Roman" w:hAnsi="Linux Libertine" w:cs="Linux Libertine"/>
          <w:color w:val="000000"/>
          <w:szCs w:val="18"/>
        </w:rPr>
        <w:t xml:space="preserve"> up and coding gender</w:t>
      </w:r>
      <w:r w:rsidRPr="00397D0F">
        <w:rPr>
          <w:rFonts w:ascii="Linux Libertine" w:eastAsia="Times New Roman" w:hAnsi="Linux Libertine" w:cs="Linux Libertine"/>
          <w:color w:val="000000"/>
          <w:szCs w:val="18"/>
        </w:rPr>
        <w:t xml:space="preserve"> in NLP.</w:t>
      </w:r>
    </w:p>
    <w:p w14:paraId="6ADA2319" w14:textId="5587F250" w:rsidR="005B434B" w:rsidRPr="0041155A" w:rsidRDefault="00397D0F" w:rsidP="0041155A">
      <w:pPr>
        <w:pStyle w:val="Para"/>
        <w:rPr>
          <w:rFonts w:ascii="Linux Libertine" w:hAnsi="Linux Libertine" w:cs="Linux Libertine"/>
          <w:szCs w:val="18"/>
        </w:rPr>
      </w:pPr>
      <w:r w:rsidRPr="00397D0F">
        <w:rPr>
          <w:rFonts w:ascii="Linux Libertine" w:eastAsia="Times New Roman" w:hAnsi="Linux Libertine" w:cs="Linux Libertine"/>
          <w:color w:val="000000"/>
          <w:szCs w:val="18"/>
        </w:rPr>
        <w:t>A central part of this paper</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s motivation is its analytical method, which it demonstrates in practice</w:t>
      </w:r>
      <w:r w:rsidRPr="00397D0F">
        <w:rPr>
          <w:rFonts w:ascii="Linux Libertine" w:hAnsi="Linux Libertine" w:cs="Linux Libertine"/>
          <w:color w:val="000000"/>
          <w:szCs w:val="18"/>
        </w:rPr>
        <w:t xml:space="preserve"> in its analysis of the two bias detection and mitigation techniques</w:t>
      </w:r>
      <w:r w:rsidRPr="00397D0F">
        <w:rPr>
          <w:rFonts w:ascii="Linux Libertine" w:eastAsia="Times New Roman" w:hAnsi="Linux Libertine" w:cs="Linux Libertine"/>
          <w:color w:val="000000"/>
          <w:szCs w:val="18"/>
        </w:rPr>
        <w:t xml:space="preserve">. </w:t>
      </w:r>
      <w:r w:rsidRPr="00397D0F">
        <w:rPr>
          <w:rFonts w:ascii="Linux Libertine" w:hAnsi="Linux Libertine" w:cs="Linux Libertine"/>
          <w:color w:val="000000"/>
          <w:szCs w:val="18"/>
        </w:rPr>
        <w:t>This paper</w:t>
      </w:r>
      <w:r w:rsidRPr="00397D0F">
        <w:rPr>
          <w:rFonts w:ascii="Linux Libertine" w:eastAsia="Times New Roman" w:hAnsi="Linux Libertine" w:cs="Linux Libertine"/>
          <w:color w:val="000000"/>
          <w:szCs w:val="18"/>
        </w:rPr>
        <w:t xml:space="preserve"> </w:t>
      </w:r>
      <w:r w:rsidRPr="00397D0F">
        <w:rPr>
          <w:rFonts w:ascii="Linux Libertine" w:hAnsi="Linux Libertine" w:cs="Linux Libertine"/>
          <w:color w:val="000000"/>
          <w:szCs w:val="18"/>
        </w:rPr>
        <w:t>posits</w:t>
      </w:r>
      <w:r w:rsidRPr="00397D0F">
        <w:rPr>
          <w:rFonts w:ascii="Linux Libertine" w:eastAsia="Times New Roman" w:hAnsi="Linux Libertine" w:cs="Linux Libertine"/>
          <w:color w:val="000000"/>
          <w:szCs w:val="18"/>
        </w:rPr>
        <w:t xml:space="preserve"> that </w:t>
      </w:r>
      <w:r w:rsidRPr="00397D0F">
        <w:rPr>
          <w:rFonts w:ascii="Linux Libertine" w:hAnsi="Linux Libertine" w:cs="Linux Libertine"/>
          <w:color w:val="000000"/>
          <w:szCs w:val="18"/>
        </w:rPr>
        <w:t>the sustained attention to individual samples of evidence,</w:t>
      </w:r>
      <w:r w:rsidRPr="00397D0F">
        <w:rPr>
          <w:rFonts w:ascii="Linux Libertine" w:eastAsia="Times New Roman" w:hAnsi="Linux Libertine" w:cs="Linux Libertine"/>
          <w:color w:val="000000"/>
          <w:szCs w:val="18"/>
        </w:rPr>
        <w:t xml:space="preserve"> called </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close reading</w:t>
      </w:r>
      <w:r w:rsidRPr="00397D0F">
        <w:rPr>
          <w:rFonts w:ascii="Linux Libertine" w:hAnsi="Linux Libertine" w:cs="Linux Libertine"/>
          <w:color w:val="000000"/>
          <w:szCs w:val="18"/>
        </w:rPr>
        <w:t>”</w:t>
      </w:r>
      <w:r w:rsidRPr="00397D0F">
        <w:rPr>
          <w:rFonts w:ascii="Linux Libertine" w:eastAsia="Times New Roman" w:hAnsi="Linux Libertine" w:cs="Linux Libertine"/>
          <w:color w:val="000000"/>
          <w:szCs w:val="18"/>
        </w:rPr>
        <w:t xml:space="preserve"> in Humanities disciplines, can draw out significant alignments between diverse methodologies</w:t>
      </w:r>
      <w:r w:rsidRPr="00397D0F">
        <w:rPr>
          <w:rFonts w:ascii="Linux Libertine" w:hAnsi="Linux Libertine" w:cs="Linux Libertine"/>
          <w:color w:val="000000"/>
          <w:szCs w:val="18"/>
        </w:rPr>
        <w:t>, such as the two methodologies featured here</w:t>
      </w:r>
      <w:r w:rsidRPr="00397D0F">
        <w:rPr>
          <w:rFonts w:ascii="Linux Libertine" w:eastAsia="Times New Roman" w:hAnsi="Linux Libertine" w:cs="Linux Libertine"/>
          <w:color w:val="000000"/>
          <w:szCs w:val="18"/>
        </w:rPr>
        <w:t xml:space="preserve">. </w:t>
      </w:r>
      <w:r w:rsidR="00751AEE">
        <w:rPr>
          <w:rFonts w:ascii="Linux Libertine" w:eastAsia="Times New Roman" w:hAnsi="Linux Libertine" w:cs="Linux Libertine"/>
          <w:color w:val="000000"/>
          <w:szCs w:val="18"/>
        </w:rPr>
        <w:t>It</w:t>
      </w:r>
      <w:r w:rsidRPr="00397D0F">
        <w:rPr>
          <w:rFonts w:ascii="Linux Libertine" w:eastAsia="Times New Roman" w:hAnsi="Linux Libertine" w:cs="Linux Libertine"/>
          <w:color w:val="000000"/>
          <w:szCs w:val="18"/>
        </w:rPr>
        <w:t xml:space="preserve"> therefore contributes to work </w:t>
      </w:r>
      <w:r w:rsidR="00751AEE">
        <w:rPr>
          <w:rFonts w:ascii="Linux Libertine" w:eastAsia="Times New Roman" w:hAnsi="Linux Libertine" w:cs="Linux Libertine"/>
          <w:color w:val="000000"/>
          <w:szCs w:val="18"/>
        </w:rPr>
        <w:t xml:space="preserve">from this venue </w:t>
      </w:r>
      <w:r w:rsidRPr="00397D0F">
        <w:rPr>
          <w:rFonts w:ascii="Linux Libertine" w:eastAsia="Times New Roman" w:hAnsi="Linux Libertine" w:cs="Linux Libertine"/>
          <w:color w:val="000000"/>
          <w:szCs w:val="18"/>
        </w:rPr>
        <w:t xml:space="preserve">that calls for interdisciplinary theorizing </w:t>
      </w:r>
      <w:r w:rsidRPr="00397D0F">
        <w:rPr>
          <w:rFonts w:ascii="Linux Libertine" w:hAnsi="Linux Libertine" w:cs="Linux Libertine"/>
          <w:color w:val="000000"/>
          <w:szCs w:val="18"/>
        </w:rPr>
        <w:t>in</w:t>
      </w:r>
      <w:r w:rsidRPr="00397D0F">
        <w:rPr>
          <w:rFonts w:ascii="Linux Libertine" w:eastAsia="Times New Roman" w:hAnsi="Linux Libertine" w:cs="Linux Libertine"/>
          <w:color w:val="000000"/>
          <w:szCs w:val="18"/>
        </w:rPr>
        <w:t xml:space="preserve"> NLP</w:t>
      </w:r>
      <w:r w:rsidRPr="00397D0F">
        <w:rPr>
          <w:rFonts w:ascii="Linux Libertine" w:hAnsi="Linux Libertine" w:cs="Linux Libertine"/>
          <w:color w:val="000000"/>
          <w:szCs w:val="18"/>
        </w:rPr>
        <w:t xml:space="preserve"> </w:t>
      </w:r>
      <w:r w:rsidR="00D6313D">
        <w:rPr>
          <w:rFonts w:ascii="Linux Libertine" w:eastAsia="Times New Roman" w:hAnsi="Linux Libertine" w:cs="Linux Libertine"/>
          <w:color w:val="000000"/>
          <w:szCs w:val="18"/>
        </w:rPr>
        <w:t>[</w:t>
      </w:r>
      <w:r w:rsidR="002B2B8E">
        <w:rPr>
          <w:rFonts w:ascii="Linux Libertine" w:eastAsia="Times New Roman" w:hAnsi="Linux Libertine" w:cs="Linux Libertine"/>
          <w:color w:val="000000"/>
          <w:szCs w:val="18"/>
        </w:rPr>
        <w:t>3</w:t>
      </w:r>
      <w:r w:rsidR="00386DA1">
        <w:rPr>
          <w:rFonts w:ascii="Linux Libertine" w:eastAsia="Times New Roman" w:hAnsi="Linux Libertine" w:cs="Linux Libertine"/>
          <w:color w:val="000000"/>
          <w:szCs w:val="18"/>
        </w:rPr>
        <w:t>8</w:t>
      </w:r>
      <w:r w:rsidRPr="00397D0F">
        <w:rPr>
          <w:rFonts w:ascii="Linux Libertine" w:eastAsia="Times New Roman" w:hAnsi="Linux Libertine" w:cs="Linux Libertine"/>
          <w:color w:val="000000"/>
          <w:szCs w:val="18"/>
        </w:rPr>
        <w:t xml:space="preserve">, </w:t>
      </w:r>
      <w:r w:rsidR="00D6313D">
        <w:rPr>
          <w:rFonts w:ascii="Linux Libertine" w:eastAsia="Times New Roman" w:hAnsi="Linux Libertine" w:cs="Linux Libertine"/>
          <w:color w:val="000000"/>
          <w:szCs w:val="18"/>
        </w:rPr>
        <w:t>4]</w:t>
      </w:r>
      <w:r w:rsidR="00751AEE">
        <w:rPr>
          <w:rFonts w:ascii="Linux Libertine" w:eastAsia="Times New Roman" w:hAnsi="Linux Libertine" w:cs="Linux Libertine"/>
          <w:color w:val="000000"/>
          <w:szCs w:val="18"/>
        </w:rPr>
        <w:t>.</w:t>
      </w:r>
    </w:p>
    <w:p w14:paraId="4D817922" w14:textId="4ADBAD54" w:rsidR="005B434B" w:rsidRDefault="0041155A" w:rsidP="005B434B">
      <w:pPr>
        <w:pStyle w:val="Head1"/>
        <w:tabs>
          <w:tab w:val="clear" w:pos="360"/>
        </w:tabs>
        <w:ind w:left="432" w:hanging="432"/>
      </w:pPr>
      <w:r>
        <w:t>GENDER</w:t>
      </w:r>
      <w:ins w:id="2" w:author="fcalado" w:date="2026-03-14T12:36:00Z" w16du:dateUtc="2026-03-14T16:36:00Z">
        <w:r w:rsidR="00B12212">
          <w:t xml:space="preserve"> across domains</w:t>
        </w:r>
      </w:ins>
    </w:p>
    <w:p w14:paraId="7B10DB59" w14:textId="6762C605" w:rsidR="005B434B" w:rsidRPr="00976834" w:rsidRDefault="005B434B" w:rsidP="005B434B">
      <w:pPr>
        <w:pStyle w:val="PostHeadPara"/>
      </w:pPr>
      <w:r>
        <w:t>The next subsections</w:t>
      </w:r>
      <w:r w:rsidR="0041155A">
        <w:t xml:space="preserve"> consider how gender has been conceptualized across various discourses, </w:t>
      </w:r>
      <w:ins w:id="3" w:author="fcalado" w:date="2026-03-14T12:33:00Z" w16du:dateUtc="2026-03-14T16:33:00Z">
        <w:r w:rsidR="00B12212">
          <w:t xml:space="preserve">spanning </w:t>
        </w:r>
      </w:ins>
      <w:ins w:id="4" w:author="fcalado" w:date="2026-03-14T12:35:00Z" w16du:dateUtc="2026-03-14T16:35:00Z">
        <w:r w:rsidR="00B12212">
          <w:t xml:space="preserve">perspective from </w:t>
        </w:r>
      </w:ins>
      <w:ins w:id="5" w:author="fcalado" w:date="2026-03-14T12:33:00Z" w16du:dateUtc="2026-03-14T16:33:00Z">
        <w:r w:rsidR="00B12212">
          <w:t xml:space="preserve">popular </w:t>
        </w:r>
      </w:ins>
      <w:ins w:id="6" w:author="fcalado" w:date="2026-03-14T12:35:00Z" w16du:dateUtc="2026-03-14T16:35:00Z">
        <w:r w:rsidR="00B12212">
          <w:t>discourse and the academic fields of Trans Studies and Natural Language Processing (NLP).</w:t>
        </w:r>
      </w:ins>
    </w:p>
    <w:p w14:paraId="50BBE8E8" w14:textId="6EA4C6E1" w:rsidR="005B434B" w:rsidRDefault="0041155A" w:rsidP="005B434B">
      <w:pPr>
        <w:pStyle w:val="Head2"/>
        <w:tabs>
          <w:tab w:val="clear" w:pos="360"/>
        </w:tabs>
      </w:pPr>
      <w:r>
        <w:t>Gender Ideology</w:t>
      </w:r>
      <w:ins w:id="7" w:author="fcalado" w:date="2026-03-14T12:34:00Z" w16du:dateUtc="2026-03-14T16:34:00Z">
        <w:r w:rsidR="00B12212">
          <w:t xml:space="preserve"> in Popular Discourse</w:t>
        </w:r>
      </w:ins>
    </w:p>
    <w:p w14:paraId="53E2E49F" w14:textId="674E2D15" w:rsidR="0041155A" w:rsidRDefault="0041155A" w:rsidP="0041155A">
      <w:pPr>
        <w:pStyle w:val="PostHeadPara"/>
        <w:rPr>
          <w:color w:val="000000"/>
        </w:rPr>
      </w:pPr>
      <w:r>
        <w:rPr>
          <w:color w:val="000000"/>
        </w:rPr>
        <w:t xml:space="preserve">The term “gender ideology”, which the Southern Poverty Law Center classifies as a derogatory term, refers to the view that </w:t>
      </w:r>
      <w:r w:rsidR="00751AEE">
        <w:rPr>
          <w:color w:val="000000"/>
        </w:rPr>
        <w:t>transgender and nonbinary</w:t>
      </w:r>
      <w:r>
        <w:rPr>
          <w:color w:val="000000"/>
        </w:rPr>
        <w:t xml:space="preserve"> identit</w:t>
      </w:r>
      <w:r w:rsidR="00751AEE">
        <w:rPr>
          <w:color w:val="000000"/>
        </w:rPr>
        <w:t>ies</w:t>
      </w:r>
      <w:r>
        <w:rPr>
          <w:color w:val="000000"/>
        </w:rPr>
        <w:t xml:space="preserve"> </w:t>
      </w:r>
      <w:r w:rsidR="00751AEE">
        <w:rPr>
          <w:color w:val="000000"/>
        </w:rPr>
        <w:t>are</w:t>
      </w:r>
      <w:r>
        <w:rPr>
          <w:color w:val="000000"/>
        </w:rPr>
        <w:t xml:space="preserve"> internal and therefore false belief system</w:t>
      </w:r>
      <w:r w:rsidR="00751AEE">
        <w:rPr>
          <w:color w:val="000000"/>
        </w:rPr>
        <w:t>s</w:t>
      </w:r>
      <w:r>
        <w:rPr>
          <w:color w:val="000000"/>
        </w:rPr>
        <w:t xml:space="preserve"> </w:t>
      </w:r>
      <w:r w:rsidR="00386DA1">
        <w:rPr>
          <w:color w:val="000000"/>
        </w:rPr>
        <w:t>[34]</w:t>
      </w:r>
      <w:r w:rsidR="002B2B8E">
        <w:rPr>
          <w:color w:val="000000"/>
        </w:rPr>
        <w:t xml:space="preserve">. </w:t>
      </w:r>
      <w:r>
        <w:rPr>
          <w:color w:val="000000"/>
        </w:rPr>
        <w:t xml:space="preserve">In various countries around the world, gender ideology has risen to a national issue, serving to unite various political aims into </w:t>
      </w:r>
      <w:r w:rsidR="00751AEE">
        <w:rPr>
          <w:color w:val="000000"/>
        </w:rPr>
        <w:t>what are mostly</w:t>
      </w:r>
      <w:r>
        <w:rPr>
          <w:color w:val="000000"/>
        </w:rPr>
        <w:t xml:space="preserve"> </w:t>
      </w:r>
      <w:r w:rsidR="00751AEE">
        <w:rPr>
          <w:color w:val="000000"/>
        </w:rPr>
        <w:t>alt-right</w:t>
      </w:r>
      <w:r>
        <w:rPr>
          <w:color w:val="000000"/>
        </w:rPr>
        <w:t xml:space="preserve"> agendas. In the European continent, </w:t>
      </w:r>
      <w:r w:rsidR="00751AEE">
        <w:rPr>
          <w:color w:val="000000"/>
        </w:rPr>
        <w:t>conservative</w:t>
      </w:r>
      <w:r>
        <w:rPr>
          <w:color w:val="000000"/>
        </w:rPr>
        <w:t xml:space="preserve"> groups have used gender ideology to prop up other forms of social discrimination, such as </w:t>
      </w:r>
      <w:r w:rsidR="00C730FF">
        <w:rPr>
          <w:color w:val="000000"/>
        </w:rPr>
        <w:t>that</w:t>
      </w:r>
      <w:r>
        <w:rPr>
          <w:color w:val="000000"/>
        </w:rPr>
        <w:t xml:space="preserve"> against migrants. In Italy, for example, discourses of gender ideology have been linked to white nationalism, whereby “</w:t>
      </w:r>
      <w:r w:rsidRPr="00330B61">
        <w:rPr>
          <w:color w:val="000000"/>
        </w:rPr>
        <w:t>‘gender’ can be used to</w:t>
      </w:r>
      <w:r>
        <w:rPr>
          <w:color w:val="000000"/>
        </w:rPr>
        <w:t xml:space="preserve"> </w:t>
      </w:r>
      <w:r w:rsidRPr="00330B61">
        <w:rPr>
          <w:color w:val="000000"/>
        </w:rPr>
        <w:t>‘stick’ ‘migrant’ and queer subjects together,</w:t>
      </w:r>
      <w:r>
        <w:rPr>
          <w:color w:val="000000"/>
        </w:rPr>
        <w:t xml:space="preserve"> </w:t>
      </w:r>
      <w:r w:rsidRPr="00330B61">
        <w:rPr>
          <w:color w:val="000000"/>
        </w:rPr>
        <w:t>characterizing both as threats to the sexual</w:t>
      </w:r>
      <w:r>
        <w:rPr>
          <w:color w:val="000000"/>
        </w:rPr>
        <w:t xml:space="preserve"> </w:t>
      </w:r>
      <w:r w:rsidRPr="00330B61">
        <w:rPr>
          <w:color w:val="000000"/>
        </w:rPr>
        <w:t>order of Europe</w:t>
      </w:r>
      <w:r>
        <w:rPr>
          <w:color w:val="000000"/>
        </w:rPr>
        <w:t>”</w:t>
      </w:r>
      <w:r w:rsidR="00023998">
        <w:rPr>
          <w:color w:val="000000"/>
        </w:rPr>
        <w:t xml:space="preserve"> [2</w:t>
      </w:r>
      <w:r w:rsidR="00386DA1">
        <w:rPr>
          <w:color w:val="000000"/>
        </w:rPr>
        <w:t>3</w:t>
      </w:r>
      <w:r w:rsidR="00023998">
        <w:rPr>
          <w:color w:val="000000"/>
        </w:rPr>
        <w:t>]</w:t>
      </w:r>
      <w:r>
        <w:rPr>
          <w:color w:val="000000"/>
        </w:rPr>
        <w:t>. Meanwhile, on the African continent, similar arguments are used toward politically opposite messaging, in anti-colonial discourses, where gender ideology is framed as a dangerous, Western import that threatens traditional gender roles. In Uganda, in particular,</w:t>
      </w:r>
      <w:r w:rsidR="00ED0F0A">
        <w:rPr>
          <w:color w:val="000000"/>
        </w:rPr>
        <w:t xml:space="preserve"> resistance against</w:t>
      </w:r>
      <w:r>
        <w:rPr>
          <w:color w:val="000000"/>
        </w:rPr>
        <w:t xml:space="preserve"> </w:t>
      </w:r>
      <w:r w:rsidR="00ED0F0A">
        <w:rPr>
          <w:color w:val="000000"/>
        </w:rPr>
        <w:t>gender ideology has prompted a</w:t>
      </w:r>
      <w:r w:rsidR="00751AEE">
        <w:rPr>
          <w:color w:val="000000"/>
        </w:rPr>
        <w:t xml:space="preserve"> </w:t>
      </w:r>
      <w:r>
        <w:rPr>
          <w:color w:val="000000"/>
        </w:rPr>
        <w:t>wave of anti-LGBT+ legislation</w:t>
      </w:r>
      <w:r w:rsidR="00ED0F0A">
        <w:rPr>
          <w:color w:val="000000"/>
        </w:rPr>
        <w:t xml:space="preserve">, with one law </w:t>
      </w:r>
      <w:r>
        <w:rPr>
          <w:color w:val="000000"/>
        </w:rPr>
        <w:t>penaliz</w:t>
      </w:r>
      <w:r w:rsidR="00ED0F0A">
        <w:rPr>
          <w:color w:val="000000"/>
        </w:rPr>
        <w:t>ing</w:t>
      </w:r>
      <w:r>
        <w:rPr>
          <w:color w:val="000000"/>
        </w:rPr>
        <w:t xml:space="preserve"> what it calls “aggravated homosexuality”</w:t>
      </w:r>
      <w:r w:rsidR="00ED0F0A">
        <w:rPr>
          <w:color w:val="000000"/>
        </w:rPr>
        <w:t xml:space="preserve"> with the death penalty</w:t>
      </w:r>
      <w:r>
        <w:rPr>
          <w:color w:val="000000"/>
        </w:rPr>
        <w:t xml:space="preserve"> </w:t>
      </w:r>
      <w:r w:rsidR="00D6313D">
        <w:rPr>
          <w:color w:val="000000"/>
        </w:rPr>
        <w:t>[2]</w:t>
      </w:r>
      <w:r>
        <w:rPr>
          <w:color w:val="000000"/>
        </w:rPr>
        <w:t>.</w:t>
      </w:r>
      <w:r w:rsidR="00C730FF">
        <w:rPr>
          <w:color w:val="000000"/>
        </w:rPr>
        <w:t xml:space="preserve"> </w:t>
      </w:r>
      <w:r w:rsidR="00ED0F0A">
        <w:rPr>
          <w:color w:val="000000"/>
        </w:rPr>
        <w:t>Across</w:t>
      </w:r>
      <w:r w:rsidR="00C730FF">
        <w:rPr>
          <w:color w:val="000000"/>
        </w:rPr>
        <w:t xml:space="preserve"> the</w:t>
      </w:r>
      <w:r w:rsidR="00ED0F0A">
        <w:rPr>
          <w:color w:val="000000"/>
        </w:rPr>
        <w:t xml:space="preserve">se various </w:t>
      </w:r>
      <w:r w:rsidR="00C730FF">
        <w:rPr>
          <w:color w:val="000000"/>
        </w:rPr>
        <w:t xml:space="preserve">political contexts, </w:t>
      </w:r>
      <w:r w:rsidR="004D536E">
        <w:rPr>
          <w:color w:val="000000"/>
        </w:rPr>
        <w:t>ranging from</w:t>
      </w:r>
      <w:r w:rsidR="00C730FF">
        <w:rPr>
          <w:color w:val="000000"/>
        </w:rPr>
        <w:t xml:space="preserve"> anti-immigrant to anti-West</w:t>
      </w:r>
      <w:r w:rsidR="004D536E">
        <w:rPr>
          <w:color w:val="000000"/>
        </w:rPr>
        <w:t xml:space="preserve"> framings</w:t>
      </w:r>
      <w:r w:rsidR="00C730FF">
        <w:rPr>
          <w:color w:val="000000"/>
        </w:rPr>
        <w:t xml:space="preserve">, </w:t>
      </w:r>
      <w:r w:rsidR="00751AEE">
        <w:rPr>
          <w:color w:val="000000"/>
        </w:rPr>
        <w:t>gender ideology arguments tend to</w:t>
      </w:r>
      <w:r w:rsidR="00C730FF">
        <w:rPr>
          <w:color w:val="000000"/>
        </w:rPr>
        <w:t xml:space="preserve"> </w:t>
      </w:r>
      <w:r w:rsidR="00ED0F0A">
        <w:rPr>
          <w:color w:val="000000"/>
        </w:rPr>
        <w:t xml:space="preserve">center on </w:t>
      </w:r>
      <w:r w:rsidR="00C730FF">
        <w:rPr>
          <w:color w:val="000000"/>
        </w:rPr>
        <w:t xml:space="preserve">patriarchal </w:t>
      </w:r>
      <w:r w:rsidR="00ED0F0A">
        <w:rPr>
          <w:color w:val="000000"/>
        </w:rPr>
        <w:t>arguments about the traditional</w:t>
      </w:r>
      <w:r w:rsidR="004D536E">
        <w:rPr>
          <w:color w:val="000000"/>
        </w:rPr>
        <w:t xml:space="preserve"> sexual order</w:t>
      </w:r>
      <w:r w:rsidR="007C59F5">
        <w:rPr>
          <w:color w:val="000000"/>
        </w:rPr>
        <w:t>.</w:t>
      </w:r>
    </w:p>
    <w:p w14:paraId="42698785" w14:textId="62FF1EAA" w:rsidR="004D536E" w:rsidRDefault="0041155A" w:rsidP="0041155A">
      <w:pPr>
        <w:pStyle w:val="PostHeadPara"/>
        <w:ind w:firstLine="720"/>
        <w:rPr>
          <w:color w:val="000000"/>
        </w:rPr>
      </w:pPr>
      <w:r>
        <w:rPr>
          <w:color w:val="000000"/>
        </w:rPr>
        <w:t xml:space="preserve">In the USA, concerns over gender ideology have prompted a dramatic increase in legislation which limits the rights of trans people. Over the last five years, the number of proposed anti-trans bills each year has surpassed the last, </w:t>
      </w:r>
      <w:r>
        <w:rPr>
          <w:color w:val="000000"/>
        </w:rPr>
        <w:lastRenderedPageBreak/>
        <w:t xml:space="preserve">with 2025 </w:t>
      </w:r>
      <w:r w:rsidR="00751AEE">
        <w:rPr>
          <w:color w:val="000000"/>
        </w:rPr>
        <w:t>seeing</w:t>
      </w:r>
      <w:r>
        <w:rPr>
          <w:color w:val="000000"/>
        </w:rPr>
        <w:t xml:space="preserve"> over 1000 such bills </w:t>
      </w:r>
      <w:r w:rsidR="00751AEE">
        <w:rPr>
          <w:color w:val="000000"/>
        </w:rPr>
        <w:t xml:space="preserve">being proposed </w:t>
      </w:r>
      <w:r>
        <w:rPr>
          <w:color w:val="000000"/>
        </w:rPr>
        <w:t>in legislative houses across the country</w:t>
      </w:r>
      <w:r w:rsidR="002B2B8E">
        <w:rPr>
          <w:color w:val="000000"/>
        </w:rPr>
        <w:t xml:space="preserve"> </w:t>
      </w:r>
      <w:r w:rsidR="00386DA1">
        <w:rPr>
          <w:color w:val="000000"/>
        </w:rPr>
        <w:t>[37]</w:t>
      </w:r>
      <w:r>
        <w:rPr>
          <w:color w:val="000000"/>
        </w:rPr>
        <w:t xml:space="preserve">. Additionally, a series of </w:t>
      </w:r>
      <w:sdt>
        <w:sdtPr>
          <w:tag w:val="goog_rdk_7"/>
          <w:id w:val="1645058012"/>
        </w:sdtPr>
        <w:sdtContent/>
      </w:sdt>
      <w:sdt>
        <w:sdtPr>
          <w:tag w:val="goog_rdk_8"/>
          <w:id w:val="1973881122"/>
        </w:sdtPr>
        <w:sdtContent/>
      </w:sdt>
      <w:sdt>
        <w:sdtPr>
          <w:tag w:val="goog_rdk_9"/>
          <w:id w:val="14076399"/>
        </w:sdtPr>
        <w:sdtContent/>
      </w:sdt>
      <w:r>
        <w:rPr>
          <w:color w:val="000000"/>
        </w:rPr>
        <w:t xml:space="preserve">Executive Orders </w:t>
      </w:r>
      <w:r w:rsidR="00751AEE">
        <w:rPr>
          <w:color w:val="000000"/>
        </w:rPr>
        <w:t xml:space="preserve">have been released </w:t>
      </w:r>
      <w:r w:rsidR="00C730FF">
        <w:rPr>
          <w:color w:val="000000"/>
        </w:rPr>
        <w:t xml:space="preserve">from </w:t>
      </w:r>
      <w:r w:rsidR="002B2B8E">
        <w:rPr>
          <w:color w:val="000000"/>
        </w:rPr>
        <w:t>the White House,</w:t>
      </w:r>
      <w:r w:rsidR="00C730FF">
        <w:rPr>
          <w:color w:val="000000"/>
        </w:rPr>
        <w:t xml:space="preserve"> containing</w:t>
      </w:r>
      <w:r>
        <w:rPr>
          <w:color w:val="000000"/>
        </w:rPr>
        <w:t xml:space="preserve"> titles that frame trans discrimination as </w:t>
      </w:r>
      <w:r w:rsidR="00ED0F0A">
        <w:rPr>
          <w:color w:val="000000"/>
        </w:rPr>
        <w:t xml:space="preserve">the </w:t>
      </w:r>
      <w:r w:rsidR="007C59F5">
        <w:rPr>
          <w:color w:val="000000"/>
        </w:rPr>
        <w:t xml:space="preserve">protection </w:t>
      </w:r>
      <w:r w:rsidR="00ED0F0A">
        <w:rPr>
          <w:color w:val="000000"/>
        </w:rPr>
        <w:t>of</w:t>
      </w:r>
      <w:r>
        <w:rPr>
          <w:color w:val="000000"/>
        </w:rPr>
        <w:t xml:space="preserve"> women: “Defending Women </w:t>
      </w:r>
      <w:proofErr w:type="gramStart"/>
      <w:r>
        <w:rPr>
          <w:color w:val="000000"/>
        </w:rPr>
        <w:t>From</w:t>
      </w:r>
      <w:proofErr w:type="gramEnd"/>
      <w:r>
        <w:rPr>
          <w:color w:val="000000"/>
        </w:rPr>
        <w:t xml:space="preserve"> Gender Ideology Extremism </w:t>
      </w:r>
      <w:proofErr w:type="gramStart"/>
      <w:r>
        <w:rPr>
          <w:color w:val="000000"/>
        </w:rPr>
        <w:t>And</w:t>
      </w:r>
      <w:proofErr w:type="gramEnd"/>
      <w:r>
        <w:rPr>
          <w:color w:val="000000"/>
        </w:rPr>
        <w:t xml:space="preserve"> Restoring Biological Truth </w:t>
      </w:r>
      <w:proofErr w:type="gramStart"/>
      <w:r>
        <w:rPr>
          <w:color w:val="000000"/>
        </w:rPr>
        <w:t>To</w:t>
      </w:r>
      <w:proofErr w:type="gramEnd"/>
      <w:r>
        <w:rPr>
          <w:color w:val="000000"/>
        </w:rPr>
        <w:t xml:space="preserve"> </w:t>
      </w:r>
      <w:proofErr w:type="gramStart"/>
      <w:r>
        <w:rPr>
          <w:color w:val="000000"/>
        </w:rPr>
        <w:t>The</w:t>
      </w:r>
      <w:proofErr w:type="gramEnd"/>
      <w:r>
        <w:rPr>
          <w:color w:val="000000"/>
        </w:rPr>
        <w:t xml:space="preserve"> Federal Government” and “Keeping Men Out of Women’s Sports”</w:t>
      </w:r>
      <w:r w:rsidR="002B2B8E">
        <w:rPr>
          <w:color w:val="000000"/>
        </w:rPr>
        <w:t xml:space="preserve"> </w:t>
      </w:r>
      <w:proofErr w:type="gramStart"/>
      <w:r w:rsidR="002B2B8E">
        <w:rPr>
          <w:color w:val="000000"/>
        </w:rPr>
        <w:t>the  [</w:t>
      </w:r>
      <w:proofErr w:type="gramEnd"/>
      <w:r w:rsidR="002B2B8E">
        <w:rPr>
          <w:color w:val="000000"/>
        </w:rPr>
        <w:t>3</w:t>
      </w:r>
      <w:r w:rsidR="00386DA1">
        <w:rPr>
          <w:color w:val="000000"/>
        </w:rPr>
        <w:t>5</w:t>
      </w:r>
      <w:r w:rsidR="002B2B8E">
        <w:rPr>
          <w:color w:val="000000"/>
        </w:rPr>
        <w:t>, 3</w:t>
      </w:r>
      <w:r w:rsidR="00386DA1">
        <w:rPr>
          <w:color w:val="000000"/>
        </w:rPr>
        <w:t>6</w:t>
      </w:r>
      <w:r w:rsidR="002B2B8E">
        <w:rPr>
          <w:color w:val="000000"/>
        </w:rPr>
        <w:t>]</w:t>
      </w:r>
      <w:r>
        <w:rPr>
          <w:color w:val="000000"/>
        </w:rPr>
        <w:t xml:space="preserve">. </w:t>
      </w:r>
      <w:r w:rsidR="00ED0F0A">
        <w:rPr>
          <w:color w:val="000000"/>
        </w:rPr>
        <w:t>Similarly turn on the patriarchal logics seen in Europe and Africa, t</w:t>
      </w:r>
      <w:r>
        <w:rPr>
          <w:color w:val="000000"/>
        </w:rPr>
        <w:t>hese initiatives</w:t>
      </w:r>
      <w:r w:rsidR="00C730FF">
        <w:rPr>
          <w:color w:val="000000"/>
        </w:rPr>
        <w:t>, conclude that</w:t>
      </w:r>
      <w:r>
        <w:rPr>
          <w:color w:val="000000"/>
        </w:rPr>
        <w:t xml:space="preserve"> </w:t>
      </w:r>
      <w:r w:rsidR="00ED0F0A">
        <w:rPr>
          <w:color w:val="000000"/>
        </w:rPr>
        <w:t xml:space="preserve">gender is “binary and biological”, and that so-called </w:t>
      </w:r>
      <w:r>
        <w:rPr>
          <w:color w:val="000000"/>
        </w:rPr>
        <w:t>“biological” women need</w:t>
      </w:r>
      <w:r w:rsidR="00C730FF">
        <w:rPr>
          <w:color w:val="000000"/>
        </w:rPr>
        <w:t xml:space="preserve"> special and explicit </w:t>
      </w:r>
      <w:r>
        <w:rPr>
          <w:color w:val="000000"/>
        </w:rPr>
        <w:t>protection from t</w:t>
      </w:r>
      <w:sdt>
        <w:sdtPr>
          <w:tag w:val="goog_rdk_11"/>
          <w:id w:val="-259468674"/>
        </w:sdtPr>
        <w:sdtContent/>
      </w:sdt>
      <w:r>
        <w:rPr>
          <w:color w:val="000000"/>
        </w:rPr>
        <w:t xml:space="preserve">rans </w:t>
      </w:r>
      <w:r w:rsidR="00C730FF">
        <w:rPr>
          <w:color w:val="000000"/>
        </w:rPr>
        <w:t>women</w:t>
      </w:r>
      <w:r>
        <w:rPr>
          <w:color w:val="000000"/>
        </w:rPr>
        <w:t>.</w:t>
      </w:r>
    </w:p>
    <w:p w14:paraId="6580D866" w14:textId="0448A301" w:rsidR="0041155A" w:rsidRDefault="0041155A" w:rsidP="002F766D">
      <w:pPr>
        <w:pStyle w:val="PostHeadPara"/>
        <w:ind w:firstLine="720"/>
        <w:rPr>
          <w:color w:val="000000"/>
        </w:rPr>
      </w:pPr>
      <w:r>
        <w:rPr>
          <w:color w:val="000000"/>
        </w:rPr>
        <w:t xml:space="preserve">Taking aim at the progressive view of gender as internal, one of these </w:t>
      </w:r>
      <w:r w:rsidR="004D536E">
        <w:rPr>
          <w:color w:val="000000"/>
        </w:rPr>
        <w:t>Executive Orders</w:t>
      </w:r>
      <w:r>
        <w:rPr>
          <w:color w:val="000000"/>
        </w:rPr>
        <w:t xml:space="preserve"> describes gender ideology as “an ever-shifting concept of self-assessed gender identity, permitting the false claim that males can identify as and thus become women and vice versa, and requiring all institutions of society to regard this false claim as true”</w:t>
      </w:r>
      <w:r w:rsidR="002B2B8E">
        <w:rPr>
          <w:color w:val="000000"/>
        </w:rPr>
        <w:t xml:space="preserve"> </w:t>
      </w:r>
      <w:r w:rsidR="00386DA1">
        <w:rPr>
          <w:color w:val="000000"/>
        </w:rPr>
        <w:t>[35]</w:t>
      </w:r>
      <w:r>
        <w:rPr>
          <w:color w:val="000000"/>
        </w:rPr>
        <w:t>.</w:t>
      </w:r>
      <w:r w:rsidR="004D536E">
        <w:rPr>
          <w:color w:val="000000"/>
        </w:rPr>
        <w:t xml:space="preserve"> This critique refers to </w:t>
      </w:r>
      <w:r w:rsidR="002F766D">
        <w:rPr>
          <w:color w:val="000000"/>
        </w:rPr>
        <w:t xml:space="preserve">the progressive view that gender identity is a subjective quality, </w:t>
      </w:r>
      <w:r w:rsidR="007C59F5">
        <w:rPr>
          <w:color w:val="000000"/>
        </w:rPr>
        <w:t>a</w:t>
      </w:r>
      <w:r w:rsidR="00ED0F0A">
        <w:rPr>
          <w:color w:val="000000"/>
        </w:rPr>
        <w:t>n</w:t>
      </w:r>
      <w:r w:rsidR="007C59F5">
        <w:rPr>
          <w:color w:val="000000"/>
        </w:rPr>
        <w:t xml:space="preserve"> </w:t>
      </w:r>
      <w:r w:rsidR="00ED0F0A">
        <w:rPr>
          <w:color w:val="000000"/>
        </w:rPr>
        <w:t xml:space="preserve">identification that is </w:t>
      </w:r>
      <w:r w:rsidR="007C59F5">
        <w:rPr>
          <w:color w:val="000000"/>
        </w:rPr>
        <w:t xml:space="preserve">primarily </w:t>
      </w:r>
      <w:r w:rsidR="002F766D">
        <w:rPr>
          <w:color w:val="000000"/>
        </w:rPr>
        <w:t>internal rather than external. The</w:t>
      </w:r>
      <w:r>
        <w:rPr>
          <w:color w:val="000000"/>
        </w:rPr>
        <w:t xml:space="preserve"> Psychiatric Association, for example, defines gender identity</w:t>
      </w:r>
      <w:r w:rsidR="002F766D">
        <w:rPr>
          <w:color w:val="000000"/>
        </w:rPr>
        <w:t xml:space="preserve"> an “inner sense” </w:t>
      </w:r>
      <w:proofErr w:type="gramStart"/>
      <w:r>
        <w:rPr>
          <w:color w:val="000000"/>
        </w:rPr>
        <w:t xml:space="preserve">of </w:t>
      </w:r>
      <w:r w:rsidR="002F766D">
        <w:rPr>
          <w:color w:val="000000"/>
        </w:rPr>
        <w:t xml:space="preserve"> “</w:t>
      </w:r>
      <w:proofErr w:type="gramEnd"/>
      <w:r>
        <w:rPr>
          <w:color w:val="000000"/>
        </w:rPr>
        <w:t>being a girl/woman, boy/man, some combination of both, or something else”</w:t>
      </w:r>
      <w:r w:rsidR="00023998">
        <w:rPr>
          <w:color w:val="000000"/>
        </w:rPr>
        <w:t xml:space="preserve"> [1</w:t>
      </w:r>
      <w:r w:rsidR="00386DA1">
        <w:rPr>
          <w:color w:val="000000"/>
        </w:rPr>
        <w:t>5</w:t>
      </w:r>
      <w:r w:rsidR="00023998">
        <w:rPr>
          <w:color w:val="000000"/>
        </w:rPr>
        <w:t>]</w:t>
      </w:r>
      <w:r>
        <w:rPr>
          <w:color w:val="000000"/>
        </w:rPr>
        <w:t>. Similarly, the World Health Organization defines gender identity as “a person’s innate, deeply felt internal and individual experience of gender,” and contrasts it to biological sex, adding that gender identity “may or may not correspond to the person’s physiology or designated sex at birth</w:t>
      </w:r>
      <w:r w:rsidR="002B2B8E">
        <w:rPr>
          <w:color w:val="000000"/>
        </w:rPr>
        <w:t xml:space="preserve">” </w:t>
      </w:r>
      <w:r w:rsidR="00386DA1">
        <w:rPr>
          <w:color w:val="000000"/>
        </w:rPr>
        <w:t>[39]</w:t>
      </w:r>
      <w:r w:rsidR="002B2B8E">
        <w:rPr>
          <w:color w:val="000000"/>
        </w:rPr>
        <w:t>.</w:t>
      </w:r>
    </w:p>
    <w:p w14:paraId="1AFAAE27" w14:textId="1A1892CF" w:rsidR="002F766D" w:rsidRDefault="0041155A" w:rsidP="0041155A">
      <w:pPr>
        <w:pStyle w:val="PostHeadPara"/>
        <w:ind w:firstLine="720"/>
        <w:rPr>
          <w:color w:val="000000"/>
        </w:rPr>
      </w:pPr>
      <w:r>
        <w:rPr>
          <w:color w:val="000000"/>
        </w:rPr>
        <w:t>Trans Studies scholars</w:t>
      </w:r>
      <w:r w:rsidR="002F766D">
        <w:rPr>
          <w:color w:val="000000"/>
        </w:rPr>
        <w:t xml:space="preserve">, </w:t>
      </w:r>
      <w:r w:rsidR="00ED0F0A">
        <w:rPr>
          <w:color w:val="000000"/>
        </w:rPr>
        <w:t>however</w:t>
      </w:r>
      <w:r w:rsidR="002F766D">
        <w:rPr>
          <w:color w:val="000000"/>
        </w:rPr>
        <w:t>, critique the progressive view, arguing that t</w:t>
      </w:r>
      <w:r>
        <w:rPr>
          <w:color w:val="000000"/>
        </w:rPr>
        <w:t xml:space="preserve">he concept of internalized gender inspires transphobic discrimination. </w:t>
      </w:r>
      <w:r w:rsidR="002F766D">
        <w:rPr>
          <w:color w:val="000000"/>
        </w:rPr>
        <w:t>For example, the progressive view of gender as an internal phenomenon influences transphobic reasoning on access to medical care,</w:t>
      </w:r>
      <w:r w:rsidR="00ED0F0A">
        <w:rPr>
          <w:color w:val="000000"/>
        </w:rPr>
        <w:t xml:space="preserve"> which</w:t>
      </w:r>
      <w:r w:rsidR="002F766D">
        <w:rPr>
          <w:color w:val="000000"/>
        </w:rPr>
        <w:t xml:space="preserve"> question</w:t>
      </w:r>
      <w:r w:rsidR="00ED0F0A">
        <w:rPr>
          <w:color w:val="000000"/>
        </w:rPr>
        <w:t>s</w:t>
      </w:r>
      <w:r w:rsidR="002F766D">
        <w:rPr>
          <w:color w:val="000000"/>
        </w:rPr>
        <w:t xml:space="preserve"> why biological transition should be necessary if gender is an internal </w:t>
      </w:r>
      <w:r w:rsidR="00ED0F0A">
        <w:rPr>
          <w:color w:val="000000"/>
        </w:rPr>
        <w:t>identification</w:t>
      </w:r>
      <w:r w:rsidR="002F766D">
        <w:rPr>
          <w:color w:val="000000"/>
        </w:rPr>
        <w:t xml:space="preserve">. </w:t>
      </w:r>
      <w:r w:rsidR="00687F30">
        <w:rPr>
          <w:color w:val="000000"/>
        </w:rPr>
        <w:t xml:space="preserve">Not only does this framing disempower those who seek medical transition, it also disregards other forms of transition, like name and pronoun changes, as part of trans identity. As others point out, </w:t>
      </w:r>
      <w:r w:rsidR="002F766D">
        <w:rPr>
          <w:color w:val="000000"/>
        </w:rPr>
        <w:t>many trans people choose not to undergo</w:t>
      </w:r>
      <w:r w:rsidR="00687F30">
        <w:rPr>
          <w:color w:val="000000"/>
        </w:rPr>
        <w:t xml:space="preserve"> medical</w:t>
      </w:r>
      <w:r w:rsidR="002F766D">
        <w:rPr>
          <w:color w:val="000000"/>
        </w:rPr>
        <w:t xml:space="preserve"> interventions</w:t>
      </w:r>
      <w:r w:rsidR="00687F30">
        <w:rPr>
          <w:color w:val="000000"/>
        </w:rPr>
        <w:t xml:space="preserve"> and still identify as trans</w:t>
      </w:r>
      <w:r w:rsidR="002F766D">
        <w:rPr>
          <w:color w:val="000000"/>
        </w:rPr>
        <w:t xml:space="preserve"> </w:t>
      </w:r>
      <w:r w:rsidR="00023998">
        <w:rPr>
          <w:color w:val="000000"/>
        </w:rPr>
        <w:t>[2</w:t>
      </w:r>
      <w:r w:rsidR="00386DA1">
        <w:rPr>
          <w:color w:val="000000"/>
        </w:rPr>
        <w:t>6</w:t>
      </w:r>
      <w:r w:rsidR="00023998">
        <w:rPr>
          <w:color w:val="000000"/>
        </w:rPr>
        <w:t>].</w:t>
      </w:r>
      <w:r w:rsidR="002F766D">
        <w:rPr>
          <w:color w:val="000000"/>
        </w:rPr>
        <w:t xml:space="preserve"> </w:t>
      </w:r>
      <w:r w:rsidR="007C59F5">
        <w:rPr>
          <w:color w:val="000000"/>
        </w:rPr>
        <w:t xml:space="preserve">The view of gender as internal, having to do with personal identity, thus opens the door to discrimination against </w:t>
      </w:r>
      <w:r w:rsidR="00ED0F0A">
        <w:rPr>
          <w:color w:val="000000"/>
        </w:rPr>
        <w:t xml:space="preserve">multiple kinds of </w:t>
      </w:r>
      <w:r w:rsidR="007C59F5">
        <w:rPr>
          <w:color w:val="000000"/>
        </w:rPr>
        <w:t>transition, including biological and social forms of transition.</w:t>
      </w:r>
    </w:p>
    <w:p w14:paraId="1DF7D3A1" w14:textId="40FC8B47" w:rsidR="0041155A" w:rsidRDefault="002F766D" w:rsidP="00687F30">
      <w:pPr>
        <w:pStyle w:val="PostHeadPara"/>
        <w:ind w:firstLine="720"/>
      </w:pPr>
      <w:r>
        <w:rPr>
          <w:color w:val="000000"/>
        </w:rPr>
        <w:t xml:space="preserve">According to this view, the right-wing push to disentangle gender from sex and to solidify sex as “binary and biological” is a reaction to the </w:t>
      </w:r>
      <w:r w:rsidR="007C59F5">
        <w:rPr>
          <w:color w:val="000000"/>
        </w:rPr>
        <w:t>way that</w:t>
      </w:r>
      <w:r>
        <w:rPr>
          <w:color w:val="000000"/>
        </w:rPr>
        <w:t xml:space="preserve"> gender is conceptualized in trans affirming discourse on the left. </w:t>
      </w:r>
      <w:r w:rsidR="0041155A">
        <w:rPr>
          <w:color w:val="000000"/>
        </w:rPr>
        <w:t xml:space="preserve">One scholar, Andrea Long </w:t>
      </w:r>
      <w:r w:rsidR="00D6313D">
        <w:rPr>
          <w:color w:val="000000"/>
        </w:rPr>
        <w:t xml:space="preserve">Chu </w:t>
      </w:r>
      <w:r w:rsidR="00386DA1">
        <w:rPr>
          <w:color w:val="000000"/>
        </w:rPr>
        <w:t>[9]</w:t>
      </w:r>
      <w:r w:rsidR="0041155A">
        <w:rPr>
          <w:color w:val="000000"/>
        </w:rPr>
        <w:t xml:space="preserve">, claims that “The left must reckon with its part in this. It has hung trans rights on the thin peg of gender identity”. Chu, a trans woman, explains that the </w:t>
      </w:r>
      <w:r w:rsidR="007C59F5">
        <w:rPr>
          <w:color w:val="000000"/>
        </w:rPr>
        <w:t xml:space="preserve">progressive, </w:t>
      </w:r>
      <w:r w:rsidR="0041155A">
        <w:rPr>
          <w:color w:val="000000"/>
        </w:rPr>
        <w:t xml:space="preserve">pro-trans movement has “largely failed to form a coherent moral account of </w:t>
      </w:r>
      <w:r w:rsidR="0041155A">
        <w:rPr>
          <w:i/>
          <w:iCs/>
          <w:color w:val="000000"/>
        </w:rPr>
        <w:t>why</w:t>
      </w:r>
      <w:r w:rsidR="0041155A">
        <w:rPr>
          <w:color w:val="000000"/>
        </w:rPr>
        <w:t xml:space="preserve"> someone’s gender identity should justify the actual biological interventions that make up gender-affirming care</w:t>
      </w:r>
      <w:r w:rsidR="00D6313D">
        <w:rPr>
          <w:color w:val="000000"/>
        </w:rPr>
        <w:t xml:space="preserve">” </w:t>
      </w:r>
      <w:r w:rsidR="00386DA1">
        <w:rPr>
          <w:color w:val="000000"/>
        </w:rPr>
        <w:t>[9]</w:t>
      </w:r>
      <w:r w:rsidR="00D6313D">
        <w:rPr>
          <w:color w:val="000000"/>
        </w:rPr>
        <w:t>.</w:t>
      </w:r>
      <w:bookmarkStart w:id="8" w:name="bookmark=id.11eoinsu7xl3" w:colFirst="0" w:colLast="0"/>
      <w:bookmarkStart w:id="9" w:name="bookmark=id.sr8s2hx8kz1" w:colFirst="0" w:colLast="0"/>
      <w:bookmarkEnd w:id="8"/>
      <w:bookmarkEnd w:id="9"/>
    </w:p>
    <w:p w14:paraId="477E8993" w14:textId="2A01E469" w:rsidR="005B434B" w:rsidRDefault="0041155A" w:rsidP="005B434B">
      <w:pPr>
        <w:pStyle w:val="Head2"/>
        <w:tabs>
          <w:tab w:val="clear" w:pos="360"/>
        </w:tabs>
      </w:pPr>
      <w:r>
        <w:t>Gender Categories</w:t>
      </w:r>
      <w:ins w:id="10" w:author="fcalado" w:date="2026-03-14T12:34:00Z" w16du:dateUtc="2026-03-14T16:34:00Z">
        <w:r w:rsidR="00B12212">
          <w:t xml:space="preserve"> in the </w:t>
        </w:r>
      </w:ins>
      <w:ins w:id="11" w:author="fcalado" w:date="2026-03-14T12:36:00Z" w16du:dateUtc="2026-03-14T16:36:00Z">
        <w:r w:rsidR="00B12212">
          <w:t>Trans Studies</w:t>
        </w:r>
      </w:ins>
    </w:p>
    <w:p w14:paraId="5C70AE2F" w14:textId="7864B857" w:rsidR="0041155A" w:rsidRDefault="0041155A" w:rsidP="0041155A">
      <w:pPr>
        <w:pStyle w:val="PostHeadPara"/>
        <w:rPr>
          <w:color w:val="000000"/>
        </w:rPr>
      </w:pPr>
      <w:r>
        <w:rPr>
          <w:color w:val="000000"/>
        </w:rPr>
        <w:t xml:space="preserve">The progressive view of gender descends from a widely accepted theory that gender is a social and behavioral phenomenon rather than a biological reality. This theory, developed by Judith Butler </w:t>
      </w:r>
      <w:r w:rsidR="00D6313D">
        <w:rPr>
          <w:color w:val="000000"/>
        </w:rPr>
        <w:t xml:space="preserve">[6] </w:t>
      </w:r>
      <w:r>
        <w:rPr>
          <w:color w:val="000000"/>
        </w:rPr>
        <w:t>as Gender Performativity theory</w:t>
      </w:r>
      <w:r w:rsidR="00ED0F0A">
        <w:rPr>
          <w:color w:val="000000"/>
        </w:rPr>
        <w:t xml:space="preserve"> in the early 1990s</w:t>
      </w:r>
      <w:r w:rsidR="00D6313D">
        <w:rPr>
          <w:color w:val="000000"/>
        </w:rPr>
        <w:t xml:space="preserve">, </w:t>
      </w:r>
      <w:r>
        <w:rPr>
          <w:color w:val="000000"/>
        </w:rPr>
        <w:t>dissolves the traditionally strict and causal relation between sex, gender, and sexuality. It stipulates that gender is not based on a biological reality, nor does it determine sexuality (e.g., with male</w:t>
      </w:r>
      <w:r w:rsidR="007048F2">
        <w:rPr>
          <w:color w:val="000000"/>
        </w:rPr>
        <w:t xml:space="preserve"> gendered people </w:t>
      </w:r>
      <w:r>
        <w:rPr>
          <w:color w:val="000000"/>
        </w:rPr>
        <w:t>preferring female</w:t>
      </w:r>
      <w:r w:rsidR="007048F2">
        <w:rPr>
          <w:color w:val="000000"/>
        </w:rPr>
        <w:t xml:space="preserve"> gendered people</w:t>
      </w:r>
      <w:r>
        <w:rPr>
          <w:color w:val="000000"/>
        </w:rPr>
        <w:t>). Rather, gender is an effect produced by</w:t>
      </w:r>
      <w:r>
        <w:rPr>
          <w:color w:val="FF0000"/>
        </w:rPr>
        <w:t xml:space="preserve"> </w:t>
      </w:r>
      <w:r>
        <w:rPr>
          <w:color w:val="000000"/>
        </w:rPr>
        <w:t>social norms and expectations, which manifests as a series of behaviors (1991).</w:t>
      </w:r>
    </w:p>
    <w:p w14:paraId="2247ED44" w14:textId="1909E84E" w:rsidR="007C59F5" w:rsidRDefault="0041155A" w:rsidP="0041155A">
      <w:pPr>
        <w:pStyle w:val="PostHeadPara"/>
        <w:ind w:firstLine="720"/>
        <w:rPr>
          <w:color w:val="000000"/>
        </w:rPr>
      </w:pPr>
      <w:r>
        <w:rPr>
          <w:color w:val="000000"/>
        </w:rPr>
        <w:t xml:space="preserve">In the 35 years since </w:t>
      </w:r>
      <w:r w:rsidR="007048F2">
        <w:rPr>
          <w:color w:val="000000"/>
        </w:rPr>
        <w:t>Butler’s</w:t>
      </w:r>
      <w:r>
        <w:rPr>
          <w:color w:val="000000"/>
        </w:rPr>
        <w:t xml:space="preserve"> theory was introduced, the definition of gender has moved away from biology and into psychological concepts of identity. The primacy of behavior and social roles (which, </w:t>
      </w:r>
      <w:r w:rsidR="00D6313D">
        <w:rPr>
          <w:color w:val="000000"/>
        </w:rPr>
        <w:t>Bulter [6]</w:t>
      </w:r>
      <w:r>
        <w:rPr>
          <w:color w:val="000000"/>
        </w:rPr>
        <w:t xml:space="preserve"> is careful to point out, are not at will, but deeply compelled by societal rules</w:t>
      </w:r>
      <w:r w:rsidR="007C59F5">
        <w:rPr>
          <w:color w:val="000000"/>
        </w:rPr>
        <w:t xml:space="preserve"> and expectations</w:t>
      </w:r>
      <w:r>
        <w:rPr>
          <w:color w:val="000000"/>
        </w:rPr>
        <w:t xml:space="preserve">), loses ground to internal concepts of identity and identification. Gender as identity, an internal feeling or identification as male, female, a combination of the two, or </w:t>
      </w:r>
      <w:r>
        <w:rPr>
          <w:color w:val="000000"/>
        </w:rPr>
        <w:lastRenderedPageBreak/>
        <w:t xml:space="preserve">nonbinary genders, thus becomes separated from gender as expression, which denotes the masculine, feminine, or androgynous traits that are visibly apparent and enacted. </w:t>
      </w:r>
    </w:p>
    <w:p w14:paraId="7C6CB1F6" w14:textId="10228B96" w:rsidR="0041155A" w:rsidRDefault="0041155A" w:rsidP="007C59F5">
      <w:pPr>
        <w:pStyle w:val="PostHeadPara"/>
        <w:ind w:firstLine="720"/>
        <w:rPr>
          <w:color w:val="000000"/>
        </w:rPr>
      </w:pPr>
      <w:r>
        <w:rPr>
          <w:color w:val="000000"/>
        </w:rPr>
        <w:t xml:space="preserve">Trans Studies scholar </w:t>
      </w:r>
      <w:proofErr w:type="spellStart"/>
      <w:r>
        <w:rPr>
          <w:color w:val="000000"/>
        </w:rPr>
        <w:t>Kadji</w:t>
      </w:r>
      <w:proofErr w:type="spellEnd"/>
      <w:r>
        <w:rPr>
          <w:color w:val="000000"/>
        </w:rPr>
        <w:t xml:space="preserve"> Amin </w:t>
      </w:r>
      <w:r w:rsidR="00D6313D">
        <w:rPr>
          <w:color w:val="000000"/>
        </w:rPr>
        <w:t xml:space="preserve">[1] </w:t>
      </w:r>
      <w:r>
        <w:rPr>
          <w:color w:val="000000"/>
        </w:rPr>
        <w:t xml:space="preserve">refers to this splitting of internal identity from external appearance or expression as the “divergence model”. </w:t>
      </w:r>
      <w:r w:rsidR="007C59F5">
        <w:rPr>
          <w:color w:val="000000"/>
        </w:rPr>
        <w:t xml:space="preserve"> </w:t>
      </w:r>
      <w:r w:rsidR="005114BD">
        <w:rPr>
          <w:color w:val="000000"/>
        </w:rPr>
        <w:t>According to Amin</w:t>
      </w:r>
      <w:r w:rsidR="007C59F5">
        <w:rPr>
          <w:color w:val="000000"/>
        </w:rPr>
        <w:t>, the diver</w:t>
      </w:r>
      <w:r>
        <w:rPr>
          <w:color w:val="000000"/>
        </w:rPr>
        <w:t xml:space="preserve">gence model </w:t>
      </w:r>
      <w:r w:rsidR="007C59F5">
        <w:rPr>
          <w:color w:val="000000"/>
        </w:rPr>
        <w:t xml:space="preserve">originally </w:t>
      </w:r>
      <w:r>
        <w:rPr>
          <w:color w:val="000000"/>
        </w:rPr>
        <w:t>drives the split between the categories of “heterosexual” and “homosexual”</w:t>
      </w:r>
      <w:r w:rsidR="007C59F5">
        <w:rPr>
          <w:color w:val="000000"/>
        </w:rPr>
        <w:t>, whereby</w:t>
      </w:r>
      <w:r w:rsidR="005114BD">
        <w:rPr>
          <w:color w:val="000000"/>
        </w:rPr>
        <w:t xml:space="preserve"> </w:t>
      </w:r>
      <w:r>
        <w:rPr>
          <w:color w:val="000000"/>
        </w:rPr>
        <w:t xml:space="preserve">“homosexual” </w:t>
      </w:r>
      <w:r w:rsidR="005114BD">
        <w:rPr>
          <w:color w:val="000000"/>
        </w:rPr>
        <w:t xml:space="preserve">was created first to </w:t>
      </w:r>
      <w:r>
        <w:rPr>
          <w:color w:val="000000"/>
        </w:rPr>
        <w:t>encompass many variations of sex, gender, and sexuality non-conformity</w:t>
      </w:r>
      <w:r w:rsidR="005114BD">
        <w:rPr>
          <w:color w:val="000000"/>
        </w:rPr>
        <w:t xml:space="preserve">, </w:t>
      </w:r>
      <w:r w:rsidR="007C59F5">
        <w:rPr>
          <w:color w:val="000000"/>
        </w:rPr>
        <w:t xml:space="preserve">while </w:t>
      </w:r>
      <w:r w:rsidR="005114BD">
        <w:rPr>
          <w:color w:val="000000"/>
        </w:rPr>
        <w:t>“heterosexual” was created</w:t>
      </w:r>
      <w:r w:rsidR="007C59F5">
        <w:rPr>
          <w:color w:val="000000"/>
        </w:rPr>
        <w:t xml:space="preserve"> by belatedly, in order to distinguish itself from “homosexual”.</w:t>
      </w:r>
      <w:r>
        <w:rPr>
          <w:color w:val="000000"/>
        </w:rPr>
        <w:t xml:space="preserve"> This view accords with that of sexual historiographers </w:t>
      </w:r>
      <w:r w:rsidR="005114BD">
        <w:rPr>
          <w:color w:val="000000"/>
        </w:rPr>
        <w:t xml:space="preserve">like Michel Foucault </w:t>
      </w:r>
      <w:r w:rsidR="00023998">
        <w:rPr>
          <w:color w:val="000000"/>
        </w:rPr>
        <w:t>[1</w:t>
      </w:r>
      <w:r w:rsidR="00386DA1">
        <w:rPr>
          <w:color w:val="000000"/>
        </w:rPr>
        <w:t>9</w:t>
      </w:r>
      <w:r w:rsidR="00023998">
        <w:rPr>
          <w:color w:val="000000"/>
        </w:rPr>
        <w:t>]</w:t>
      </w:r>
      <w:r w:rsidR="005114BD">
        <w:rPr>
          <w:color w:val="000000"/>
        </w:rPr>
        <w:t xml:space="preserve"> and David Halperin </w:t>
      </w:r>
      <w:r w:rsidR="00D6313D">
        <w:rPr>
          <w:color w:val="000000"/>
        </w:rPr>
        <w:t>[1</w:t>
      </w:r>
      <w:r w:rsidR="00386DA1">
        <w:rPr>
          <w:color w:val="000000"/>
        </w:rPr>
        <w:t>2</w:t>
      </w:r>
      <w:r w:rsidR="00D6313D">
        <w:rPr>
          <w:color w:val="000000"/>
        </w:rPr>
        <w:t>]</w:t>
      </w:r>
      <w:r w:rsidR="005114BD">
        <w:rPr>
          <w:color w:val="000000"/>
        </w:rPr>
        <w:t xml:space="preserve"> </w:t>
      </w:r>
      <w:r>
        <w:rPr>
          <w:color w:val="000000"/>
        </w:rPr>
        <w:t>who, tracing the categories further back into the 19</w:t>
      </w:r>
      <w:r w:rsidRPr="005114BD">
        <w:rPr>
          <w:color w:val="000000"/>
          <w:vertAlign w:val="superscript"/>
        </w:rPr>
        <w:t>th</w:t>
      </w:r>
      <w:r>
        <w:rPr>
          <w:color w:val="000000"/>
        </w:rPr>
        <w:t xml:space="preserve"> century, explain that </w:t>
      </w:r>
      <w:r w:rsidR="005114BD">
        <w:rPr>
          <w:color w:val="000000"/>
        </w:rPr>
        <w:t>“</w:t>
      </w:r>
      <w:r>
        <w:rPr>
          <w:color w:val="000000"/>
        </w:rPr>
        <w:t>heterosexual</w:t>
      </w:r>
      <w:r w:rsidR="005114BD">
        <w:rPr>
          <w:color w:val="000000"/>
        </w:rPr>
        <w:t>”</w:t>
      </w:r>
      <w:r>
        <w:rPr>
          <w:color w:val="000000"/>
        </w:rPr>
        <w:t xml:space="preserve"> </w:t>
      </w:r>
      <w:r w:rsidR="005114BD">
        <w:rPr>
          <w:color w:val="000000"/>
        </w:rPr>
        <w:t xml:space="preserve">as a category is </w:t>
      </w:r>
      <w:r w:rsidR="007C59F5">
        <w:rPr>
          <w:color w:val="000000"/>
        </w:rPr>
        <w:t xml:space="preserve">a necessary contrast to that of </w:t>
      </w:r>
      <w:r w:rsidR="005114BD">
        <w:rPr>
          <w:color w:val="000000"/>
        </w:rPr>
        <w:t>“</w:t>
      </w:r>
      <w:r>
        <w:rPr>
          <w:color w:val="000000"/>
        </w:rPr>
        <w:t>homosexual</w:t>
      </w:r>
      <w:r w:rsidR="005114BD">
        <w:rPr>
          <w:color w:val="000000"/>
        </w:rPr>
        <w:t xml:space="preserve">”, which was originally described as </w:t>
      </w:r>
      <w:r>
        <w:rPr>
          <w:color w:val="000000"/>
        </w:rPr>
        <w:t xml:space="preserve">psychological pathology, </w:t>
      </w:r>
      <w:r w:rsidR="005114BD">
        <w:rPr>
          <w:color w:val="000000"/>
        </w:rPr>
        <w:t>such as in the work of</w:t>
      </w:r>
      <w:r>
        <w:rPr>
          <w:color w:val="000000"/>
        </w:rPr>
        <w:t xml:space="preserve"> </w:t>
      </w:r>
      <w:r w:rsidR="005114BD">
        <w:rPr>
          <w:color w:val="000000"/>
        </w:rPr>
        <w:t xml:space="preserve">early </w:t>
      </w:r>
      <w:r>
        <w:rPr>
          <w:color w:val="000000"/>
        </w:rPr>
        <w:t>sexologists</w:t>
      </w:r>
      <w:r w:rsidR="005114BD">
        <w:rPr>
          <w:color w:val="000000"/>
        </w:rPr>
        <w:t>,</w:t>
      </w:r>
      <w:r>
        <w:rPr>
          <w:color w:val="000000"/>
        </w:rPr>
        <w:t xml:space="preserve"> Richard von Krafft-Ebing </w:t>
      </w:r>
      <w:r w:rsidR="00023998">
        <w:rPr>
          <w:color w:val="000000"/>
        </w:rPr>
        <w:t>[2</w:t>
      </w:r>
      <w:r w:rsidR="00386DA1">
        <w:rPr>
          <w:color w:val="000000"/>
        </w:rPr>
        <w:t>7</w:t>
      </w:r>
      <w:r w:rsidR="00023998">
        <w:rPr>
          <w:color w:val="000000"/>
        </w:rPr>
        <w:t>]</w:t>
      </w:r>
      <w:r>
        <w:rPr>
          <w:color w:val="000000"/>
        </w:rPr>
        <w:t xml:space="preserve"> and Havelock Ellis</w:t>
      </w:r>
      <w:r w:rsidR="00023998">
        <w:rPr>
          <w:color w:val="000000"/>
        </w:rPr>
        <w:t xml:space="preserve"> [1</w:t>
      </w:r>
      <w:r w:rsidR="00386DA1">
        <w:rPr>
          <w:color w:val="000000"/>
        </w:rPr>
        <w:t>6</w:t>
      </w:r>
      <w:r w:rsidR="00023998">
        <w:rPr>
          <w:color w:val="000000"/>
        </w:rPr>
        <w:t>]</w:t>
      </w:r>
      <w:r>
        <w:rPr>
          <w:color w:val="000000"/>
        </w:rPr>
        <w:t>.</w:t>
      </w:r>
    </w:p>
    <w:p w14:paraId="70F4204D" w14:textId="0EC2840C" w:rsidR="00687F30" w:rsidRDefault="005114BD" w:rsidP="0041155A">
      <w:pPr>
        <w:pStyle w:val="PostHeadPara"/>
        <w:ind w:firstLine="720"/>
        <w:rPr>
          <w:color w:val="000000"/>
        </w:rPr>
      </w:pPr>
      <w:r>
        <w:rPr>
          <w:color w:val="000000"/>
        </w:rPr>
        <w:t>Subsequently, t</w:t>
      </w:r>
      <w:r w:rsidR="0041155A">
        <w:rPr>
          <w:color w:val="000000"/>
        </w:rPr>
        <w:t xml:space="preserve">he divergence model which created the heterosexual category also created the cisgender category. As Amin </w:t>
      </w:r>
      <w:r w:rsidR="00D6313D">
        <w:rPr>
          <w:color w:val="000000"/>
        </w:rPr>
        <w:t xml:space="preserve">[1] </w:t>
      </w:r>
      <w:r w:rsidR="0041155A">
        <w:rPr>
          <w:color w:val="000000"/>
        </w:rPr>
        <w:t xml:space="preserve">and </w:t>
      </w:r>
      <w:r>
        <w:rPr>
          <w:color w:val="000000"/>
        </w:rPr>
        <w:t xml:space="preserve">Enke </w:t>
      </w:r>
      <w:r w:rsidR="00023998">
        <w:rPr>
          <w:color w:val="000000"/>
        </w:rPr>
        <w:t>[1</w:t>
      </w:r>
      <w:r w:rsidR="00386DA1">
        <w:rPr>
          <w:color w:val="000000"/>
        </w:rPr>
        <w:t>7</w:t>
      </w:r>
      <w:r w:rsidR="00023998">
        <w:rPr>
          <w:color w:val="000000"/>
        </w:rPr>
        <w:t>]</w:t>
      </w:r>
      <w:r>
        <w:rPr>
          <w:color w:val="000000"/>
        </w:rPr>
        <w:t xml:space="preserve"> argue, </w:t>
      </w:r>
      <w:r w:rsidR="0041155A">
        <w:rPr>
          <w:color w:val="000000"/>
        </w:rPr>
        <w:t xml:space="preserve">just as heterosexuality emerged as a response to homosexuality, so did the </w:t>
      </w:r>
      <w:sdt>
        <w:sdtPr>
          <w:tag w:val="goog_rdk_16"/>
          <w:id w:val="88517626"/>
        </w:sdtPr>
        <w:sdtContent/>
      </w:sdt>
      <w:r w:rsidR="0041155A">
        <w:rPr>
          <w:color w:val="000000"/>
        </w:rPr>
        <w:t xml:space="preserve">concept of cisgender, which responds to the emergence of the term “transgender” in the </w:t>
      </w:r>
      <w:sdt>
        <w:sdtPr>
          <w:tag w:val="goog_rdk_17"/>
          <w:id w:val="-676316819"/>
        </w:sdtPr>
        <w:sdtContent/>
      </w:sdt>
      <w:sdt>
        <w:sdtPr>
          <w:tag w:val="goog_rdk_18"/>
          <w:id w:val="-1601970264"/>
        </w:sdtPr>
        <w:sdtContent/>
      </w:sdt>
      <w:r w:rsidR="0041155A">
        <w:rPr>
          <w:color w:val="000000"/>
        </w:rPr>
        <w:t>1990s</w:t>
      </w:r>
      <w:r>
        <w:rPr>
          <w:color w:val="000000"/>
        </w:rPr>
        <w:t xml:space="preserve">. </w:t>
      </w:r>
      <w:r w:rsidR="0041155A">
        <w:rPr>
          <w:color w:val="000000"/>
        </w:rPr>
        <w:t xml:space="preserve">Whereas the concept of homosexuality used to incorporate gender-variant forms of sexuality, for example, forms of male femininity such as the “queen”, and of female masculinity </w:t>
      </w:r>
      <w:r w:rsidR="007048F2">
        <w:rPr>
          <w:color w:val="000000"/>
        </w:rPr>
        <w:t xml:space="preserve">such as </w:t>
      </w:r>
      <w:r w:rsidR="0041155A">
        <w:rPr>
          <w:color w:val="000000"/>
        </w:rPr>
        <w:t>the “butch”, the emergence of transgender offers a new category that can hold “all manner of gender-bending”</w:t>
      </w:r>
      <w:r w:rsidR="00D6313D">
        <w:rPr>
          <w:color w:val="000000"/>
        </w:rPr>
        <w:t xml:space="preserve"> [1]. </w:t>
      </w:r>
      <w:r w:rsidR="002C79D4">
        <w:rPr>
          <w:color w:val="000000"/>
        </w:rPr>
        <w:t xml:space="preserve">According to these scholars, it is not a coincidence that gay and lesbian rights begin to gain traction at the same time that the transgender identity becomes solidified: as </w:t>
      </w:r>
      <w:r w:rsidR="007048F2">
        <w:rPr>
          <w:color w:val="000000"/>
        </w:rPr>
        <w:t xml:space="preserve">the </w:t>
      </w:r>
      <w:r w:rsidR="002C79D4">
        <w:rPr>
          <w:color w:val="000000"/>
        </w:rPr>
        <w:t xml:space="preserve">transgender category </w:t>
      </w:r>
      <w:r w:rsidR="007048F2">
        <w:rPr>
          <w:color w:val="000000"/>
        </w:rPr>
        <w:t>could</w:t>
      </w:r>
      <w:r w:rsidR="002C79D4">
        <w:rPr>
          <w:color w:val="000000"/>
        </w:rPr>
        <w:t xml:space="preserve"> now encompass non-normative gender expressions, it allows gender-conforming variants of “gay” and “lesbian” to attain more mainstream acceptance. </w:t>
      </w:r>
    </w:p>
    <w:p w14:paraId="6088266D" w14:textId="5F16C71C" w:rsidR="0041155A" w:rsidRDefault="005114BD" w:rsidP="002C79D4">
      <w:pPr>
        <w:pStyle w:val="PostHeadPara"/>
        <w:ind w:firstLine="720"/>
      </w:pPr>
      <w:r>
        <w:rPr>
          <w:color w:val="000000"/>
        </w:rPr>
        <w:t>The divergence model has, according to Amin</w:t>
      </w:r>
      <w:r w:rsidR="00D6313D">
        <w:rPr>
          <w:color w:val="000000"/>
        </w:rPr>
        <w:t xml:space="preserve"> [1]</w:t>
      </w:r>
      <w:r>
        <w:rPr>
          <w:color w:val="000000"/>
        </w:rPr>
        <w:t xml:space="preserve">, created a domino effect where </w:t>
      </w:r>
      <w:r w:rsidR="002C79D4">
        <w:rPr>
          <w:color w:val="000000"/>
        </w:rPr>
        <w:t xml:space="preserve">the normative, dominant </w:t>
      </w:r>
      <w:r>
        <w:rPr>
          <w:color w:val="000000"/>
        </w:rPr>
        <w:t>gender is increasingly idealized and</w:t>
      </w:r>
      <w:r w:rsidR="002C79D4">
        <w:rPr>
          <w:color w:val="000000"/>
        </w:rPr>
        <w:t>, as a result,</w:t>
      </w:r>
      <w:r>
        <w:rPr>
          <w:color w:val="000000"/>
        </w:rPr>
        <w:t xml:space="preserve"> divorced from bodily expression.</w:t>
      </w:r>
      <w:r w:rsidR="002C79D4">
        <w:rPr>
          <w:color w:val="000000"/>
        </w:rPr>
        <w:t xml:space="preserve"> In other words, dominant gender becomes both default and invisible—</w:t>
      </w:r>
      <w:r w:rsidR="002C79D4">
        <w:rPr>
          <w:i/>
          <w:iCs/>
          <w:color w:val="000000"/>
        </w:rPr>
        <w:t>unmarked</w:t>
      </w:r>
      <w:r w:rsidR="002C79D4">
        <w:rPr>
          <w:color w:val="000000"/>
        </w:rPr>
        <w:t xml:space="preserve"> as such</w:t>
      </w:r>
      <w:r w:rsidR="0041155A">
        <w:rPr>
          <w:color w:val="000000"/>
        </w:rPr>
        <w:t xml:space="preserve">. With each split, </w:t>
      </w:r>
      <w:r w:rsidR="002C79D4">
        <w:rPr>
          <w:color w:val="000000"/>
        </w:rPr>
        <w:t xml:space="preserve">from homosexual/heterosexual to transgender/cisgender, </w:t>
      </w:r>
      <w:r w:rsidR="0041155A">
        <w:rPr>
          <w:color w:val="000000"/>
        </w:rPr>
        <w:t>the notion of gender identity becomes buried “deeper and deeper within the private recesses of the self, where it increasingly disavows any relation to the social”</w:t>
      </w:r>
      <w:r w:rsidR="00D6313D">
        <w:rPr>
          <w:color w:val="000000"/>
        </w:rPr>
        <w:t xml:space="preserve"> [1]. </w:t>
      </w:r>
      <w:r w:rsidR="0041155A">
        <w:rPr>
          <w:color w:val="000000"/>
        </w:rPr>
        <w:t xml:space="preserve">As an internal form, gender identity thus retains the privilege of being unnoticed </w:t>
      </w:r>
      <w:r w:rsidR="008628F6">
        <w:rPr>
          <w:color w:val="000000"/>
        </w:rPr>
        <w:t>fro</w:t>
      </w:r>
      <w:r w:rsidR="0041155A">
        <w:rPr>
          <w:color w:val="000000"/>
        </w:rPr>
        <w:t>m the outside.</w:t>
      </w:r>
      <w:sdt>
        <w:sdtPr>
          <w:tag w:val="goog_rdk_19"/>
          <w:id w:val="-204021908"/>
        </w:sdtPr>
        <w:sdtContent/>
      </w:sdt>
    </w:p>
    <w:p w14:paraId="6237188F" w14:textId="648C5C83" w:rsidR="0041155A" w:rsidRDefault="002C79D4" w:rsidP="0041155A">
      <w:pPr>
        <w:pStyle w:val="PostHeadPara"/>
        <w:ind w:firstLine="720"/>
        <w:rPr>
          <w:color w:val="000000"/>
        </w:rPr>
      </w:pPr>
      <w:r>
        <w:rPr>
          <w:color w:val="000000"/>
        </w:rPr>
        <w:t xml:space="preserve">The corollary to this </w:t>
      </w:r>
      <w:r w:rsidR="00A05E43">
        <w:rPr>
          <w:color w:val="000000"/>
        </w:rPr>
        <w:t>effect</w:t>
      </w:r>
      <w:r>
        <w:rPr>
          <w:color w:val="000000"/>
        </w:rPr>
        <w:t xml:space="preserve"> is that non-normative genders become hyper-visible. Because gender is regarded as internal, dominant gender becomes invisible, while those genders which are non-normative become marked and stigmatized</w:t>
      </w:r>
      <w:r w:rsidR="0041155A">
        <w:rPr>
          <w:color w:val="000000"/>
        </w:rPr>
        <w:t xml:space="preserve">. </w:t>
      </w:r>
      <w:r>
        <w:rPr>
          <w:color w:val="000000"/>
        </w:rPr>
        <w:t>In other words, d</w:t>
      </w:r>
      <w:r w:rsidR="0041155A">
        <w:rPr>
          <w:color w:val="000000"/>
        </w:rPr>
        <w:t xml:space="preserve">esignating gender as an </w:t>
      </w:r>
      <w:r w:rsidR="0041155A" w:rsidRPr="008E0500">
        <w:rPr>
          <w:color w:val="000000"/>
        </w:rPr>
        <w:t>identity</w:t>
      </w:r>
      <w:r w:rsidR="0041155A">
        <w:rPr>
          <w:color w:val="000000"/>
        </w:rPr>
        <w:t xml:space="preserve"> that is invisible, that is not immediately apparent, effectively marginalizes </w:t>
      </w:r>
      <w:r>
        <w:rPr>
          <w:color w:val="000000"/>
        </w:rPr>
        <w:t xml:space="preserve">any </w:t>
      </w:r>
      <w:r w:rsidR="0041155A">
        <w:rPr>
          <w:color w:val="000000"/>
        </w:rPr>
        <w:t xml:space="preserve">gender when it appears as external </w:t>
      </w:r>
      <w:r w:rsidR="0041155A" w:rsidRPr="008E0500">
        <w:rPr>
          <w:color w:val="000000"/>
        </w:rPr>
        <w:t>expression</w:t>
      </w:r>
      <w:r w:rsidR="0041155A">
        <w:rPr>
          <w:color w:val="000000"/>
        </w:rPr>
        <w:t xml:space="preserve">. Amin </w:t>
      </w:r>
      <w:r w:rsidR="00D6313D">
        <w:rPr>
          <w:color w:val="000000"/>
        </w:rPr>
        <w:t xml:space="preserve">[1] </w:t>
      </w:r>
      <w:r w:rsidR="0041155A">
        <w:rPr>
          <w:color w:val="000000"/>
        </w:rPr>
        <w:t xml:space="preserve">offers a common example from homosexual culture, where gay men who are normatively masculine, </w:t>
      </w:r>
      <w:r w:rsidR="00A05E43">
        <w:rPr>
          <w:color w:val="000000"/>
        </w:rPr>
        <w:t xml:space="preserve">sometimes called </w:t>
      </w:r>
      <w:r w:rsidR="0041155A">
        <w:rPr>
          <w:color w:val="000000"/>
        </w:rPr>
        <w:t>“</w:t>
      </w:r>
      <w:proofErr w:type="spellStart"/>
      <w:r w:rsidR="0041155A">
        <w:rPr>
          <w:color w:val="000000"/>
        </w:rPr>
        <w:t>masc</w:t>
      </w:r>
      <w:proofErr w:type="spellEnd"/>
      <w:r w:rsidR="0041155A">
        <w:rPr>
          <w:color w:val="000000"/>
        </w:rPr>
        <w:t>” or “butch” men, have higher social status than feminized gay men, “queens” and “fairies”, due to the cultural capital of masculinity</w:t>
      </w:r>
      <w:r w:rsidR="00D64791">
        <w:rPr>
          <w:color w:val="000000"/>
        </w:rPr>
        <w:t xml:space="preserve">. </w:t>
      </w:r>
      <w:r w:rsidR="0041155A">
        <w:rPr>
          <w:color w:val="000000"/>
        </w:rPr>
        <w:t>The more that non-normativity can be perceived in external ways, like the feminine appearance or mannerisms exhibited from a male-presenting person, the more that the person becomes recognized and stigmatized as other. Such stigmas are borne out in public life where</w:t>
      </w:r>
      <w:r w:rsidR="007048F2">
        <w:rPr>
          <w:color w:val="000000"/>
        </w:rPr>
        <w:t xml:space="preserve">, for example, </w:t>
      </w:r>
      <w:r w:rsidR="0041155A">
        <w:rPr>
          <w:color w:val="000000"/>
        </w:rPr>
        <w:t xml:space="preserve">masculine gay men are more likely to </w:t>
      </w:r>
      <w:r w:rsidR="007048F2">
        <w:rPr>
          <w:color w:val="000000"/>
        </w:rPr>
        <w:t>participate and achieve prominence</w:t>
      </w:r>
      <w:r w:rsidR="0041155A">
        <w:rPr>
          <w:color w:val="000000"/>
        </w:rPr>
        <w:t xml:space="preserve"> </w:t>
      </w:r>
      <w:r w:rsidR="007048F2">
        <w:rPr>
          <w:color w:val="000000"/>
        </w:rPr>
        <w:t>over</w:t>
      </w:r>
      <w:r w:rsidR="0041155A">
        <w:rPr>
          <w:color w:val="000000"/>
        </w:rPr>
        <w:t xml:space="preserve"> </w:t>
      </w:r>
      <w:r w:rsidR="007048F2">
        <w:rPr>
          <w:color w:val="000000"/>
        </w:rPr>
        <w:t>gay men</w:t>
      </w:r>
      <w:r w:rsidR="0041155A">
        <w:rPr>
          <w:color w:val="000000"/>
        </w:rPr>
        <w:t xml:space="preserve"> who are visibly non-normative or gender-bending.</w:t>
      </w:r>
    </w:p>
    <w:p w14:paraId="76B6148A" w14:textId="4DE21072" w:rsidR="0041155A" w:rsidRDefault="00A05E43" w:rsidP="00A05E43">
      <w:pPr>
        <w:pStyle w:val="PostHeadPara"/>
        <w:ind w:firstLine="720"/>
        <w:rPr>
          <w:ins w:id="12" w:author="fcalado" w:date="2026-03-14T12:31:00Z" w16du:dateUtc="2026-03-14T16:31:00Z"/>
          <w:color w:val="000000"/>
        </w:rPr>
      </w:pPr>
      <w:r>
        <w:rPr>
          <w:color w:val="000000"/>
        </w:rPr>
        <w:t>Thus, according to this view, g</w:t>
      </w:r>
      <w:r w:rsidR="0041155A">
        <w:rPr>
          <w:color w:val="000000"/>
        </w:rPr>
        <w:t xml:space="preserve">ender as an internal identity reinforces normative expressions of gender externally. </w:t>
      </w:r>
      <w:r>
        <w:rPr>
          <w:color w:val="000000"/>
        </w:rPr>
        <w:t>And as a result,</w:t>
      </w:r>
      <w:r w:rsidR="0041155A">
        <w:rPr>
          <w:color w:val="000000"/>
        </w:rPr>
        <w:t xml:space="preserve"> visibly non-normative genders have a higher likelihood of experiencing discrimination for their visible difference. </w:t>
      </w:r>
      <w:r>
        <w:rPr>
          <w:color w:val="000000"/>
        </w:rPr>
        <w:t>Given this, o</w:t>
      </w:r>
      <w:r w:rsidR="0041155A">
        <w:rPr>
          <w:color w:val="000000"/>
        </w:rPr>
        <w:t xml:space="preserve">ne way to resist the effects of </w:t>
      </w:r>
      <w:r>
        <w:rPr>
          <w:color w:val="000000"/>
        </w:rPr>
        <w:t xml:space="preserve">gender </w:t>
      </w:r>
      <w:r w:rsidR="0041155A">
        <w:rPr>
          <w:color w:val="000000"/>
        </w:rPr>
        <w:t>stigmatization is to embrace gender as an external and relational phenomenon. In other words, defining gender as an external expression or behavior is more likely to make visible all genders. In the next section, I explore how two different gender bias frameworks might draw from the conception of gender as a visible and explicitly marked quality of identity.</w:t>
      </w:r>
      <w:bookmarkStart w:id="13" w:name="bookmark=id.6ad2j31op85m" w:colFirst="0" w:colLast="0"/>
      <w:bookmarkStart w:id="14" w:name="bookmark=id.amtf91v6sja" w:colFirst="0" w:colLast="0"/>
      <w:bookmarkEnd w:id="13"/>
      <w:bookmarkEnd w:id="14"/>
    </w:p>
    <w:p w14:paraId="2503A601" w14:textId="2F048E85" w:rsidR="00B12212" w:rsidRDefault="00B12212" w:rsidP="00B12212">
      <w:pPr>
        <w:pStyle w:val="Head2"/>
        <w:tabs>
          <w:tab w:val="clear" w:pos="360"/>
        </w:tabs>
        <w:rPr>
          <w:ins w:id="15" w:author="fcalado" w:date="2026-03-14T12:32:00Z" w16du:dateUtc="2026-03-14T16:32:00Z"/>
        </w:rPr>
      </w:pPr>
      <w:ins w:id="16" w:author="fcalado" w:date="2026-03-14T12:34:00Z" w16du:dateUtc="2026-03-14T16:34:00Z">
        <w:r>
          <w:lastRenderedPageBreak/>
          <w:t>Gender Bias in NLP</w:t>
        </w:r>
      </w:ins>
    </w:p>
    <w:p w14:paraId="65E6ADF1" w14:textId="2AB2B62D" w:rsidR="00B12212" w:rsidRDefault="00B12212" w:rsidP="00B12212">
      <w:pPr>
        <w:pStyle w:val="PostHeadPara"/>
        <w:ind w:firstLine="360"/>
        <w:rPr>
          <w:ins w:id="17" w:author="fcalado" w:date="2026-03-14T12:32:00Z" w16du:dateUtc="2026-03-14T16:32:00Z"/>
        </w:rPr>
      </w:pPr>
      <w:ins w:id="18" w:author="fcalado" w:date="2026-03-14T12:31:00Z" w16du:dateUtc="2026-03-14T16:31:00Z">
        <w:r>
          <w:t>These insights are in contrast to most existing NLP methods for detecting and mitigating bias, which are driven by the assumption that gender equality means that genders ought to be interchangeable. Word embedding [5] and Coreference Resolution tasks [32], for example, are based on the idea that each of the genders ought to have equal associations with all attributes. For example, that a male gendered term ought to be as equally associated as a female gendered one to attributes such as “babysitter” or “computer programmer”. Meanwhile, other research [8] points out that such frameworks rely on a zero-sum logic that treats one gender as equivalent or interchangeable with the other, without considering how gender discrimination emerges from more complex associations between gender terms and social norms, such as systems of visibility.</w:t>
        </w:r>
      </w:ins>
    </w:p>
    <w:p w14:paraId="44C1BE6F" w14:textId="77777777" w:rsidR="00B12212" w:rsidRPr="003509F5" w:rsidRDefault="00B12212" w:rsidP="00A05E43">
      <w:pPr>
        <w:pStyle w:val="PostHeadPara"/>
        <w:ind w:firstLine="720"/>
        <w:rPr>
          <w:color w:val="000000"/>
        </w:rPr>
      </w:pPr>
    </w:p>
    <w:p w14:paraId="423EF63B" w14:textId="60715968" w:rsidR="0041155A" w:rsidRDefault="003509F5" w:rsidP="0041155A">
      <w:pPr>
        <w:pStyle w:val="Head1"/>
        <w:tabs>
          <w:tab w:val="clear" w:pos="360"/>
        </w:tabs>
        <w:ind w:left="432" w:hanging="432"/>
      </w:pPr>
      <w:r>
        <w:t xml:space="preserve">methods for </w:t>
      </w:r>
      <w:r w:rsidR="0041155A">
        <w:t xml:space="preserve">detecting and mitigating </w:t>
      </w:r>
      <w:r w:rsidR="00D4067A">
        <w:t>Trans</w:t>
      </w:r>
      <w:r w:rsidR="0041155A">
        <w:t xml:space="preserve"> bias</w:t>
      </w:r>
    </w:p>
    <w:p w14:paraId="7EC8909C" w14:textId="75C3E9E6" w:rsidR="0073398C" w:rsidRDefault="003509F5" w:rsidP="0041155A">
      <w:pPr>
        <w:pStyle w:val="PostHeadPara"/>
        <w:rPr>
          <w:ins w:id="19" w:author="fcalado" w:date="2026-03-14T10:02:00Z" w16du:dateUtc="2026-03-14T14:02:00Z"/>
          <w:color w:val="000000"/>
        </w:rPr>
      </w:pPr>
      <w:r>
        <w:t>The paper n</w:t>
      </w:r>
      <w:r>
        <w:rPr>
          <w:color w:val="000000"/>
        </w:rPr>
        <w:t xml:space="preserve">ow turns to the close reading of two bias detection and mitigation frameworks, which </w:t>
      </w:r>
      <w:r w:rsidR="00F964EE">
        <w:rPr>
          <w:color w:val="000000"/>
        </w:rPr>
        <w:t xml:space="preserve">are based in </w:t>
      </w:r>
      <w:r w:rsidR="00553A65">
        <w:rPr>
          <w:color w:val="000000"/>
        </w:rPr>
        <w:t>very different approaches, spanning qualitative and quantitative methods</w:t>
      </w:r>
      <w:r>
        <w:rPr>
          <w:color w:val="000000"/>
        </w:rPr>
        <w:t>.</w:t>
      </w:r>
      <w:r w:rsidR="006A7F18">
        <w:rPr>
          <w:color w:val="000000"/>
        </w:rPr>
        <w:t xml:space="preserve"> </w:t>
      </w:r>
      <w:r w:rsidR="00F964EE">
        <w:rPr>
          <w:color w:val="000000"/>
        </w:rPr>
        <w:t xml:space="preserve">It examines how the concept of gender as external, social, and expressive </w:t>
      </w:r>
      <w:r w:rsidR="00887880">
        <w:rPr>
          <w:color w:val="000000"/>
        </w:rPr>
        <w:t>operates</w:t>
      </w:r>
      <w:r w:rsidR="006B4BD2">
        <w:rPr>
          <w:color w:val="000000"/>
        </w:rPr>
        <w:t xml:space="preserve"> within each approach how it may influence its results. </w:t>
      </w:r>
    </w:p>
    <w:p w14:paraId="0EF90ACE" w14:textId="52FA340E" w:rsidR="0073398C" w:rsidRDefault="0073398C" w:rsidP="0073398C">
      <w:pPr>
        <w:pStyle w:val="Head2"/>
        <w:tabs>
          <w:tab w:val="clear" w:pos="360"/>
        </w:tabs>
        <w:rPr>
          <w:ins w:id="20" w:author="fcalado" w:date="2026-03-14T10:02:00Z" w16du:dateUtc="2026-03-14T14:02:00Z"/>
        </w:rPr>
      </w:pPr>
      <w:ins w:id="21" w:author="fcalado" w:date="2026-03-14T10:03:00Z" w16du:dateUtc="2026-03-14T14:03:00Z">
        <w:r>
          <w:t>Selection and Close Reading Methodology</w:t>
        </w:r>
      </w:ins>
    </w:p>
    <w:p w14:paraId="2384CD04" w14:textId="47A87151" w:rsidR="0073398C" w:rsidRPr="00976834" w:rsidRDefault="0073398C" w:rsidP="0041155A">
      <w:pPr>
        <w:pStyle w:val="PostHeadPara"/>
      </w:pPr>
      <w:ins w:id="22" w:author="fcalado" w:date="2026-03-14T10:03:00Z" w16du:dateUtc="2026-03-14T14:03:00Z">
        <w:r>
          <w:t xml:space="preserve">Information about how I went </w:t>
        </w:r>
      </w:ins>
      <w:ins w:id="23" w:author="fcalado" w:date="2026-03-14T10:04:00Z" w16du:dateUtc="2026-03-14T14:04:00Z">
        <w:r>
          <w:t xml:space="preserve">about choosing </w:t>
        </w:r>
      </w:ins>
      <w:ins w:id="24" w:author="fcalado" w:date="2026-03-14T11:06:00Z" w16du:dateUtc="2026-03-14T15:06:00Z">
        <w:r w:rsidR="00F75FE5">
          <w:t xml:space="preserve">the case studies. </w:t>
        </w:r>
      </w:ins>
      <w:ins w:id="25" w:author="fcalado" w:date="2026-03-14T13:41:00Z" w16du:dateUtc="2026-03-14T17:41:00Z">
        <w:r w:rsidR="00A106F1">
          <w:t xml:space="preserve">Information that I am looking for in my initial analysis of the case studies. </w:t>
        </w:r>
      </w:ins>
    </w:p>
    <w:p w14:paraId="34A4B295" w14:textId="77777777" w:rsidR="0041155A" w:rsidRDefault="003509F5" w:rsidP="0041155A">
      <w:pPr>
        <w:pStyle w:val="Head2"/>
        <w:tabs>
          <w:tab w:val="clear" w:pos="360"/>
        </w:tabs>
      </w:pPr>
      <w:proofErr w:type="spellStart"/>
      <w:r>
        <w:t>Fram</w:t>
      </w:r>
      <w:proofErr w:type="spellEnd"/>
      <w:r>
        <w:t>ework #1: TIDEs</w:t>
      </w:r>
    </w:p>
    <w:p w14:paraId="68AA3014" w14:textId="3ED8F371" w:rsidR="00691C87" w:rsidRDefault="003509F5" w:rsidP="00691C87">
      <w:pPr>
        <w:pStyle w:val="PostHeadPara"/>
        <w:rPr>
          <w:color w:val="000000"/>
        </w:rPr>
      </w:pPr>
      <w:r>
        <w:rPr>
          <w:color w:val="000000"/>
        </w:rPr>
        <w:t xml:space="preserve">The first </w:t>
      </w:r>
      <w:r w:rsidR="00CA08F8">
        <w:rPr>
          <w:color w:val="000000"/>
        </w:rPr>
        <w:t>b</w:t>
      </w:r>
      <w:r>
        <w:rPr>
          <w:color w:val="000000"/>
        </w:rPr>
        <w:t xml:space="preserve">ias detection </w:t>
      </w:r>
      <w:r w:rsidR="00553A65">
        <w:rPr>
          <w:color w:val="000000"/>
        </w:rPr>
        <w:t>framework</w:t>
      </w:r>
      <w:r>
        <w:rPr>
          <w:color w:val="000000"/>
        </w:rPr>
        <w:t xml:space="preserve"> is called </w:t>
      </w:r>
      <w:r>
        <w:rPr>
          <w:b/>
          <w:bCs/>
          <w:color w:val="000000"/>
        </w:rPr>
        <w:t>Transphobia Identification in Digital Environments</w:t>
      </w:r>
      <w:r>
        <w:rPr>
          <w:color w:val="000000"/>
        </w:rPr>
        <w:t>, or TIDEs</w:t>
      </w:r>
      <w:r w:rsidR="002B2B8E">
        <w:rPr>
          <w:color w:val="000000"/>
        </w:rPr>
        <w:t xml:space="preserve">, developed by </w:t>
      </w:r>
      <w:proofErr w:type="spellStart"/>
      <w:r w:rsidR="002B2B8E">
        <w:rPr>
          <w:color w:val="000000"/>
        </w:rPr>
        <w:t>Lameiro</w:t>
      </w:r>
      <w:proofErr w:type="spellEnd"/>
      <w:r w:rsidR="002B2B8E">
        <w:rPr>
          <w:color w:val="000000"/>
        </w:rPr>
        <w:t xml:space="preserve"> et al.</w:t>
      </w:r>
      <w:r>
        <w:rPr>
          <w:color w:val="000000"/>
        </w:rPr>
        <w:t xml:space="preserve"> </w:t>
      </w:r>
      <w:r w:rsidR="00023998">
        <w:rPr>
          <w:color w:val="000000"/>
        </w:rPr>
        <w:t>[2</w:t>
      </w:r>
      <w:r w:rsidR="00386DA1">
        <w:rPr>
          <w:color w:val="000000"/>
        </w:rPr>
        <w:t>8</w:t>
      </w:r>
      <w:r w:rsidR="00023998">
        <w:rPr>
          <w:color w:val="000000"/>
        </w:rPr>
        <w:t xml:space="preserve">]. </w:t>
      </w:r>
      <w:r>
        <w:rPr>
          <w:color w:val="000000"/>
        </w:rPr>
        <w:t xml:space="preserve">TIDEs </w:t>
      </w:r>
      <w:proofErr w:type="gramStart"/>
      <w:r>
        <w:rPr>
          <w:color w:val="000000"/>
        </w:rPr>
        <w:t>comprises</w:t>
      </w:r>
      <w:proofErr w:type="gramEnd"/>
      <w:r>
        <w:rPr>
          <w:color w:val="000000"/>
        </w:rPr>
        <w:t xml:space="preserve"> a dataset and a language model that detects trans bias in language. Building from the framework of a “trans technology,” a “technology that addresses the unique needs and challenges faced by trans people and communities” </w:t>
      </w:r>
      <w:r w:rsidR="00023998">
        <w:rPr>
          <w:color w:val="000000"/>
        </w:rPr>
        <w:t>[2</w:t>
      </w:r>
      <w:r w:rsidR="00386DA1">
        <w:rPr>
          <w:color w:val="000000"/>
        </w:rPr>
        <w:t>1</w:t>
      </w:r>
      <w:r w:rsidR="00023998">
        <w:rPr>
          <w:color w:val="000000"/>
        </w:rPr>
        <w:t>]</w:t>
      </w:r>
      <w:r>
        <w:rPr>
          <w:color w:val="000000"/>
        </w:rPr>
        <w:t xml:space="preserve">, this project centers trans expertise in the detection and mitigation of transphobic language. </w:t>
      </w:r>
      <w:r w:rsidR="002F1569">
        <w:rPr>
          <w:color w:val="000000"/>
        </w:rPr>
        <w:t>This project</w:t>
      </w:r>
      <w:r w:rsidR="00621D9C">
        <w:rPr>
          <w:color w:val="000000"/>
        </w:rPr>
        <w:t xml:space="preserve"> </w:t>
      </w:r>
      <w:r w:rsidR="002F1569">
        <w:rPr>
          <w:color w:val="000000"/>
        </w:rPr>
        <w:t>incorporates</w:t>
      </w:r>
      <w:r w:rsidR="00621D9C">
        <w:rPr>
          <w:color w:val="000000"/>
        </w:rPr>
        <w:t xml:space="preserve"> trans and nonbinary experience and expertise in</w:t>
      </w:r>
      <w:r w:rsidR="002F1569">
        <w:rPr>
          <w:color w:val="000000"/>
        </w:rPr>
        <w:t>to</w:t>
      </w:r>
      <w:r w:rsidR="00621D9C">
        <w:rPr>
          <w:color w:val="000000"/>
        </w:rPr>
        <w:t xml:space="preserve"> the data labelling work, </w:t>
      </w:r>
      <w:r w:rsidR="002F1569">
        <w:rPr>
          <w:color w:val="000000"/>
        </w:rPr>
        <w:t>as part of</w:t>
      </w:r>
      <w:r w:rsidR="00621D9C">
        <w:rPr>
          <w:color w:val="000000"/>
        </w:rPr>
        <w:t xml:space="preserve"> what the researchers call “care-centered data practices”, in which trans </w:t>
      </w:r>
      <w:r w:rsidR="008628F6">
        <w:rPr>
          <w:color w:val="000000"/>
        </w:rPr>
        <w:t>and</w:t>
      </w:r>
      <w:r w:rsidR="00621D9C">
        <w:rPr>
          <w:color w:val="000000"/>
        </w:rPr>
        <w:t xml:space="preserve"> nonbinary data labelers were chosen due to their “personal experience with encountering and detecting online transphobia” </w:t>
      </w:r>
      <w:r w:rsidR="00023998">
        <w:rPr>
          <w:color w:val="000000"/>
        </w:rPr>
        <w:t>[2</w:t>
      </w:r>
      <w:r w:rsidR="00386DA1">
        <w:rPr>
          <w:color w:val="000000"/>
        </w:rPr>
        <w:t>8</w:t>
      </w:r>
      <w:r w:rsidR="00023998">
        <w:rPr>
          <w:color w:val="000000"/>
        </w:rPr>
        <w:t>].</w:t>
      </w:r>
    </w:p>
    <w:p w14:paraId="2DF5B001" w14:textId="59BB0EEE" w:rsidR="00691C87" w:rsidRDefault="00621D9C" w:rsidP="00691C87">
      <w:pPr>
        <w:pStyle w:val="PostHeadPara"/>
        <w:ind w:firstLine="720"/>
        <w:rPr>
          <w:color w:val="000000"/>
        </w:rPr>
      </w:pPr>
      <w:r>
        <w:rPr>
          <w:color w:val="000000"/>
        </w:rPr>
        <w:t>The researchers aimed to create</w:t>
      </w:r>
      <w:r w:rsidR="003509F5">
        <w:rPr>
          <w:color w:val="000000"/>
        </w:rPr>
        <w:t xml:space="preserve"> a dataset representing varied forms of transphobia, in particular</w:t>
      </w:r>
      <w:r w:rsidR="00553A65">
        <w:rPr>
          <w:color w:val="000000"/>
        </w:rPr>
        <w:t>,</w:t>
      </w:r>
      <w:r w:rsidR="003509F5">
        <w:rPr>
          <w:color w:val="000000"/>
        </w:rPr>
        <w:t xml:space="preserve"> forms that are relatively more difficult to detect, like “</w:t>
      </w:r>
      <w:proofErr w:type="spellStart"/>
      <w:r w:rsidR="003509F5">
        <w:rPr>
          <w:color w:val="000000"/>
        </w:rPr>
        <w:t>TERFism</w:t>
      </w:r>
      <w:proofErr w:type="spellEnd"/>
      <w:r w:rsidR="003509F5">
        <w:rPr>
          <w:color w:val="000000"/>
        </w:rPr>
        <w:t xml:space="preserve">”, i.e., “trans exclusionary radical feminism”. TERF perspectives are difficult to detect because they identify as feminist despite negating the rights of trans women and girls. The dataset </w:t>
      </w:r>
      <w:r w:rsidR="002F1569">
        <w:rPr>
          <w:color w:val="000000"/>
        </w:rPr>
        <w:t xml:space="preserve">consists of labels of “transphobic” and “not transphobic” over a variety of text samples, which are </w:t>
      </w:r>
      <w:r w:rsidR="003509F5">
        <w:rPr>
          <w:color w:val="000000"/>
        </w:rPr>
        <w:t xml:space="preserve">scraped from Tumblr, Truth Social, YouTube, and Reddit. </w:t>
      </w:r>
      <w:r w:rsidR="00490939">
        <w:rPr>
          <w:color w:val="000000"/>
        </w:rPr>
        <w:t xml:space="preserve">The data labeling takes into account not only the content of the sample, but also its tone and perspective. </w:t>
      </w:r>
      <w:r w:rsidR="003509F5">
        <w:rPr>
          <w:color w:val="000000"/>
        </w:rPr>
        <w:t xml:space="preserve">For example, the </w:t>
      </w:r>
      <w:r w:rsidR="00490939">
        <w:rPr>
          <w:color w:val="000000"/>
        </w:rPr>
        <w:t>following sample</w:t>
      </w:r>
      <w:r w:rsidR="003509F5">
        <w:rPr>
          <w:color w:val="000000"/>
        </w:rPr>
        <w:t xml:space="preserve">, “Transgender females are actually biological males. They should not be allowed to compete in </w:t>
      </w:r>
      <w:proofErr w:type="spellStart"/>
      <w:r w:rsidR="003509F5">
        <w:rPr>
          <w:color w:val="000000"/>
        </w:rPr>
        <w:t>womens’</w:t>
      </w:r>
      <w:proofErr w:type="spellEnd"/>
      <w:r w:rsidR="003509F5">
        <w:rPr>
          <w:color w:val="000000"/>
        </w:rPr>
        <w:t xml:space="preserve"> sports. Period!” is labelled as </w:t>
      </w:r>
      <w:r w:rsidR="002F1569">
        <w:rPr>
          <w:color w:val="000000"/>
        </w:rPr>
        <w:t>“</w:t>
      </w:r>
      <w:r w:rsidR="003509F5">
        <w:rPr>
          <w:color w:val="000000"/>
        </w:rPr>
        <w:t>transphobic</w:t>
      </w:r>
      <w:r w:rsidR="002F1569">
        <w:rPr>
          <w:color w:val="000000"/>
        </w:rPr>
        <w:t>”</w:t>
      </w:r>
      <w:r w:rsidR="003509F5">
        <w:rPr>
          <w:color w:val="000000"/>
        </w:rPr>
        <w:t xml:space="preserve">, while </w:t>
      </w:r>
      <w:r w:rsidR="00490939">
        <w:rPr>
          <w:color w:val="000000"/>
        </w:rPr>
        <w:t xml:space="preserve">another one on </w:t>
      </w:r>
      <w:r w:rsidR="002F1569">
        <w:rPr>
          <w:color w:val="000000"/>
        </w:rPr>
        <w:t xml:space="preserve">a similar </w:t>
      </w:r>
      <w:r w:rsidR="00490939">
        <w:rPr>
          <w:color w:val="000000"/>
        </w:rPr>
        <w:t>topic</w:t>
      </w:r>
      <w:r w:rsidR="003509F5">
        <w:rPr>
          <w:color w:val="000000"/>
        </w:rPr>
        <w:t xml:space="preserve">, “Transgender Swimmer Lia Thomas Booted </w:t>
      </w:r>
      <w:proofErr w:type="gramStart"/>
      <w:r w:rsidR="003509F5">
        <w:rPr>
          <w:color w:val="000000"/>
        </w:rPr>
        <w:t>From</w:t>
      </w:r>
      <w:proofErr w:type="gramEnd"/>
      <w:r w:rsidR="003509F5">
        <w:rPr>
          <w:color w:val="000000"/>
        </w:rPr>
        <w:t xml:space="preserve"> Olympics After Losing Legal Case”, is labelled as </w:t>
      </w:r>
      <w:r w:rsidR="002F1569">
        <w:rPr>
          <w:color w:val="000000"/>
        </w:rPr>
        <w:t>“</w:t>
      </w:r>
      <w:r w:rsidR="003509F5">
        <w:rPr>
          <w:color w:val="000000"/>
        </w:rPr>
        <w:t>not transphobic</w:t>
      </w:r>
      <w:r w:rsidR="002F1569">
        <w:rPr>
          <w:color w:val="000000"/>
        </w:rPr>
        <w:t>”</w:t>
      </w:r>
      <w:r w:rsidR="003509F5">
        <w:rPr>
          <w:color w:val="000000"/>
        </w:rPr>
        <w:t>.</w:t>
      </w:r>
    </w:p>
    <w:p w14:paraId="7C28E23F" w14:textId="6D9D53D9" w:rsidR="00691C87" w:rsidRDefault="00691C87" w:rsidP="00691C87">
      <w:pPr>
        <w:pStyle w:val="PostHeadPara"/>
        <w:ind w:firstLine="720"/>
        <w:rPr>
          <w:color w:val="000000"/>
        </w:rPr>
      </w:pPr>
      <w:r>
        <w:rPr>
          <w:color w:val="000000"/>
        </w:rPr>
        <w:t>The careful data labelling work was aided by a detailed coding schema, which distinguishes between various kinds of transphobia, such as “misgendering”, “medical”, and “</w:t>
      </w:r>
      <w:proofErr w:type="spellStart"/>
      <w:r>
        <w:rPr>
          <w:color w:val="000000"/>
        </w:rPr>
        <w:t>dogwhistles</w:t>
      </w:r>
      <w:proofErr w:type="spellEnd"/>
      <w:r>
        <w:rPr>
          <w:color w:val="000000"/>
        </w:rPr>
        <w:t>”</w:t>
      </w:r>
      <w:r w:rsidR="002F1569">
        <w:rPr>
          <w:color w:val="000000"/>
        </w:rPr>
        <w:t>, among others</w:t>
      </w:r>
      <w:r>
        <w:rPr>
          <w:color w:val="000000"/>
        </w:rPr>
        <w:t xml:space="preserve"> </w:t>
      </w:r>
      <w:r w:rsidR="00023998">
        <w:rPr>
          <w:color w:val="000000"/>
        </w:rPr>
        <w:t>[2</w:t>
      </w:r>
      <w:r w:rsidR="00386DA1">
        <w:rPr>
          <w:color w:val="000000"/>
        </w:rPr>
        <w:t>8</w:t>
      </w:r>
      <w:r w:rsidR="00023998">
        <w:rPr>
          <w:color w:val="000000"/>
        </w:rPr>
        <w:t>].</w:t>
      </w:r>
      <w:r>
        <w:rPr>
          <w:color w:val="000000"/>
        </w:rPr>
        <w:t xml:space="preserve"> This approach demonstrates that detecting transphobia requires attention not only to </w:t>
      </w:r>
      <w:r w:rsidR="002F1569">
        <w:rPr>
          <w:color w:val="000000"/>
        </w:rPr>
        <w:t>the content of</w:t>
      </w:r>
      <w:r>
        <w:rPr>
          <w:color w:val="000000"/>
        </w:rPr>
        <w:t xml:space="preserve"> </w:t>
      </w:r>
      <w:r w:rsidR="002F1569">
        <w:rPr>
          <w:color w:val="000000"/>
        </w:rPr>
        <w:t>the samples</w:t>
      </w:r>
      <w:r>
        <w:rPr>
          <w:color w:val="000000"/>
        </w:rPr>
        <w:t xml:space="preserve"> but also to cultural and rhetorical cues</w:t>
      </w:r>
      <w:r w:rsidR="002F1569">
        <w:rPr>
          <w:color w:val="000000"/>
        </w:rPr>
        <w:t xml:space="preserve"> contained in language</w:t>
      </w:r>
      <w:r>
        <w:rPr>
          <w:color w:val="000000"/>
        </w:rPr>
        <w:t xml:space="preserve">. By centering trans and nonbinary expertise through care-centered data practices, the project addresses limitations </w:t>
      </w:r>
      <w:r w:rsidR="002F1569">
        <w:rPr>
          <w:color w:val="000000"/>
        </w:rPr>
        <w:t xml:space="preserve">that </w:t>
      </w:r>
      <w:r>
        <w:rPr>
          <w:color w:val="000000"/>
        </w:rPr>
        <w:t>other content moderation systems may otherwise miss.</w:t>
      </w:r>
    </w:p>
    <w:p w14:paraId="0029DDA9" w14:textId="136D6D1D" w:rsidR="003509F5" w:rsidRDefault="00C541B1" w:rsidP="00691C87">
      <w:pPr>
        <w:pStyle w:val="PostHeadPara"/>
        <w:ind w:firstLine="720"/>
        <w:rPr>
          <w:color w:val="000000"/>
        </w:rPr>
      </w:pPr>
      <w:r>
        <w:rPr>
          <w:color w:val="000000"/>
        </w:rPr>
        <w:lastRenderedPageBreak/>
        <w:t>A</w:t>
      </w:r>
      <w:r w:rsidR="002F1569">
        <w:rPr>
          <w:color w:val="000000"/>
        </w:rPr>
        <w:t xml:space="preserve">s the TIDEs researchers explain, </w:t>
      </w:r>
      <w:r w:rsidR="00490939">
        <w:rPr>
          <w:color w:val="000000"/>
        </w:rPr>
        <w:t>d</w:t>
      </w:r>
      <w:r w:rsidR="003509F5">
        <w:rPr>
          <w:color w:val="000000"/>
        </w:rPr>
        <w:t>eciding whether a sample is transphobic</w:t>
      </w:r>
      <w:r w:rsidR="002F1569">
        <w:rPr>
          <w:color w:val="000000"/>
        </w:rPr>
        <w:t xml:space="preserve"> </w:t>
      </w:r>
      <w:r w:rsidR="003509F5">
        <w:rPr>
          <w:color w:val="000000"/>
        </w:rPr>
        <w:t xml:space="preserve">is not a straightforward process. Like other kinds of social bias, transphobia may only be legible through </w:t>
      </w:r>
      <w:r w:rsidR="00490939">
        <w:rPr>
          <w:color w:val="000000"/>
        </w:rPr>
        <w:t>tones</w:t>
      </w:r>
      <w:r w:rsidR="003509F5">
        <w:rPr>
          <w:color w:val="000000"/>
        </w:rPr>
        <w:t xml:space="preserve"> of irony and other rhetorical contexts that can be difficult to detect. For example, the following text is labelled as “not transphobic”, despite representing a transphobic point of view on the surface:</w:t>
      </w:r>
    </w:p>
    <w:p w14:paraId="6129587C" w14:textId="77777777" w:rsidR="003509F5" w:rsidRDefault="003509F5" w:rsidP="003509F5">
      <w:pPr>
        <w:pStyle w:val="PostHeadPara"/>
        <w:ind w:firstLine="720"/>
        <w:rPr>
          <w:color w:val="000000"/>
        </w:rPr>
      </w:pPr>
    </w:p>
    <w:p w14:paraId="0A3480D1" w14:textId="77777777" w:rsidR="003509F5" w:rsidRDefault="003509F5" w:rsidP="003509F5">
      <w:pPr>
        <w:pStyle w:val="PostHeadPara"/>
        <w:ind w:left="720" w:firstLine="720"/>
        <w:rPr>
          <w:color w:val="000000"/>
        </w:rPr>
      </w:pPr>
      <w:r>
        <w:rPr>
          <w:color w:val="000000"/>
        </w:rPr>
        <w:t>Hey guys, I just wanted to get your opinion on this:</w:t>
      </w:r>
    </w:p>
    <w:p w14:paraId="1B3E85C7" w14:textId="77777777" w:rsidR="003509F5" w:rsidRDefault="003509F5" w:rsidP="003509F5">
      <w:pPr>
        <w:pStyle w:val="PostHeadPara"/>
        <w:ind w:left="1440"/>
        <w:rPr>
          <w:color w:val="000000"/>
        </w:rPr>
      </w:pPr>
    </w:p>
    <w:p w14:paraId="489EF171" w14:textId="77777777" w:rsidR="003509F5" w:rsidRDefault="003509F5" w:rsidP="003509F5">
      <w:pPr>
        <w:pStyle w:val="PostHeadPara"/>
        <w:ind w:left="1440"/>
        <w:rPr>
          <w:color w:val="000000"/>
        </w:rPr>
      </w:pPr>
      <w:r>
        <w:rPr>
          <w:color w:val="000000"/>
        </w:rPr>
        <w:t>Whenever I meet someone I really quickly try to establish whether or not they have a dick, I don’t just restrict this to potential sexual partners I mean everyone I meet. It just seems super important you know? Like how am I supposed to sleep at night unless I catalogue everyone’s genitalia?</w:t>
      </w:r>
    </w:p>
    <w:p w14:paraId="14A16734" w14:textId="77777777" w:rsidR="003509F5" w:rsidRDefault="003509F5" w:rsidP="003509F5">
      <w:pPr>
        <w:pStyle w:val="PostHeadPara"/>
        <w:ind w:left="1440"/>
        <w:rPr>
          <w:color w:val="000000"/>
        </w:rPr>
      </w:pPr>
    </w:p>
    <w:p w14:paraId="0F00DFA1" w14:textId="77777777" w:rsidR="003509F5" w:rsidRDefault="003509F5" w:rsidP="003509F5">
      <w:pPr>
        <w:pStyle w:val="PostHeadPara"/>
        <w:ind w:left="1440"/>
        <w:rPr>
          <w:color w:val="000000"/>
        </w:rPr>
      </w:pPr>
      <w:r>
        <w:rPr>
          <w:color w:val="000000"/>
        </w:rPr>
        <w:t>[…]</w:t>
      </w:r>
      <w:r w:rsidR="00490939">
        <w:rPr>
          <w:color w:val="000000"/>
        </w:rPr>
        <w:t xml:space="preserve"> </w:t>
      </w:r>
      <w:r>
        <w:rPr>
          <w:color w:val="000000"/>
        </w:rPr>
        <w:t>but here is the thing: people look at me like I’m crazy for asking! What the hell is up with that? I even had one girl tell me I was a totally creep!</w:t>
      </w:r>
    </w:p>
    <w:p w14:paraId="2F8FDDA2" w14:textId="77777777" w:rsidR="003509F5" w:rsidRDefault="003509F5" w:rsidP="003509F5">
      <w:pPr>
        <w:pStyle w:val="PostHeadPara"/>
        <w:ind w:left="1440"/>
        <w:rPr>
          <w:color w:val="000000"/>
        </w:rPr>
      </w:pPr>
    </w:p>
    <w:p w14:paraId="3D3667E5" w14:textId="77777777" w:rsidR="003509F5" w:rsidRDefault="003509F5" w:rsidP="003509F5">
      <w:pPr>
        <w:pStyle w:val="PostHeadPara"/>
        <w:ind w:left="1440"/>
        <w:rPr>
          <w:color w:val="000000"/>
        </w:rPr>
      </w:pPr>
      <w:r>
        <w:rPr>
          <w:color w:val="000000"/>
        </w:rPr>
        <w:t>Does this stuff happen to you?</w:t>
      </w:r>
    </w:p>
    <w:p w14:paraId="6B3C8013" w14:textId="77777777" w:rsidR="003509F5" w:rsidRDefault="003509F5" w:rsidP="003509F5">
      <w:pPr>
        <w:pStyle w:val="PostHeadPara"/>
        <w:ind w:left="1440"/>
        <w:rPr>
          <w:color w:val="000000"/>
        </w:rPr>
      </w:pPr>
    </w:p>
    <w:p w14:paraId="0B0A4879" w14:textId="77777777" w:rsidR="003509F5" w:rsidRDefault="003509F5" w:rsidP="003509F5">
      <w:pPr>
        <w:pStyle w:val="PostHeadPara"/>
        <w:ind w:left="1440"/>
        <w:rPr>
          <w:color w:val="000000"/>
        </w:rPr>
      </w:pPr>
      <w:r>
        <w:rPr>
          <w:color w:val="000000"/>
        </w:rPr>
        <w:t>/</w:t>
      </w:r>
      <w:proofErr w:type="gramStart"/>
      <w:r>
        <w:rPr>
          <w:color w:val="000000"/>
        </w:rPr>
        <w:t>ok</w:t>
      </w:r>
      <w:proofErr w:type="gramEnd"/>
      <w:r>
        <w:rPr>
          <w:color w:val="000000"/>
        </w:rPr>
        <w:t xml:space="preserve"> </w:t>
      </w:r>
      <w:proofErr w:type="spellStart"/>
      <w:r>
        <w:rPr>
          <w:color w:val="000000"/>
        </w:rPr>
        <w:t>transjerkers</w:t>
      </w:r>
      <w:proofErr w:type="spellEnd"/>
      <w:r>
        <w:rPr>
          <w:color w:val="000000"/>
        </w:rPr>
        <w:t xml:space="preserve"> I’m done for a little while, fuck it’s nice to vent</w:t>
      </w:r>
    </w:p>
    <w:p w14:paraId="248B0F45" w14:textId="77777777" w:rsidR="00CA08F8" w:rsidRDefault="00CA08F8" w:rsidP="003509F5">
      <w:pPr>
        <w:pStyle w:val="PostHeadPara"/>
        <w:ind w:left="1440"/>
        <w:rPr>
          <w:color w:val="000000"/>
        </w:rPr>
      </w:pPr>
    </w:p>
    <w:p w14:paraId="46857AAF" w14:textId="3A17111A" w:rsidR="00691C87" w:rsidRDefault="003509F5" w:rsidP="00691C87">
      <w:pPr>
        <w:pStyle w:val="PostHeadPara"/>
        <w:rPr>
          <w:color w:val="000000"/>
        </w:rPr>
      </w:pPr>
      <w:r>
        <w:rPr>
          <w:color w:val="000000"/>
        </w:rPr>
        <w:t>Because this text seems to parrot a transphobic perspective, which demands verification of a person’s biological details, it could be rightly labelled as such. Detecting this post correctly as “not transphobic” relies on recognizing its irony which, though suggested through its tone of enforced sincerity, is only confirmed at the end, with the assertion that “it’s nice to vent”. Additionally, the reference to “</w:t>
      </w:r>
      <w:proofErr w:type="spellStart"/>
      <w:r>
        <w:rPr>
          <w:color w:val="000000"/>
        </w:rPr>
        <w:t>transjerkers</w:t>
      </w:r>
      <w:proofErr w:type="spellEnd"/>
      <w:r>
        <w:rPr>
          <w:color w:val="000000"/>
        </w:rPr>
        <w:t xml:space="preserve">”, an in-group moniker for a trans-dominated subreddit that emphasizes parody, also offers a clue to those who are already familiar with this online community. Therefore, the only hints that this text is </w:t>
      </w:r>
      <w:r>
        <w:rPr>
          <w:i/>
          <w:iCs/>
          <w:color w:val="000000"/>
        </w:rPr>
        <w:t>not</w:t>
      </w:r>
      <w:r>
        <w:rPr>
          <w:color w:val="000000"/>
        </w:rPr>
        <w:t xml:space="preserve"> transphobic </w:t>
      </w:r>
      <w:r w:rsidR="002F1569">
        <w:rPr>
          <w:color w:val="000000"/>
        </w:rPr>
        <w:t>may be missed</w:t>
      </w:r>
      <w:r>
        <w:rPr>
          <w:color w:val="000000"/>
        </w:rPr>
        <w:t xml:space="preserve"> by those who lack the in-group cultural knowledge and language cues.</w:t>
      </w:r>
    </w:p>
    <w:p w14:paraId="6A57EE00" w14:textId="795E942F" w:rsidR="003509F5" w:rsidRDefault="003509F5" w:rsidP="00691C87">
      <w:pPr>
        <w:pStyle w:val="PostHeadPara"/>
        <w:ind w:firstLine="720"/>
        <w:rPr>
          <w:color w:val="000000"/>
        </w:rPr>
      </w:pPr>
      <w:r>
        <w:rPr>
          <w:color w:val="000000"/>
        </w:rPr>
        <w:t xml:space="preserve">Contrast this example with one that also uses a </w:t>
      </w:r>
      <w:r w:rsidR="00B3456D">
        <w:rPr>
          <w:color w:val="000000"/>
        </w:rPr>
        <w:t xml:space="preserve">supplicating and </w:t>
      </w:r>
      <w:r>
        <w:rPr>
          <w:color w:val="000000"/>
        </w:rPr>
        <w:t>sincere tone, but with the purpose of making a serious request. This post, which is also drawn from reddit, asks for advice on gender presentation:</w:t>
      </w:r>
    </w:p>
    <w:p w14:paraId="4A527707" w14:textId="77777777" w:rsidR="003509F5" w:rsidRDefault="003509F5" w:rsidP="003509F5">
      <w:pPr>
        <w:pStyle w:val="PostHeadPara"/>
        <w:ind w:firstLine="720"/>
        <w:rPr>
          <w:color w:val="000000"/>
        </w:rPr>
      </w:pPr>
    </w:p>
    <w:p w14:paraId="58AD1924" w14:textId="77777777" w:rsidR="003509F5" w:rsidRDefault="003509F5" w:rsidP="003509F5">
      <w:pPr>
        <w:pStyle w:val="PostHeadPara"/>
        <w:ind w:left="1440"/>
        <w:rPr>
          <w:color w:val="000000"/>
        </w:rPr>
      </w:pPr>
      <w:r>
        <w:rPr>
          <w:color w:val="000000"/>
        </w:rPr>
        <w:t xml:space="preserve">Hey! I’m going through some gender experimentation, so I’d like to tap into masculinity for </w:t>
      </w:r>
      <w:sdt>
        <w:sdtPr>
          <w:tag w:val="goog_rdk_20"/>
          <w:id w:val="-38513176"/>
        </w:sdtPr>
        <w:sdtContent/>
      </w:sdt>
      <w:proofErr w:type="spellStart"/>
      <w:proofErr w:type="gramStart"/>
      <w:r>
        <w:rPr>
          <w:color w:val="000000"/>
        </w:rPr>
        <w:t>awhile</w:t>
      </w:r>
      <w:proofErr w:type="spellEnd"/>
      <w:r>
        <w:rPr>
          <w:color w:val="000000"/>
        </w:rPr>
        <w:t>(</w:t>
      </w:r>
      <w:proofErr w:type="gramEnd"/>
      <w:r>
        <w:rPr>
          <w:color w:val="000000"/>
        </w:rPr>
        <w:t xml:space="preserve">usually [sic] I identify as just pure androgynous, but I struggle with pulling that off). So, to begin with, I’ll try to master visual/behavioral androgyny first. I have long hair but don’t want to cut </w:t>
      </w:r>
      <w:proofErr w:type="gramStart"/>
      <w:r>
        <w:rPr>
          <w:color w:val="000000"/>
        </w:rPr>
        <w:t>it(</w:t>
      </w:r>
      <w:proofErr w:type="gramEnd"/>
      <w:r>
        <w:rPr>
          <w:color w:val="000000"/>
        </w:rPr>
        <w:t>a [sic] lot of manly men have long hair anyway), so how could I fix it up to look more masculine? Also, how could I dress more masculine-like? I don’t have a very manly looking body shape, but I’d like to dress to give the illusion of one. Basically, any and all advice on how to appear androgynous/masculine is appreciated.</w:t>
      </w:r>
    </w:p>
    <w:p w14:paraId="03AA4C81" w14:textId="77777777" w:rsidR="003509F5" w:rsidRDefault="003509F5" w:rsidP="003509F5">
      <w:pPr>
        <w:pStyle w:val="PostHeadPara"/>
        <w:ind w:left="1440"/>
        <w:rPr>
          <w:color w:val="000000"/>
        </w:rPr>
      </w:pPr>
    </w:p>
    <w:p w14:paraId="325666C4" w14:textId="78D1D58C" w:rsidR="00B42FB7" w:rsidRDefault="00B3456D" w:rsidP="00691C87">
      <w:pPr>
        <w:pStyle w:val="PostHeadPara"/>
        <w:rPr>
          <w:color w:val="000000"/>
        </w:rPr>
      </w:pPr>
      <w:r>
        <w:rPr>
          <w:color w:val="000000"/>
        </w:rPr>
        <w:t xml:space="preserve">Both this sample and the previous one are labeled as “not transphobic”. And like the </w:t>
      </w:r>
      <w:r w:rsidR="003509F5">
        <w:rPr>
          <w:color w:val="000000"/>
        </w:rPr>
        <w:t xml:space="preserve">previous </w:t>
      </w:r>
      <w:r>
        <w:rPr>
          <w:color w:val="000000"/>
        </w:rPr>
        <w:t xml:space="preserve">sample, the writer here uses a supplicating tone to ask for advice. </w:t>
      </w:r>
      <w:r w:rsidR="00B42FB7">
        <w:rPr>
          <w:color w:val="000000"/>
        </w:rPr>
        <w:t>The tone</w:t>
      </w:r>
      <w:r w:rsidR="00490939">
        <w:rPr>
          <w:color w:val="000000"/>
        </w:rPr>
        <w:t xml:space="preserve"> by itself</w:t>
      </w:r>
      <w:r w:rsidR="00B42FB7">
        <w:rPr>
          <w:color w:val="000000"/>
        </w:rPr>
        <w:t>, therefore,</w:t>
      </w:r>
      <w:r w:rsidR="00490939">
        <w:rPr>
          <w:color w:val="000000"/>
        </w:rPr>
        <w:t xml:space="preserve"> does </w:t>
      </w:r>
      <w:r w:rsidR="003509F5">
        <w:rPr>
          <w:color w:val="000000"/>
        </w:rPr>
        <w:t xml:space="preserve">not influence </w:t>
      </w:r>
      <w:r w:rsidR="00B42FB7">
        <w:rPr>
          <w:color w:val="000000"/>
        </w:rPr>
        <w:t xml:space="preserve">the label of “not </w:t>
      </w:r>
      <w:r w:rsidR="003509F5">
        <w:rPr>
          <w:color w:val="000000"/>
        </w:rPr>
        <w:t>transphobic</w:t>
      </w:r>
      <w:r w:rsidR="00B42FB7">
        <w:rPr>
          <w:color w:val="000000"/>
        </w:rPr>
        <w:t>”</w:t>
      </w:r>
      <w:r w:rsidR="002F1569">
        <w:rPr>
          <w:color w:val="000000"/>
        </w:rPr>
        <w:t xml:space="preserve"> in this case</w:t>
      </w:r>
      <w:r w:rsidR="003509F5">
        <w:rPr>
          <w:color w:val="000000"/>
        </w:rPr>
        <w:t xml:space="preserve">. Rather, the difference has to do with the rhetorical context. </w:t>
      </w:r>
      <w:r>
        <w:rPr>
          <w:color w:val="000000"/>
        </w:rPr>
        <w:t xml:space="preserve">While the previous sample is written as parody, this one likely represents a serious request. </w:t>
      </w:r>
      <w:r w:rsidR="00490939">
        <w:rPr>
          <w:color w:val="000000"/>
        </w:rPr>
        <w:t xml:space="preserve">The necessity of data labelers with insider knowledge thus becomes paramount. </w:t>
      </w:r>
    </w:p>
    <w:p w14:paraId="72DB2BBB" w14:textId="68F384B2" w:rsidR="00B42FB7" w:rsidRDefault="00B42FB7" w:rsidP="00B42FB7">
      <w:pPr>
        <w:pStyle w:val="PostHeadPara"/>
        <w:ind w:firstLine="720"/>
        <w:rPr>
          <w:color w:val="000000"/>
        </w:rPr>
      </w:pPr>
      <w:r>
        <w:rPr>
          <w:color w:val="000000"/>
        </w:rPr>
        <w:t xml:space="preserve">Both of these samples also show how language related to physical aspects of </w:t>
      </w:r>
      <w:r w:rsidR="00B3456D">
        <w:rPr>
          <w:color w:val="000000"/>
        </w:rPr>
        <w:t xml:space="preserve">gender </w:t>
      </w:r>
      <w:r>
        <w:rPr>
          <w:color w:val="000000"/>
        </w:rPr>
        <w:t xml:space="preserve">presentation is prone to </w:t>
      </w:r>
      <w:r w:rsidR="00B3456D">
        <w:rPr>
          <w:color w:val="000000"/>
        </w:rPr>
        <w:t xml:space="preserve">being read as </w:t>
      </w:r>
      <w:r>
        <w:rPr>
          <w:color w:val="000000"/>
        </w:rPr>
        <w:t xml:space="preserve">discrimination. Despite their different valences, one </w:t>
      </w:r>
      <w:r w:rsidR="002F1569">
        <w:rPr>
          <w:color w:val="000000"/>
        </w:rPr>
        <w:t xml:space="preserve">ironic </w:t>
      </w:r>
      <w:r>
        <w:rPr>
          <w:color w:val="000000"/>
        </w:rPr>
        <w:t xml:space="preserve">and the other </w:t>
      </w:r>
      <w:r w:rsidR="002F1569">
        <w:rPr>
          <w:color w:val="000000"/>
        </w:rPr>
        <w:t>genuine</w:t>
      </w:r>
      <w:r>
        <w:rPr>
          <w:color w:val="000000"/>
        </w:rPr>
        <w:t xml:space="preserve">, both samples associate </w:t>
      </w:r>
      <w:r>
        <w:rPr>
          <w:color w:val="000000"/>
        </w:rPr>
        <w:lastRenderedPageBreak/>
        <w:t xml:space="preserve">gender with physical presentation: in the first, there is a reference to genitalia, and in the second, references to gendered hair and dress. The ironic tone of the first sample suggests that reducing gender to biological markers </w:t>
      </w:r>
      <w:r w:rsidR="002F1569">
        <w:rPr>
          <w:color w:val="000000"/>
        </w:rPr>
        <w:t>would be</w:t>
      </w:r>
      <w:r>
        <w:rPr>
          <w:color w:val="000000"/>
        </w:rPr>
        <w:t xml:space="preserve"> discriminatory, while the second sample suggests that gender expression, and the desire to attain a certain kind of expression, is not discriminatory. </w:t>
      </w:r>
    </w:p>
    <w:p w14:paraId="3297A5ED" w14:textId="6A7B9D7D" w:rsidR="00691C87" w:rsidRDefault="002F1569" w:rsidP="00B42FB7">
      <w:pPr>
        <w:pStyle w:val="PostHeadPara"/>
        <w:ind w:firstLine="720"/>
        <w:rPr>
          <w:color w:val="000000"/>
        </w:rPr>
      </w:pPr>
      <w:r>
        <w:rPr>
          <w:color w:val="000000"/>
        </w:rPr>
        <w:t>A</w:t>
      </w:r>
      <w:r w:rsidR="003509F5">
        <w:rPr>
          <w:color w:val="000000"/>
        </w:rPr>
        <w:t xml:space="preserve">lthough the data labelling for this project sorts examples into a binary schema, into the categories of “transphobic” or “not transphobic”, it is done in a way that attends to nuanced manifestations of transphobia. </w:t>
      </w:r>
      <w:r>
        <w:rPr>
          <w:color w:val="000000"/>
        </w:rPr>
        <w:t>Trained on enough of these carefully labeled examples, the resulting model would likely pick up on some of these subtle rhetorical cues.</w:t>
      </w:r>
    </w:p>
    <w:p w14:paraId="10D31507" w14:textId="0685CB53" w:rsidR="0041155A" w:rsidRDefault="003509F5" w:rsidP="0041155A">
      <w:pPr>
        <w:pStyle w:val="Head2"/>
        <w:tabs>
          <w:tab w:val="clear" w:pos="360"/>
        </w:tabs>
      </w:pPr>
      <w:r>
        <w:t xml:space="preserve">Framework #2: </w:t>
      </w:r>
      <w:ins w:id="26" w:author="fcalado" w:date="2026-03-14T10:11:00Z" w16du:dateUtc="2026-03-14T14:11:00Z">
        <w:r w:rsidR="0073398C">
          <w:t>EQUITBL</w:t>
        </w:r>
      </w:ins>
    </w:p>
    <w:p w14:paraId="0CDA59D4" w14:textId="3522AC78" w:rsidR="003509F5" w:rsidRDefault="0073398C" w:rsidP="003509F5">
      <w:pPr>
        <w:pStyle w:val="PostHeadPara"/>
        <w:rPr>
          <w:color w:val="000000"/>
        </w:rPr>
      </w:pPr>
      <w:ins w:id="27" w:author="fcalado" w:date="2026-03-14T10:11:00Z" w16du:dateUtc="2026-03-14T14:11:00Z">
        <w:r>
          <w:rPr>
            <w:color w:val="000000"/>
          </w:rPr>
          <w:t>EQUITBL</w:t>
        </w:r>
      </w:ins>
      <w:r w:rsidR="003509F5">
        <w:rPr>
          <w:color w:val="000000"/>
        </w:rPr>
        <w:t xml:space="preserve">, the </w:t>
      </w:r>
      <w:r w:rsidR="003509F5">
        <w:rPr>
          <w:b/>
          <w:bCs/>
          <w:color w:val="000000"/>
        </w:rPr>
        <w:t>Explore, Query, &amp; Understand Implicit Textual Bias in Language data</w:t>
      </w:r>
      <w:r w:rsidR="003509F5">
        <w:rPr>
          <w:color w:val="000000"/>
        </w:rPr>
        <w:t xml:space="preserve"> project </w:t>
      </w:r>
      <w:r w:rsidR="00D6313D">
        <w:rPr>
          <w:color w:val="000000"/>
        </w:rPr>
        <w:t>[1</w:t>
      </w:r>
      <w:r w:rsidR="00386DA1">
        <w:rPr>
          <w:color w:val="000000"/>
        </w:rPr>
        <w:t>4</w:t>
      </w:r>
      <w:r w:rsidR="00D6313D">
        <w:rPr>
          <w:color w:val="000000"/>
        </w:rPr>
        <w:t>]</w:t>
      </w:r>
      <w:r w:rsidR="003509F5">
        <w:rPr>
          <w:color w:val="000000"/>
        </w:rPr>
        <w:t xml:space="preserve"> uses a mixed-methods approach to analyze social bias in language, which deliberately addresses bias toward trans and nonbinary identities. This project combines text generation, topic modelling, and close reading methodologies to examine “stereotypes, hegemonic norms, [and] erasure of identity” across identity groups </w:t>
      </w:r>
      <w:r w:rsidR="00D6313D">
        <w:rPr>
          <w:color w:val="000000"/>
        </w:rPr>
        <w:t>[1</w:t>
      </w:r>
      <w:r w:rsidR="00386DA1">
        <w:rPr>
          <w:color w:val="000000"/>
        </w:rPr>
        <w:t>4</w:t>
      </w:r>
      <w:r w:rsidR="00D6313D">
        <w:rPr>
          <w:color w:val="000000"/>
        </w:rPr>
        <w:t>].</w:t>
      </w:r>
    </w:p>
    <w:p w14:paraId="483EB54C" w14:textId="15BBE415" w:rsidR="003509F5" w:rsidRDefault="003509F5" w:rsidP="00691C87">
      <w:pPr>
        <w:pStyle w:val="PostHeadPara"/>
        <w:ind w:firstLine="720"/>
        <w:rPr>
          <w:color w:val="000000"/>
        </w:rPr>
      </w:pPr>
      <w:r>
        <w:rPr>
          <w:color w:val="000000"/>
        </w:rPr>
        <w:t>Unlike TIDEs, which is a binary classification method, this method emphasizes a qualitative approach. Built from a practice that the researchers developed in a previous paper, which proposes a “combination of quantitative and qualitative methods, where the quantitative part produces a view of the data of a size suitable for qualitative analysis”</w:t>
      </w:r>
      <w:r w:rsidR="00D6313D">
        <w:rPr>
          <w:color w:val="000000"/>
        </w:rPr>
        <w:t xml:space="preserve"> [1</w:t>
      </w:r>
      <w:r w:rsidR="00386DA1">
        <w:rPr>
          <w:color w:val="000000"/>
        </w:rPr>
        <w:t>3</w:t>
      </w:r>
      <w:r w:rsidR="00D6313D">
        <w:rPr>
          <w:color w:val="000000"/>
        </w:rPr>
        <w:t>]</w:t>
      </w:r>
      <w:r>
        <w:rPr>
          <w:color w:val="000000"/>
        </w:rPr>
        <w:t xml:space="preserve">, </w:t>
      </w:r>
      <w:ins w:id="28" w:author="fcalado" w:date="2026-03-14T10:11:00Z" w16du:dateUtc="2026-03-14T14:11:00Z">
        <w:r w:rsidR="0073398C">
          <w:rPr>
            <w:color w:val="000000"/>
          </w:rPr>
          <w:t>EQUITBL</w:t>
        </w:r>
      </w:ins>
      <w:r>
        <w:rPr>
          <w:color w:val="000000"/>
        </w:rPr>
        <w:t xml:space="preserve"> expands its methodology to include text generation and close reading. In brief, the process involves prompting both English and Swedish language models using a set of templates designed to generate narratives about various identity groups. The resulting narratives are then fed to a topic model, which will organize them into topics. Finally, the researchers extract </w:t>
      </w:r>
      <w:r w:rsidR="00B3456D">
        <w:rPr>
          <w:color w:val="000000"/>
        </w:rPr>
        <w:t>a sample of</w:t>
      </w:r>
      <w:r>
        <w:rPr>
          <w:color w:val="000000"/>
        </w:rPr>
        <w:t xml:space="preserve"> </w:t>
      </w:r>
      <w:sdt>
        <w:sdtPr>
          <w:tag w:val="goog_rdk_21"/>
          <w:id w:val="-2080835273"/>
        </w:sdtPr>
        <w:sdtContent/>
      </w:sdt>
      <w:r>
        <w:rPr>
          <w:color w:val="000000"/>
        </w:rPr>
        <w:t>narratives for each topic and proceed with close reading analysis, which is the main focus of the experiment.</w:t>
      </w:r>
    </w:p>
    <w:p w14:paraId="28BDF53C" w14:textId="61F21E51" w:rsidR="003509F5" w:rsidRDefault="003509F5" w:rsidP="003509F5">
      <w:pPr>
        <w:pStyle w:val="PostHeadPara"/>
        <w:ind w:firstLine="720"/>
        <w:rPr>
          <w:color w:val="000000"/>
        </w:rPr>
      </w:pPr>
      <w:r>
        <w:rPr>
          <w:color w:val="000000"/>
        </w:rPr>
        <w:t xml:space="preserve">The templates for prompting the language models consist of three components: first, an imperative phrase asking the model to “write a story about” or “write a description of”, followed by the subject of the narrative, and closing with a predicate </w:t>
      </w:r>
      <w:r w:rsidR="00D6313D">
        <w:rPr>
          <w:color w:val="000000"/>
        </w:rPr>
        <w:t>[1</w:t>
      </w:r>
      <w:r w:rsidR="00386DA1">
        <w:rPr>
          <w:color w:val="000000"/>
        </w:rPr>
        <w:t>4</w:t>
      </w:r>
      <w:r w:rsidR="00D6313D">
        <w:rPr>
          <w:color w:val="000000"/>
        </w:rPr>
        <w:t>].</w:t>
      </w:r>
      <w:r>
        <w:rPr>
          <w:color w:val="000000"/>
        </w:rPr>
        <w:t xml:space="preserve"> The templates cycle through different racial and gender identities, religions, and predicates to create a varied set of prompts. Possible variations include, “a Black Christian at the doctor’s office,” “a trans Muslim with a special skill,” “a white nonbinary person with tears running down their face.” The </w:t>
      </w:r>
      <w:r w:rsidR="002F1569">
        <w:rPr>
          <w:color w:val="000000"/>
        </w:rPr>
        <w:t>prompts thus</w:t>
      </w:r>
      <w:r>
        <w:rPr>
          <w:color w:val="000000"/>
        </w:rPr>
        <w:t xml:space="preserve"> create a diverse set of stories with protagonists spanning various subject positions, represented in both positive, negative, and neutral contexts.</w:t>
      </w:r>
    </w:p>
    <w:p w14:paraId="1A75C35C" w14:textId="216376DA" w:rsidR="003509F5" w:rsidRDefault="003509F5" w:rsidP="003509F5">
      <w:pPr>
        <w:pStyle w:val="PostHeadPara"/>
        <w:ind w:firstLine="720"/>
        <w:rPr>
          <w:color w:val="000000"/>
        </w:rPr>
      </w:pPr>
      <w:r>
        <w:rPr>
          <w:color w:val="000000"/>
        </w:rPr>
        <w:t xml:space="preserve">The study’s central intervention is its close reading methodology that it uses instead of quantitative scoring, which is a more conventional approach for bias evaluation techniques. As the researchers explain, they intentionally use qualitative metrics in order to “encourage users to critically engage with the topics and patterns… rather than merely being incentivized to chase ‘better’ scores” </w:t>
      </w:r>
      <w:r w:rsidR="00D6313D">
        <w:rPr>
          <w:color w:val="000000"/>
        </w:rPr>
        <w:t>[1</w:t>
      </w:r>
      <w:r w:rsidR="00386DA1">
        <w:rPr>
          <w:color w:val="000000"/>
        </w:rPr>
        <w:t>4</w:t>
      </w:r>
      <w:r w:rsidR="00D6313D">
        <w:rPr>
          <w:color w:val="000000"/>
        </w:rPr>
        <w:t>].</w:t>
      </w:r>
      <w:r>
        <w:rPr>
          <w:color w:val="000000"/>
        </w:rPr>
        <w:t xml:space="preserve"> This metric consists of a series of questions that the researcher uses to guide close reading, including “How are people and bodies described?” and “Which stereotypes are used?”, as well as questions that interrogate gender’s relation to specific themes.</w:t>
      </w:r>
    </w:p>
    <w:p w14:paraId="32D45B9E" w14:textId="42A4B497" w:rsidR="003509F5" w:rsidRDefault="003509F5" w:rsidP="003509F5">
      <w:pPr>
        <w:pStyle w:val="PostHeadPara"/>
        <w:ind w:firstLine="720"/>
        <w:rPr>
          <w:color w:val="000000"/>
        </w:rPr>
      </w:pPr>
      <w:r>
        <w:rPr>
          <w:color w:val="000000"/>
        </w:rPr>
        <w:t xml:space="preserve">According to the close reading analysis, the narratives centering feminine identities are mostly linked to unpleasant emotions like depression and anxiety, a quality that is exacerbated in narratives about trans women. Narratives about masculine subjects, by contrast, are mostly positive in tone, associated with happy events like weddings and parties. Additionally, narratives about nonbinary persons express overt themes of struggle and the need for community support, </w:t>
      </w:r>
      <w:r w:rsidR="00311899">
        <w:rPr>
          <w:color w:val="000000"/>
        </w:rPr>
        <w:t xml:space="preserve">which </w:t>
      </w:r>
      <w:r>
        <w:rPr>
          <w:color w:val="000000"/>
        </w:rPr>
        <w:t>tend to end on a positive, “uplifting” note</w:t>
      </w:r>
      <w:r w:rsidR="004E52DF">
        <w:rPr>
          <w:color w:val="000000"/>
        </w:rPr>
        <w:t xml:space="preserve"> [14]</w:t>
      </w:r>
      <w:r>
        <w:rPr>
          <w:color w:val="000000"/>
        </w:rPr>
        <w:t>.</w:t>
      </w:r>
    </w:p>
    <w:p w14:paraId="17CB82E9" w14:textId="6C4B73D2" w:rsidR="003509F5" w:rsidRDefault="003509F5" w:rsidP="003509F5">
      <w:pPr>
        <w:pStyle w:val="PostHeadPara"/>
        <w:ind w:firstLine="720"/>
        <w:rPr>
          <w:color w:val="000000"/>
        </w:rPr>
      </w:pPr>
      <w:r>
        <w:rPr>
          <w:color w:val="000000"/>
        </w:rPr>
        <w:t xml:space="preserve">Amid these perhaps unsurprising results, researchers </w:t>
      </w:r>
      <w:r w:rsidR="00347928">
        <w:rPr>
          <w:color w:val="000000"/>
        </w:rPr>
        <w:t>note</w:t>
      </w:r>
      <w:r>
        <w:rPr>
          <w:color w:val="000000"/>
        </w:rPr>
        <w:t xml:space="preserve"> an unexpected pattern of refusal from the model, which declines to discuss certain topics and identity groups. In these refusals, the models </w:t>
      </w:r>
      <w:r w:rsidR="00347928">
        <w:rPr>
          <w:color w:val="000000"/>
        </w:rPr>
        <w:t>claim</w:t>
      </w:r>
      <w:r>
        <w:rPr>
          <w:color w:val="000000"/>
        </w:rPr>
        <w:t xml:space="preserve"> that their programming </w:t>
      </w:r>
      <w:r>
        <w:rPr>
          <w:color w:val="000000"/>
        </w:rPr>
        <w:lastRenderedPageBreak/>
        <w:t xml:space="preserve">instructions require them to either stay away from </w:t>
      </w:r>
      <w:r w:rsidR="00C146E0">
        <w:rPr>
          <w:color w:val="000000"/>
        </w:rPr>
        <w:t xml:space="preserve">the </w:t>
      </w:r>
      <w:r>
        <w:rPr>
          <w:color w:val="000000"/>
        </w:rPr>
        <w:t>topic of identity</w:t>
      </w:r>
      <w:r w:rsidR="00C146E0">
        <w:rPr>
          <w:color w:val="000000"/>
        </w:rPr>
        <w:t>,</w:t>
      </w:r>
      <w:r>
        <w:rPr>
          <w:color w:val="000000"/>
        </w:rPr>
        <w:t xml:space="preserve"> </w:t>
      </w:r>
      <w:r w:rsidR="00C146E0">
        <w:rPr>
          <w:color w:val="000000"/>
        </w:rPr>
        <w:t>which</w:t>
      </w:r>
      <w:r>
        <w:rPr>
          <w:color w:val="000000"/>
        </w:rPr>
        <w:t xml:space="preserve"> may promote “negative or derogatory language”</w:t>
      </w:r>
      <w:r w:rsidR="00D6313D">
        <w:rPr>
          <w:color w:val="000000"/>
        </w:rPr>
        <w:t xml:space="preserve"> [1</w:t>
      </w:r>
      <w:r w:rsidR="00386DA1">
        <w:rPr>
          <w:color w:val="000000"/>
        </w:rPr>
        <w:t>4</w:t>
      </w:r>
      <w:r w:rsidR="00D6313D">
        <w:rPr>
          <w:color w:val="000000"/>
        </w:rPr>
        <w:t>]</w:t>
      </w:r>
      <w:r>
        <w:rPr>
          <w:color w:val="000000"/>
        </w:rPr>
        <w:t>. This tendency to refuse is notably more pronounced in</w:t>
      </w:r>
      <w:r>
        <w:rPr>
          <w:color w:val="FF0000"/>
        </w:rPr>
        <w:t xml:space="preserve"> </w:t>
      </w:r>
      <w:r>
        <w:rPr>
          <w:color w:val="000000"/>
        </w:rPr>
        <w:t>prompts specifying marginalized groups, whereas dominant groups were more likely to be answered.</w:t>
      </w:r>
    </w:p>
    <w:p w14:paraId="7569D532" w14:textId="2E7573C9" w:rsidR="003509F5" w:rsidRDefault="00770E96" w:rsidP="003509F5">
      <w:pPr>
        <w:pStyle w:val="PostHeadPara"/>
        <w:ind w:firstLine="720"/>
        <w:rPr>
          <w:color w:val="000000"/>
        </w:rPr>
      </w:pPr>
      <w:r>
        <w:rPr>
          <w:color w:val="000000"/>
        </w:rPr>
        <w:t>As</w:t>
      </w:r>
      <w:r w:rsidR="003509F5">
        <w:rPr>
          <w:color w:val="000000"/>
        </w:rPr>
        <w:t xml:space="preserve"> the researchers </w:t>
      </w:r>
      <w:r w:rsidR="00311899">
        <w:rPr>
          <w:color w:val="000000"/>
        </w:rPr>
        <w:t>point out</w:t>
      </w:r>
      <w:r w:rsidR="003509F5">
        <w:rPr>
          <w:color w:val="000000"/>
        </w:rPr>
        <w:t>, refusing to answer a prompt about a specific identity group is its own form of discrimination. Such refusals implicitly reinforce that only a select and dominant subset of identities are fit for discussion, while other, more marginalized groups are not</w:t>
      </w:r>
      <w:r w:rsidR="00311899">
        <w:rPr>
          <w:color w:val="000000"/>
        </w:rPr>
        <w:t>. The researchers explain that,</w:t>
      </w:r>
      <w:r w:rsidR="00347928">
        <w:rPr>
          <w:color w:val="000000"/>
        </w:rPr>
        <w:t xml:space="preserve"> </w:t>
      </w:r>
      <w:r w:rsidR="003509F5">
        <w:rPr>
          <w:color w:val="000000"/>
        </w:rPr>
        <w:t xml:space="preserve">“The refusals themselves actually produce risk and harm. They suggest that the model likely cannot say anything nice, which is alarming when frequently repeated about minoritized groups” </w:t>
      </w:r>
      <w:r w:rsidR="00D6313D">
        <w:rPr>
          <w:color w:val="000000"/>
        </w:rPr>
        <w:t>[1</w:t>
      </w:r>
      <w:r w:rsidR="00386DA1">
        <w:rPr>
          <w:color w:val="000000"/>
        </w:rPr>
        <w:t>4</w:t>
      </w:r>
      <w:r w:rsidR="00D6313D">
        <w:rPr>
          <w:color w:val="000000"/>
        </w:rPr>
        <w:t>].</w:t>
      </w:r>
    </w:p>
    <w:p w14:paraId="7824D3F9" w14:textId="0A55B445" w:rsidR="006E2860" w:rsidRDefault="006E2860" w:rsidP="006E2860">
      <w:pPr>
        <w:pStyle w:val="PostHeadPara"/>
        <w:ind w:firstLine="720"/>
        <w:rPr>
          <w:color w:val="000000"/>
        </w:rPr>
      </w:pPr>
      <w:r>
        <w:rPr>
          <w:color w:val="000000"/>
        </w:rPr>
        <w:t>However, there was an exception to the pattern of refusals</w:t>
      </w:r>
      <w:r w:rsidR="00C146E0">
        <w:rPr>
          <w:color w:val="000000"/>
        </w:rPr>
        <w:t>, which</w:t>
      </w:r>
      <w:r>
        <w:rPr>
          <w:color w:val="000000"/>
        </w:rPr>
        <w:t xml:space="preserve"> concerned socially dominant groups. When identity markers from socially dominant groups were combined in an additive way, such as “white”, “Christian”, and “man” to form “a white Christian man”, the model was </w:t>
      </w:r>
      <w:r w:rsidRPr="00C146E0">
        <w:rPr>
          <w:color w:val="000000"/>
        </w:rPr>
        <w:t>more</w:t>
      </w:r>
      <w:r>
        <w:rPr>
          <w:color w:val="000000"/>
        </w:rPr>
        <w:t xml:space="preserve"> likely to refuse than similarly intersectional, though less dominant, identity combinations. For example, a model is more likely to refuse a prompt about a “white Christian man” than a “Black Christian man.” </w:t>
      </w:r>
      <w:r w:rsidR="00C146E0">
        <w:rPr>
          <w:color w:val="000000"/>
        </w:rPr>
        <w:t xml:space="preserve">This quirk creates a strange effect where dominant groups were the most discussed, unless the identity of these groups were described in detail. </w:t>
      </w:r>
      <w:r>
        <w:rPr>
          <w:color w:val="000000"/>
        </w:rPr>
        <w:t xml:space="preserve">Indeed, </w:t>
      </w:r>
      <w:r w:rsidR="00C146E0">
        <w:rPr>
          <w:color w:val="000000"/>
        </w:rPr>
        <w:t xml:space="preserve">the researchers note, </w:t>
      </w:r>
      <w:r>
        <w:rPr>
          <w:color w:val="000000"/>
        </w:rPr>
        <w:t xml:space="preserve">the least refused prompt was the phrase “a man,” while the most refused one was “a white Christian” </w:t>
      </w:r>
      <w:r w:rsidR="00D6313D">
        <w:rPr>
          <w:color w:val="000000"/>
        </w:rPr>
        <w:t>[1</w:t>
      </w:r>
      <w:r w:rsidR="00386DA1">
        <w:rPr>
          <w:color w:val="000000"/>
        </w:rPr>
        <w:t>4</w:t>
      </w:r>
      <w:r w:rsidR="00D6313D">
        <w:rPr>
          <w:color w:val="000000"/>
        </w:rPr>
        <w:t>]</w:t>
      </w:r>
      <w:r>
        <w:rPr>
          <w:color w:val="000000"/>
        </w:rPr>
        <w:t>.</w:t>
      </w:r>
    </w:p>
    <w:p w14:paraId="6706543E" w14:textId="14D6C734" w:rsidR="0041155A" w:rsidRDefault="003509F5" w:rsidP="00691C87">
      <w:pPr>
        <w:pStyle w:val="PostHeadPara"/>
        <w:ind w:firstLine="720"/>
        <w:rPr>
          <w:ins w:id="29" w:author="fcalado" w:date="2026-03-14T10:05:00Z" w16du:dateUtc="2026-03-14T14:05:00Z"/>
          <w:color w:val="000000"/>
        </w:rPr>
      </w:pPr>
      <w:r>
        <w:rPr>
          <w:color w:val="000000"/>
        </w:rPr>
        <w:t xml:space="preserve">This notable inversion of the usual pattern </w:t>
      </w:r>
      <w:r w:rsidR="00C146E0">
        <w:rPr>
          <w:color w:val="000000"/>
        </w:rPr>
        <w:t xml:space="preserve">leads the researchers to call this group </w:t>
      </w:r>
      <w:r>
        <w:rPr>
          <w:color w:val="000000"/>
        </w:rPr>
        <w:t xml:space="preserve">the </w:t>
      </w:r>
      <w:sdt>
        <w:sdtPr>
          <w:tag w:val="goog_rdk_22"/>
          <w:id w:val="-686315252"/>
        </w:sdtPr>
        <w:sdtContent/>
      </w:sdt>
      <w:r>
        <w:rPr>
          <w:color w:val="000000"/>
        </w:rPr>
        <w:t xml:space="preserve">“unmarked majority”, </w:t>
      </w:r>
      <w:r w:rsidR="00C146E0">
        <w:rPr>
          <w:color w:val="000000"/>
        </w:rPr>
        <w:t xml:space="preserve">that is, </w:t>
      </w:r>
      <w:r w:rsidR="00311899">
        <w:rPr>
          <w:color w:val="000000"/>
        </w:rPr>
        <w:t>the</w:t>
      </w:r>
      <w:r>
        <w:rPr>
          <w:color w:val="000000"/>
        </w:rPr>
        <w:t xml:space="preserve"> invisible but dominant majority. A lack of identity specification in the model prompts will lead the model to assume a dominant identity</w:t>
      </w:r>
      <w:r w:rsidR="00311899">
        <w:rPr>
          <w:color w:val="000000"/>
        </w:rPr>
        <w:t xml:space="preserve"> which, </w:t>
      </w:r>
      <w:r>
        <w:rPr>
          <w:color w:val="000000"/>
        </w:rPr>
        <w:t xml:space="preserve">researchers explain, “is assumed to be a man, as well as likely white, straight, cisgender, and Christian” </w:t>
      </w:r>
      <w:r w:rsidR="00D6313D">
        <w:rPr>
          <w:color w:val="000000"/>
        </w:rPr>
        <w:t>[1</w:t>
      </w:r>
      <w:r w:rsidR="00386DA1">
        <w:rPr>
          <w:color w:val="000000"/>
        </w:rPr>
        <w:t>4</w:t>
      </w:r>
      <w:r w:rsidR="00D6313D">
        <w:rPr>
          <w:color w:val="000000"/>
        </w:rPr>
        <w:t>].</w:t>
      </w:r>
      <w:r w:rsidR="00691C87">
        <w:rPr>
          <w:color w:val="000000"/>
        </w:rPr>
        <w:t xml:space="preserve"> </w:t>
      </w:r>
      <w:r w:rsidR="00C146E0">
        <w:rPr>
          <w:color w:val="000000"/>
        </w:rPr>
        <w:t>In an incisive speculation, the researchers posit that this “unmarked” quality of dominant identity group</w:t>
      </w:r>
      <w:r w:rsidR="00835CE8">
        <w:rPr>
          <w:color w:val="000000"/>
        </w:rPr>
        <w:t>s</w:t>
      </w:r>
      <w:r>
        <w:rPr>
          <w:color w:val="000000"/>
        </w:rPr>
        <w:t xml:space="preserve"> </w:t>
      </w:r>
      <w:r w:rsidR="00311899">
        <w:rPr>
          <w:color w:val="000000"/>
        </w:rPr>
        <w:t xml:space="preserve">explains </w:t>
      </w:r>
      <w:r w:rsidR="00C146E0">
        <w:rPr>
          <w:color w:val="000000"/>
        </w:rPr>
        <w:t xml:space="preserve">why the model refuses to answer </w:t>
      </w:r>
      <w:r w:rsidR="00311899">
        <w:rPr>
          <w:color w:val="000000"/>
        </w:rPr>
        <w:t xml:space="preserve">certain kinds of </w:t>
      </w:r>
      <w:r w:rsidR="00C146E0">
        <w:rPr>
          <w:color w:val="000000"/>
        </w:rPr>
        <w:t xml:space="preserve">questions about </w:t>
      </w:r>
      <w:r w:rsidR="00835CE8">
        <w:rPr>
          <w:color w:val="000000"/>
        </w:rPr>
        <w:t>them</w:t>
      </w:r>
      <w:r w:rsidR="00311899">
        <w:rPr>
          <w:color w:val="000000"/>
        </w:rPr>
        <w:t xml:space="preserve">. </w:t>
      </w:r>
      <w:r w:rsidR="00C146E0">
        <w:rPr>
          <w:color w:val="000000"/>
        </w:rPr>
        <w:t xml:space="preserve">Because such groups </w:t>
      </w:r>
      <w:r>
        <w:rPr>
          <w:color w:val="000000"/>
        </w:rPr>
        <w:t>are “so often unmarked</w:t>
      </w:r>
      <w:r w:rsidR="00C146E0">
        <w:rPr>
          <w:color w:val="000000"/>
        </w:rPr>
        <w:t>”, as the researchers explain, “</w:t>
      </w:r>
      <w:r>
        <w:rPr>
          <w:color w:val="000000"/>
        </w:rPr>
        <w:t xml:space="preserve">specifying them draws extra attention to the concept of ‘identity,’ which the model has been discouraged from talking about” </w:t>
      </w:r>
      <w:bookmarkStart w:id="30" w:name="bookmark=id.9zhads7mbrj4" w:colFirst="0" w:colLast="0"/>
      <w:bookmarkStart w:id="31" w:name="bookmark=id.riw95mhlswi" w:colFirst="0" w:colLast="0"/>
      <w:bookmarkEnd w:id="30"/>
      <w:bookmarkEnd w:id="31"/>
      <w:r w:rsidR="00D6313D">
        <w:rPr>
          <w:color w:val="000000"/>
        </w:rPr>
        <w:t>[1</w:t>
      </w:r>
      <w:r w:rsidR="00386DA1">
        <w:rPr>
          <w:color w:val="000000"/>
        </w:rPr>
        <w:t>4</w:t>
      </w:r>
      <w:r w:rsidR="00D6313D">
        <w:rPr>
          <w:color w:val="000000"/>
        </w:rPr>
        <w:t>].</w:t>
      </w:r>
      <w:r w:rsidR="0037190A">
        <w:rPr>
          <w:color w:val="000000"/>
        </w:rPr>
        <w:t xml:space="preserve"> In other words, </w:t>
      </w:r>
      <w:r w:rsidR="00A87A2E">
        <w:rPr>
          <w:color w:val="000000"/>
        </w:rPr>
        <w:t xml:space="preserve">due to their tendency of dominant groups be less visible, </w:t>
      </w:r>
      <w:r w:rsidR="0037190A">
        <w:rPr>
          <w:color w:val="000000"/>
        </w:rPr>
        <w:t>the model is more sensitive</w:t>
      </w:r>
      <w:r w:rsidR="00A87A2E">
        <w:rPr>
          <w:color w:val="000000"/>
        </w:rPr>
        <w:t xml:space="preserve"> to naming them explicitly</w:t>
      </w:r>
      <w:r w:rsidR="00311899">
        <w:rPr>
          <w:color w:val="000000"/>
        </w:rPr>
        <w:t>, making them more likely to refuse prompts that specify these groups</w:t>
      </w:r>
      <w:r w:rsidR="00A87A2E">
        <w:rPr>
          <w:color w:val="000000"/>
        </w:rPr>
        <w:t>.</w:t>
      </w:r>
    </w:p>
    <w:p w14:paraId="1D4F6750" w14:textId="77777777" w:rsidR="0073398C" w:rsidRDefault="0073398C" w:rsidP="0073398C">
      <w:pPr>
        <w:pStyle w:val="PostHeadPara"/>
        <w:rPr>
          <w:ins w:id="32" w:author="fcalado" w:date="2026-03-14T10:05:00Z" w16du:dateUtc="2026-03-14T14:05:00Z"/>
          <w:color w:val="000000"/>
        </w:rPr>
      </w:pPr>
    </w:p>
    <w:p w14:paraId="5EF3B985" w14:textId="44A6A10E" w:rsidR="0073398C" w:rsidRDefault="0073398C" w:rsidP="0073398C">
      <w:pPr>
        <w:pStyle w:val="Head2"/>
        <w:tabs>
          <w:tab w:val="clear" w:pos="360"/>
        </w:tabs>
        <w:rPr>
          <w:ins w:id="33" w:author="fcalado" w:date="2026-03-14T10:06:00Z" w16du:dateUtc="2026-03-14T14:06:00Z"/>
        </w:rPr>
      </w:pPr>
      <w:ins w:id="34" w:author="fcalado" w:date="2026-03-14T10:05:00Z" w16du:dateUtc="2026-03-14T14:05:00Z">
        <w:r>
          <w:t>Framework #</w:t>
        </w:r>
      </w:ins>
      <w:ins w:id="35" w:author="fcalado" w:date="2026-03-14T10:06:00Z" w16du:dateUtc="2026-03-14T14:06:00Z">
        <w:r>
          <w:t>3</w:t>
        </w:r>
      </w:ins>
      <w:ins w:id="36" w:author="fcalado" w:date="2026-03-14T10:05:00Z" w16du:dateUtc="2026-03-14T14:05:00Z">
        <w:r>
          <w:t xml:space="preserve">: </w:t>
        </w:r>
      </w:ins>
      <w:ins w:id="37" w:author="fcalado" w:date="2026-03-14T10:06:00Z" w16du:dateUtc="2026-03-14T14:06:00Z">
        <w:r>
          <w:t>TANGO</w:t>
        </w:r>
      </w:ins>
    </w:p>
    <w:p w14:paraId="36EB0067" w14:textId="2BA66C20" w:rsidR="00A719EB" w:rsidRDefault="009D0048" w:rsidP="0073398C">
      <w:pPr>
        <w:pStyle w:val="PostHeadPara"/>
        <w:rPr>
          <w:ins w:id="38" w:author="fcalado" w:date="2026-03-14T10:28:00Z" w16du:dateUtc="2026-03-14T14:28:00Z"/>
          <w:color w:val="000000"/>
        </w:rPr>
      </w:pPr>
      <w:ins w:id="39" w:author="fcalado" w:date="2026-03-14T10:15:00Z" w16du:dateUtc="2026-03-14T14:15:00Z">
        <w:r>
          <w:rPr>
            <w:color w:val="000000"/>
          </w:rPr>
          <w:t xml:space="preserve">TANGO, </w:t>
        </w:r>
        <w:r w:rsidRPr="009D0048">
          <w:rPr>
            <w:b/>
            <w:bCs/>
            <w:color w:val="000000"/>
          </w:rPr>
          <w:t>(</w:t>
        </w:r>
      </w:ins>
      <w:ins w:id="40" w:author="fcalado" w:date="2026-03-14T10:14:00Z" w16du:dateUtc="2026-03-14T14:14:00Z">
        <w:r w:rsidRPr="009D0048">
          <w:rPr>
            <w:b/>
            <w:bCs/>
            <w:color w:val="000000"/>
          </w:rPr>
          <w:t>T)ow(A)</w:t>
        </w:r>
        <w:proofErr w:type="spellStart"/>
        <w:r w:rsidRPr="009D0048">
          <w:rPr>
            <w:b/>
            <w:bCs/>
            <w:color w:val="000000"/>
          </w:rPr>
          <w:t>rds</w:t>
        </w:r>
        <w:proofErr w:type="spellEnd"/>
        <w:r w:rsidRPr="009D0048">
          <w:rPr>
            <w:b/>
            <w:bCs/>
            <w:color w:val="000000"/>
          </w:rPr>
          <w:t xml:space="preserve"> centering </w:t>
        </w:r>
        <w:proofErr w:type="spellStart"/>
        <w:r w:rsidRPr="009D0048">
          <w:rPr>
            <w:b/>
            <w:bCs/>
            <w:color w:val="000000"/>
          </w:rPr>
          <w:t>tra</w:t>
        </w:r>
        <w:proofErr w:type="spellEnd"/>
        <w:r w:rsidRPr="009D0048">
          <w:rPr>
            <w:b/>
            <w:bCs/>
            <w:color w:val="000000"/>
          </w:rPr>
          <w:t>(N)s(G)ender and nonbinary voice</w:t>
        </w:r>
        <w:r w:rsidRPr="009D0048">
          <w:rPr>
            <w:b/>
            <w:bCs/>
            <w:color w:val="000000"/>
          </w:rPr>
          <w:t>s</w:t>
        </w:r>
      </w:ins>
      <w:ins w:id="41" w:author="fcalado" w:date="2026-03-14T10:16:00Z" w16du:dateUtc="2026-03-14T14:16:00Z">
        <w:r>
          <w:rPr>
            <w:color w:val="000000"/>
          </w:rPr>
          <w:t>,</w:t>
        </w:r>
      </w:ins>
      <w:ins w:id="42" w:author="fcalado" w:date="2026-03-14T10:17:00Z" w16du:dateUtc="2026-03-14T14:17:00Z">
        <w:r>
          <w:rPr>
            <w:color w:val="000000"/>
          </w:rPr>
          <w:t xml:space="preserve"> </w:t>
        </w:r>
      </w:ins>
      <w:ins w:id="43" w:author="fcalado" w:date="2026-03-14T10:18:00Z" w16du:dateUtc="2026-03-14T14:18:00Z">
        <w:r>
          <w:rPr>
            <w:color w:val="000000"/>
          </w:rPr>
          <w:t xml:space="preserve">is a dataset that </w:t>
        </w:r>
      </w:ins>
      <w:ins w:id="44" w:author="fcalado" w:date="2026-03-14T10:17:00Z" w16du:dateUtc="2026-03-14T14:17:00Z">
        <w:r>
          <w:rPr>
            <w:color w:val="000000"/>
          </w:rPr>
          <w:t>centers</w:t>
        </w:r>
      </w:ins>
      <w:ins w:id="45" w:author="fcalado" w:date="2026-03-14T10:16:00Z" w16du:dateUtc="2026-03-14T14:16:00Z">
        <w:r>
          <w:rPr>
            <w:color w:val="000000"/>
          </w:rPr>
          <w:t xml:space="preserve"> TGNB, </w:t>
        </w:r>
      </w:ins>
      <w:ins w:id="46" w:author="fcalado" w:date="2026-03-14T10:17:00Z" w16du:dateUtc="2026-03-14T14:17:00Z">
        <w:r>
          <w:rPr>
            <w:color w:val="000000"/>
          </w:rPr>
          <w:t xml:space="preserve">or </w:t>
        </w:r>
      </w:ins>
      <w:ins w:id="47" w:author="fcalado" w:date="2026-03-14T10:16:00Z" w16du:dateUtc="2026-03-14T14:16:00Z">
        <w:r>
          <w:rPr>
            <w:color w:val="000000"/>
          </w:rPr>
          <w:t xml:space="preserve">transgender </w:t>
        </w:r>
      </w:ins>
      <w:ins w:id="48" w:author="fcalado" w:date="2026-03-14T10:17:00Z" w16du:dateUtc="2026-03-14T14:17:00Z">
        <w:r>
          <w:rPr>
            <w:color w:val="000000"/>
          </w:rPr>
          <w:t>nonbinary, users</w:t>
        </w:r>
      </w:ins>
      <w:ins w:id="49" w:author="fcalado" w:date="2026-03-14T10:18:00Z" w16du:dateUtc="2026-03-14T14:18:00Z">
        <w:r>
          <w:rPr>
            <w:color w:val="000000"/>
          </w:rPr>
          <w:t xml:space="preserve"> in its goals and approach [</w:t>
        </w:r>
      </w:ins>
      <w:ins w:id="50" w:author="fcalado" w:date="2026-03-14T10:19:00Z" w16du:dateUtc="2026-03-14T14:19:00Z">
        <w:r>
          <w:rPr>
            <w:color w:val="000000"/>
          </w:rPr>
          <w:t>30</w:t>
        </w:r>
      </w:ins>
      <w:ins w:id="51" w:author="fcalado" w:date="2026-03-14T10:18:00Z" w16du:dateUtc="2026-03-14T14:18:00Z">
        <w:r>
          <w:rPr>
            <w:color w:val="000000"/>
          </w:rPr>
          <w:t>]</w:t>
        </w:r>
      </w:ins>
      <w:ins w:id="52" w:author="fcalado" w:date="2026-03-14T10:19:00Z" w16du:dateUtc="2026-03-14T14:19:00Z">
        <w:r>
          <w:rPr>
            <w:color w:val="000000"/>
          </w:rPr>
          <w:t xml:space="preserve">. </w:t>
        </w:r>
      </w:ins>
      <w:ins w:id="53" w:author="fcalado" w:date="2026-03-14T10:25:00Z" w16du:dateUtc="2026-03-14T14:25:00Z">
        <w:r w:rsidR="00A719EB">
          <w:rPr>
            <w:color w:val="000000"/>
          </w:rPr>
          <w:t xml:space="preserve">The </w:t>
        </w:r>
      </w:ins>
      <w:ins w:id="54" w:author="fcalado" w:date="2026-03-14T10:19:00Z" w16du:dateUtc="2026-03-14T14:19:00Z">
        <w:r>
          <w:rPr>
            <w:color w:val="000000"/>
          </w:rPr>
          <w:t xml:space="preserve">dataset is sourced from TGNB-curated </w:t>
        </w:r>
      </w:ins>
      <w:ins w:id="55" w:author="fcalado" w:date="2026-03-14T10:26:00Z" w16du:dateUtc="2026-03-14T14:26:00Z">
        <w:r w:rsidR="00A719EB">
          <w:rPr>
            <w:color w:val="000000"/>
          </w:rPr>
          <w:t xml:space="preserve">wiki, </w:t>
        </w:r>
      </w:ins>
      <w:ins w:id="56" w:author="fcalado" w:date="2026-03-14T10:27:00Z" w16du:dateUtc="2026-03-14T14:27:00Z">
        <w:r w:rsidR="00A719EB">
          <w:rPr>
            <w:color w:val="000000"/>
          </w:rPr>
          <w:t>where it is</w:t>
        </w:r>
      </w:ins>
      <w:ins w:id="57" w:author="fcalado" w:date="2026-03-14T10:26:00Z" w16du:dateUtc="2026-03-14T14:26:00Z">
        <w:r w:rsidR="00A719EB">
          <w:rPr>
            <w:color w:val="000000"/>
          </w:rPr>
          <w:t xml:space="preserve"> transformed into prompts to </w:t>
        </w:r>
      </w:ins>
      <w:ins w:id="58" w:author="fcalado" w:date="2026-03-14T10:27:00Z" w16du:dateUtc="2026-03-14T14:27:00Z">
        <w:r w:rsidR="00A719EB">
          <w:rPr>
            <w:color w:val="000000"/>
          </w:rPr>
          <w:t>that test</w:t>
        </w:r>
      </w:ins>
      <w:ins w:id="59" w:author="fcalado" w:date="2026-03-14T10:28:00Z" w16du:dateUtc="2026-03-14T14:28:00Z">
        <w:r w:rsidR="00A719EB">
          <w:rPr>
            <w:color w:val="000000"/>
          </w:rPr>
          <w:t xml:space="preserve"> </w:t>
        </w:r>
      </w:ins>
      <w:ins w:id="60" w:author="fcalado" w:date="2026-03-14T10:27:00Z" w16du:dateUtc="2026-03-14T14:27:00Z">
        <w:r w:rsidR="00A719EB">
          <w:rPr>
            <w:color w:val="000000"/>
          </w:rPr>
          <w:t>gender affirmation</w:t>
        </w:r>
      </w:ins>
      <w:ins w:id="61" w:author="fcalado" w:date="2026-03-14T10:28:00Z" w16du:dateUtc="2026-03-14T14:28:00Z">
        <w:r w:rsidR="00A719EB">
          <w:rPr>
            <w:color w:val="000000"/>
          </w:rPr>
          <w:t xml:space="preserve"> practices in LLM text generation</w:t>
        </w:r>
      </w:ins>
      <w:ins w:id="62" w:author="fcalado" w:date="2026-03-14T10:29:00Z" w16du:dateUtc="2026-03-14T14:29:00Z">
        <w:r w:rsidR="00A719EB">
          <w:rPr>
            <w:color w:val="000000"/>
          </w:rPr>
          <w:t>, specifically misgendering and responses to gender disclosures</w:t>
        </w:r>
      </w:ins>
      <w:ins w:id="63" w:author="fcalado" w:date="2026-03-14T10:32:00Z" w16du:dateUtc="2026-03-14T14:32:00Z">
        <w:r w:rsidR="00A719EB">
          <w:rPr>
            <w:color w:val="000000"/>
          </w:rPr>
          <w:t>.</w:t>
        </w:r>
      </w:ins>
    </w:p>
    <w:p w14:paraId="20592E8D" w14:textId="75D4DD52" w:rsidR="00B26754" w:rsidRDefault="00A719EB" w:rsidP="00A719EB">
      <w:pPr>
        <w:pStyle w:val="PostHeadPara"/>
        <w:rPr>
          <w:ins w:id="64" w:author="fcalado" w:date="2026-03-14T10:54:00Z" w16du:dateUtc="2026-03-14T14:54:00Z"/>
          <w:color w:val="000000"/>
        </w:rPr>
      </w:pPr>
      <w:ins w:id="65" w:author="fcalado" w:date="2026-03-14T10:28:00Z" w16du:dateUtc="2026-03-14T14:28:00Z">
        <w:r>
          <w:rPr>
            <w:color w:val="000000"/>
          </w:rPr>
          <w:tab/>
        </w:r>
      </w:ins>
      <w:ins w:id="66" w:author="fcalado" w:date="2026-03-14T10:34:00Z" w16du:dateUtc="2026-03-14T14:34:00Z">
        <w:r w:rsidR="00B26754">
          <w:rPr>
            <w:color w:val="000000"/>
          </w:rPr>
          <w:t xml:space="preserve">The </w:t>
        </w:r>
      </w:ins>
      <w:ins w:id="67" w:author="fcalado" w:date="2026-03-14T10:33:00Z" w16du:dateUtc="2026-03-14T14:33:00Z">
        <w:r>
          <w:rPr>
            <w:color w:val="000000"/>
          </w:rPr>
          <w:t xml:space="preserve">methodology is mixed, </w:t>
        </w:r>
      </w:ins>
      <w:ins w:id="68" w:author="fcalado" w:date="2026-03-14T10:34:00Z" w16du:dateUtc="2026-03-14T14:34:00Z">
        <w:r>
          <w:rPr>
            <w:color w:val="000000"/>
          </w:rPr>
          <w:t xml:space="preserve">involving both qualitative and quantitative steps. First, the </w:t>
        </w:r>
        <w:r w:rsidR="00B26754">
          <w:rPr>
            <w:color w:val="000000"/>
          </w:rPr>
          <w:t xml:space="preserve">researchers </w:t>
        </w:r>
        <w:proofErr w:type="gramStart"/>
        <w:r w:rsidR="00B26754">
          <w:rPr>
            <w:color w:val="000000"/>
          </w:rPr>
          <w:t xml:space="preserve">source </w:t>
        </w:r>
      </w:ins>
      <w:ins w:id="69" w:author="fcalado" w:date="2026-03-14T10:32:00Z" w16du:dateUtc="2026-03-14T14:32:00Z">
        <w:r>
          <w:rPr>
            <w:color w:val="000000"/>
          </w:rPr>
          <w:t xml:space="preserve"> prompt</w:t>
        </w:r>
      </w:ins>
      <w:ins w:id="70" w:author="fcalado" w:date="2026-03-14T10:36:00Z" w16du:dateUtc="2026-03-14T14:36:00Z">
        <w:r w:rsidR="00B26754">
          <w:rPr>
            <w:color w:val="000000"/>
          </w:rPr>
          <w:t>s</w:t>
        </w:r>
        <w:proofErr w:type="gramEnd"/>
        <w:r w:rsidR="00B26754">
          <w:rPr>
            <w:color w:val="000000"/>
          </w:rPr>
          <w:t xml:space="preserve"> </w:t>
        </w:r>
      </w:ins>
      <w:ins w:id="71" w:author="fcalado" w:date="2026-03-14T10:35:00Z" w16du:dateUtc="2026-03-14T14:35:00Z">
        <w:r w:rsidR="00B26754">
          <w:rPr>
            <w:color w:val="000000"/>
          </w:rPr>
          <w:t xml:space="preserve">from Nonbinary Wiki, a wiki site with hundreds of entries </w:t>
        </w:r>
      </w:ins>
      <w:ins w:id="72" w:author="fcalado" w:date="2026-03-14T10:37:00Z" w16du:dateUtc="2026-03-14T14:37:00Z">
        <w:r w:rsidR="00B26754">
          <w:rPr>
            <w:color w:val="000000"/>
          </w:rPr>
          <w:t>about</w:t>
        </w:r>
      </w:ins>
      <w:ins w:id="73" w:author="fcalado" w:date="2026-03-14T10:35:00Z" w16du:dateUtc="2026-03-14T14:35:00Z">
        <w:r w:rsidR="00B26754">
          <w:rPr>
            <w:color w:val="000000"/>
          </w:rPr>
          <w:t xml:space="preserve"> trans, nonbinary, and otherwise gender-nonconforming individuals</w:t>
        </w:r>
      </w:ins>
      <w:ins w:id="74" w:author="fcalado" w:date="2026-03-14T10:37:00Z" w16du:dateUtc="2026-03-14T14:37:00Z">
        <w:r w:rsidR="00B26754">
          <w:rPr>
            <w:color w:val="000000"/>
          </w:rPr>
          <w:t xml:space="preserve">, which are authored by </w:t>
        </w:r>
      </w:ins>
      <w:ins w:id="75" w:author="fcalado" w:date="2026-03-14T10:38:00Z" w16du:dateUtc="2026-03-14T14:38:00Z">
        <w:r w:rsidR="00B26754">
          <w:rPr>
            <w:color w:val="000000"/>
          </w:rPr>
          <w:t xml:space="preserve">a dedicated group of </w:t>
        </w:r>
      </w:ins>
      <w:ins w:id="76" w:author="fcalado" w:date="2026-03-14T10:37:00Z" w16du:dateUtc="2026-03-14T14:37:00Z">
        <w:r w:rsidR="00B26754">
          <w:rPr>
            <w:color w:val="000000"/>
          </w:rPr>
          <w:t>similarly</w:t>
        </w:r>
      </w:ins>
      <w:ins w:id="77" w:author="fcalado" w:date="2026-03-14T10:38:00Z" w16du:dateUtc="2026-03-14T14:38:00Z">
        <w:r w:rsidR="00B26754">
          <w:rPr>
            <w:color w:val="000000"/>
          </w:rPr>
          <w:t>-</w:t>
        </w:r>
      </w:ins>
      <w:ins w:id="78" w:author="fcalado" w:date="2026-03-14T10:37:00Z" w16du:dateUtc="2026-03-14T14:37:00Z">
        <w:r w:rsidR="00B26754">
          <w:rPr>
            <w:color w:val="000000"/>
          </w:rPr>
          <w:t xml:space="preserve">identified </w:t>
        </w:r>
      </w:ins>
      <w:ins w:id="79" w:author="fcalado" w:date="2026-03-14T10:38:00Z" w16du:dateUtc="2026-03-14T14:38:00Z">
        <w:r w:rsidR="00B26754">
          <w:rPr>
            <w:color w:val="000000"/>
          </w:rPr>
          <w:t xml:space="preserve">volunteers. From the collection of entries, </w:t>
        </w:r>
      </w:ins>
      <w:ins w:id="80" w:author="fcalado" w:date="2026-03-14T10:39:00Z" w16du:dateUtc="2026-03-14T14:39:00Z">
        <w:r w:rsidR="00B26754">
          <w:rPr>
            <w:color w:val="000000"/>
          </w:rPr>
          <w:t>the researchers compiled templates for two different types of prompts: misgendering and gender disclosure.</w:t>
        </w:r>
      </w:ins>
      <w:ins w:id="81" w:author="fcalado" w:date="2026-03-14T10:42:00Z" w16du:dateUtc="2026-03-14T14:42:00Z">
        <w:r w:rsidR="00B26754">
          <w:rPr>
            <w:color w:val="000000"/>
          </w:rPr>
          <w:t xml:space="preserve"> The misgendering prompts</w:t>
        </w:r>
      </w:ins>
      <w:ins w:id="82" w:author="fcalado" w:date="2026-03-14T10:44:00Z" w16du:dateUtc="2026-03-14T14:44:00Z">
        <w:r w:rsidR="00B26754">
          <w:rPr>
            <w:color w:val="000000"/>
          </w:rPr>
          <w:t xml:space="preserve"> are constructed using various pronouns, including </w:t>
        </w:r>
      </w:ins>
      <w:ins w:id="83" w:author="fcalado" w:date="2026-03-14T10:45:00Z" w16du:dateUtc="2026-03-14T14:45:00Z">
        <w:r w:rsidR="00D61CF2">
          <w:rPr>
            <w:color w:val="000000"/>
          </w:rPr>
          <w:t xml:space="preserve">male, female, and </w:t>
        </w:r>
      </w:ins>
      <w:ins w:id="84" w:author="fcalado" w:date="2026-03-14T10:44:00Z" w16du:dateUtc="2026-03-14T14:44:00Z">
        <w:r w:rsidR="00B26754">
          <w:rPr>
            <w:color w:val="000000"/>
          </w:rPr>
          <w:t xml:space="preserve">nonbinary </w:t>
        </w:r>
      </w:ins>
      <w:ins w:id="85" w:author="fcalado" w:date="2026-03-14T10:45:00Z" w16du:dateUtc="2026-03-14T14:45:00Z">
        <w:r w:rsidR="00D61CF2">
          <w:rPr>
            <w:color w:val="000000"/>
          </w:rPr>
          <w:t xml:space="preserve">pronouns, </w:t>
        </w:r>
        <w:r w:rsidR="00D61CF2">
          <w:rPr>
            <w:color w:val="000000"/>
          </w:rPr>
          <w:t>“he”, “she”, “they”</w:t>
        </w:r>
      </w:ins>
      <w:ins w:id="86" w:author="fcalado" w:date="2026-03-14T10:46:00Z" w16du:dateUtc="2026-03-14T14:46:00Z">
        <w:r w:rsidR="00D61CF2">
          <w:rPr>
            <w:color w:val="000000"/>
          </w:rPr>
          <w:t xml:space="preserve">, </w:t>
        </w:r>
      </w:ins>
      <w:ins w:id="87" w:author="fcalado" w:date="2026-03-14T10:44:00Z" w16du:dateUtc="2026-03-14T14:44:00Z">
        <w:r w:rsidR="00B26754">
          <w:rPr>
            <w:color w:val="000000"/>
          </w:rPr>
          <w:t>and neopronouns</w:t>
        </w:r>
      </w:ins>
      <w:ins w:id="88" w:author="fcalado" w:date="2026-03-14T10:45:00Z" w16du:dateUtc="2026-03-14T14:45:00Z">
        <w:r w:rsidR="00D61CF2">
          <w:rPr>
            <w:color w:val="000000"/>
          </w:rPr>
          <w:t xml:space="preserve"> (</w:t>
        </w:r>
        <w:proofErr w:type="spellStart"/>
        <w:r w:rsidR="00D61CF2">
          <w:rPr>
            <w:color w:val="000000"/>
          </w:rPr>
          <w:t>neologistic</w:t>
        </w:r>
        <w:proofErr w:type="spellEnd"/>
        <w:r w:rsidR="00D61CF2">
          <w:rPr>
            <w:color w:val="000000"/>
          </w:rPr>
          <w:t xml:space="preserve"> pronouns)</w:t>
        </w:r>
      </w:ins>
      <w:ins w:id="89" w:author="fcalado" w:date="2026-03-14T10:44:00Z" w16du:dateUtc="2026-03-14T14:44:00Z">
        <w:r w:rsidR="00B26754">
          <w:rPr>
            <w:color w:val="000000"/>
          </w:rPr>
          <w:t>, “</w:t>
        </w:r>
        <w:proofErr w:type="spellStart"/>
        <w:r w:rsidR="00B26754">
          <w:rPr>
            <w:color w:val="000000"/>
          </w:rPr>
          <w:t>xe</w:t>
        </w:r>
        <w:proofErr w:type="spellEnd"/>
        <w:r w:rsidR="00B26754">
          <w:rPr>
            <w:color w:val="000000"/>
          </w:rPr>
          <w:t>”, “</w:t>
        </w:r>
        <w:proofErr w:type="spellStart"/>
        <w:r w:rsidR="00B26754">
          <w:rPr>
            <w:color w:val="000000"/>
          </w:rPr>
          <w:t>fae</w:t>
        </w:r>
        <w:proofErr w:type="spellEnd"/>
        <w:r w:rsidR="00B26754">
          <w:rPr>
            <w:color w:val="000000"/>
          </w:rPr>
          <w:t>”</w:t>
        </w:r>
        <w:r w:rsidR="00D61CF2">
          <w:rPr>
            <w:color w:val="000000"/>
          </w:rPr>
          <w:t xml:space="preserve">, </w:t>
        </w:r>
      </w:ins>
      <w:ins w:id="90" w:author="fcalado" w:date="2026-03-14T10:46:00Z" w16du:dateUtc="2026-03-14T14:46:00Z">
        <w:r w:rsidR="00D61CF2">
          <w:rPr>
            <w:color w:val="000000"/>
          </w:rPr>
          <w:t>“</w:t>
        </w:r>
        <w:proofErr w:type="spellStart"/>
        <w:r w:rsidR="00D61CF2">
          <w:rPr>
            <w:color w:val="000000"/>
          </w:rPr>
          <w:t>ey</w:t>
        </w:r>
        <w:proofErr w:type="spellEnd"/>
        <w:r w:rsidR="00D61CF2">
          <w:rPr>
            <w:color w:val="000000"/>
          </w:rPr>
          <w:t xml:space="preserve">”. The templates </w:t>
        </w:r>
      </w:ins>
      <w:ins w:id="91" w:author="fcalado" w:date="2026-03-14T10:47:00Z" w16du:dateUtc="2026-03-14T14:47:00Z">
        <w:r w:rsidR="00D61CF2">
          <w:rPr>
            <w:color w:val="000000"/>
          </w:rPr>
          <w:t xml:space="preserve">combine a name and a pronoun and feed them into </w:t>
        </w:r>
      </w:ins>
      <w:ins w:id="92" w:author="fcalado" w:date="2026-03-14T10:48:00Z" w16du:dateUtc="2026-03-14T14:48:00Z">
        <w:r w:rsidR="00D61CF2">
          <w:rPr>
            <w:color w:val="000000"/>
          </w:rPr>
          <w:t xml:space="preserve">a </w:t>
        </w:r>
      </w:ins>
      <w:ins w:id="93" w:author="fcalado" w:date="2026-03-14T10:47:00Z" w16du:dateUtc="2026-03-14T14:47:00Z">
        <w:r w:rsidR="00D61CF2">
          <w:rPr>
            <w:color w:val="000000"/>
          </w:rPr>
          <w:t xml:space="preserve">text generator. </w:t>
        </w:r>
      </w:ins>
      <w:ins w:id="94" w:author="fcalado" w:date="2026-03-14T10:48:00Z" w16du:dateUtc="2026-03-14T14:48:00Z">
        <w:r w:rsidR="00D61CF2">
          <w:rPr>
            <w:color w:val="000000"/>
          </w:rPr>
          <w:t>Results are assessed on whether the outputs accurately pick up the pronoun from the prompts, which is determined through a mix of human data annotation</w:t>
        </w:r>
      </w:ins>
      <w:ins w:id="95" w:author="fcalado" w:date="2026-03-14T10:50:00Z" w16du:dateUtc="2026-03-14T14:50:00Z">
        <w:r w:rsidR="00D61CF2">
          <w:rPr>
            <w:color w:val="000000"/>
          </w:rPr>
          <w:t xml:space="preserve">. The disclosure prompts are constructed </w:t>
        </w:r>
      </w:ins>
      <w:ins w:id="96" w:author="fcalado" w:date="2026-03-14T10:51:00Z" w16du:dateUtc="2026-03-14T14:51:00Z">
        <w:r w:rsidR="00D61CF2">
          <w:rPr>
            <w:color w:val="000000"/>
          </w:rPr>
          <w:t xml:space="preserve">from the same data source, but they include statements </w:t>
        </w:r>
      </w:ins>
      <w:ins w:id="97" w:author="fcalado" w:date="2026-03-14T10:52:00Z" w16du:dateUtc="2026-03-14T14:52:00Z">
        <w:r w:rsidR="00D61CF2">
          <w:rPr>
            <w:color w:val="000000"/>
          </w:rPr>
          <w:t>that pair a name and a gender identity (“Sarah is nonbinary”; “Soc began to identify as genderfluid”; “Jin came out as a man”)</w:t>
        </w:r>
      </w:ins>
      <w:ins w:id="98" w:author="fcalado" w:date="2026-03-14T10:53:00Z" w16du:dateUtc="2026-03-14T14:53:00Z">
        <w:r w:rsidR="00D61CF2">
          <w:rPr>
            <w:color w:val="000000"/>
          </w:rPr>
          <w:t xml:space="preserve">. Results are assessed through Perspective API, an </w:t>
        </w:r>
        <w:r w:rsidR="00D61CF2">
          <w:rPr>
            <w:color w:val="000000"/>
          </w:rPr>
          <w:t>automated detector for toxicity in language</w:t>
        </w:r>
        <w:r w:rsidR="00D61CF2">
          <w:rPr>
            <w:color w:val="000000"/>
          </w:rPr>
          <w:t>.</w:t>
        </w:r>
      </w:ins>
    </w:p>
    <w:p w14:paraId="303F0A60" w14:textId="737D5745" w:rsidR="007263BF" w:rsidRDefault="00D61CF2" w:rsidP="00A719EB">
      <w:pPr>
        <w:pStyle w:val="PostHeadPara"/>
        <w:rPr>
          <w:ins w:id="99" w:author="fcalado" w:date="2026-03-14T11:49:00Z" w16du:dateUtc="2026-03-14T15:49:00Z"/>
          <w:color w:val="000000"/>
        </w:rPr>
      </w:pPr>
      <w:ins w:id="100" w:author="fcalado" w:date="2026-03-14T10:54:00Z" w16du:dateUtc="2026-03-14T14:54:00Z">
        <w:r>
          <w:rPr>
            <w:color w:val="000000"/>
          </w:rPr>
          <w:lastRenderedPageBreak/>
          <w:tab/>
        </w:r>
      </w:ins>
      <w:ins w:id="101" w:author="fcalado" w:date="2026-03-14T10:56:00Z" w16du:dateUtc="2026-03-14T14:56:00Z">
        <w:r w:rsidR="001B16AC">
          <w:rPr>
            <w:color w:val="000000"/>
          </w:rPr>
          <w:t>Results from the experiment find that notable levels misgendering occurs with trans and nonbinary pronoun</w:t>
        </w:r>
      </w:ins>
      <w:ins w:id="102" w:author="fcalado" w:date="2026-03-14T11:03:00Z" w16du:dateUtc="2026-03-14T15:03:00Z">
        <w:r w:rsidR="001B16AC">
          <w:rPr>
            <w:color w:val="000000"/>
          </w:rPr>
          <w:t>, “they”</w:t>
        </w:r>
      </w:ins>
      <w:ins w:id="103" w:author="fcalado" w:date="2026-03-14T10:56:00Z" w16du:dateUtc="2026-03-14T14:56:00Z">
        <w:r w:rsidR="001B16AC">
          <w:rPr>
            <w:color w:val="000000"/>
          </w:rPr>
          <w:t xml:space="preserve">, </w:t>
        </w:r>
      </w:ins>
      <w:ins w:id="104" w:author="fcalado" w:date="2026-03-14T10:57:00Z" w16du:dateUtc="2026-03-14T14:57:00Z">
        <w:r w:rsidR="001B16AC">
          <w:rPr>
            <w:color w:val="000000"/>
          </w:rPr>
          <w:t>in comparison to binary pronouns, “he”, “she”. The misgendering is further increased with neopronouns, “</w:t>
        </w:r>
        <w:proofErr w:type="spellStart"/>
        <w:r w:rsidR="001B16AC">
          <w:rPr>
            <w:color w:val="000000"/>
          </w:rPr>
          <w:t>xe</w:t>
        </w:r>
        <w:proofErr w:type="spellEnd"/>
        <w:r w:rsidR="001B16AC">
          <w:rPr>
            <w:color w:val="000000"/>
          </w:rPr>
          <w:t>”, “</w:t>
        </w:r>
        <w:proofErr w:type="spellStart"/>
        <w:r w:rsidR="001B16AC">
          <w:rPr>
            <w:color w:val="000000"/>
          </w:rPr>
          <w:t>fae</w:t>
        </w:r>
        <w:proofErr w:type="spellEnd"/>
        <w:r w:rsidR="001B16AC">
          <w:rPr>
            <w:color w:val="000000"/>
          </w:rPr>
          <w:t>”, “</w:t>
        </w:r>
        <w:proofErr w:type="spellStart"/>
        <w:r w:rsidR="001B16AC">
          <w:rPr>
            <w:color w:val="000000"/>
          </w:rPr>
          <w:t>ey</w:t>
        </w:r>
        <w:proofErr w:type="spellEnd"/>
        <w:r w:rsidR="001B16AC">
          <w:rPr>
            <w:color w:val="000000"/>
          </w:rPr>
          <w:t>”—though the researchers point</w:t>
        </w:r>
      </w:ins>
      <w:ins w:id="105" w:author="fcalado" w:date="2026-03-14T11:02:00Z" w16du:dateUtc="2026-03-14T15:02:00Z">
        <w:r w:rsidR="001B16AC">
          <w:rPr>
            <w:color w:val="000000"/>
          </w:rPr>
          <w:t xml:space="preserve"> out that these results </w:t>
        </w:r>
      </w:ins>
      <w:ins w:id="106" w:author="fcalado" w:date="2026-03-14T11:00:00Z" w16du:dateUtc="2026-03-14T15:00:00Z">
        <w:r w:rsidR="001B16AC">
          <w:rPr>
            <w:color w:val="000000"/>
          </w:rPr>
          <w:t xml:space="preserve">“may hint at </w:t>
        </w:r>
        <w:r w:rsidR="001B16AC" w:rsidRPr="001B16AC">
          <w:rPr>
            <w:color w:val="000000"/>
          </w:rPr>
          <w:t>possible gaps in lexical understanding</w:t>
        </w:r>
        <w:r w:rsidR="001B16AC">
          <w:rPr>
            <w:color w:val="000000"/>
          </w:rPr>
          <w:t>”</w:t>
        </w:r>
      </w:ins>
      <w:ins w:id="107" w:author="fcalado" w:date="2026-03-14T11:03:00Z" w16du:dateUtc="2026-03-14T15:03:00Z">
        <w:r w:rsidR="001B16AC">
          <w:rPr>
            <w:color w:val="000000"/>
          </w:rPr>
          <w:t xml:space="preserve">, </w:t>
        </w:r>
        <w:r w:rsidR="001B16AC">
          <w:rPr>
            <w:color w:val="000000"/>
          </w:rPr>
          <w:t xml:space="preserve">due to significantly less training data </w:t>
        </w:r>
        <w:r w:rsidR="001B16AC">
          <w:rPr>
            <w:color w:val="000000"/>
          </w:rPr>
          <w:t>which</w:t>
        </w:r>
        <w:r w:rsidR="001B16AC">
          <w:rPr>
            <w:color w:val="000000"/>
          </w:rPr>
          <w:t xml:space="preserve"> includes neopronouns </w:t>
        </w:r>
      </w:ins>
      <w:ins w:id="108" w:author="fcalado" w:date="2026-03-14T11:01:00Z" w16du:dateUtc="2026-03-14T15:01:00Z">
        <w:r w:rsidR="001B16AC">
          <w:rPr>
            <w:color w:val="000000"/>
          </w:rPr>
          <w:t>[30].</w:t>
        </w:r>
      </w:ins>
      <w:ins w:id="109" w:author="fcalado" w:date="2026-03-14T11:00:00Z" w16du:dateUtc="2026-03-14T15:00:00Z">
        <w:r w:rsidR="001B16AC">
          <w:rPr>
            <w:color w:val="000000"/>
          </w:rPr>
          <w:t xml:space="preserve"> </w:t>
        </w:r>
      </w:ins>
      <w:ins w:id="110" w:author="fcalado" w:date="2026-03-14T12:03:00Z" w16du:dateUtc="2026-03-14T16:03:00Z">
        <w:r w:rsidR="00250761">
          <w:rPr>
            <w:color w:val="000000"/>
          </w:rPr>
          <w:t>Similarly,</w:t>
        </w:r>
      </w:ins>
      <w:ins w:id="111" w:author="fcalado" w:date="2026-03-14T12:04:00Z" w16du:dateUtc="2026-03-14T16:04:00Z">
        <w:r w:rsidR="00250761">
          <w:rPr>
            <w:color w:val="000000"/>
          </w:rPr>
          <w:t xml:space="preserve"> </w:t>
        </w:r>
      </w:ins>
      <w:ins w:id="112" w:author="fcalado" w:date="2026-03-14T12:03:00Z" w16du:dateUtc="2026-03-14T16:03:00Z">
        <w:r w:rsidR="00250761">
          <w:rPr>
            <w:color w:val="000000"/>
          </w:rPr>
          <w:t>the results from the ge</w:t>
        </w:r>
      </w:ins>
      <w:ins w:id="113" w:author="fcalado" w:date="2026-03-14T12:04:00Z" w16du:dateUtc="2026-03-14T16:04:00Z">
        <w:r w:rsidR="00250761">
          <w:rPr>
            <w:color w:val="000000"/>
          </w:rPr>
          <w:t xml:space="preserve">nder disclosure tasks show that toxicity in responses to gender disclosure increases when the gender </w:t>
        </w:r>
      </w:ins>
      <w:ins w:id="114" w:author="fcalado" w:date="2026-03-14T12:05:00Z" w16du:dateUtc="2026-03-14T16:05:00Z">
        <w:r w:rsidR="00250761">
          <w:rPr>
            <w:color w:val="000000"/>
          </w:rPr>
          <w:t xml:space="preserve">is trans or nonbinary. </w:t>
        </w:r>
      </w:ins>
      <w:ins w:id="115" w:author="fcalado" w:date="2026-03-14T11:04:00Z" w16du:dateUtc="2026-03-14T15:04:00Z">
        <w:r w:rsidR="001B16AC">
          <w:rPr>
            <w:color w:val="000000"/>
          </w:rPr>
          <w:t>The</w:t>
        </w:r>
      </w:ins>
      <w:ins w:id="116" w:author="fcalado" w:date="2026-03-14T11:05:00Z" w16du:dateUtc="2026-03-14T15:05:00Z">
        <w:r w:rsidR="00F75FE5">
          <w:rPr>
            <w:color w:val="000000"/>
          </w:rPr>
          <w:t xml:space="preserve"> researchers</w:t>
        </w:r>
      </w:ins>
      <w:ins w:id="117" w:author="fcalado" w:date="2026-03-14T11:04:00Z" w16du:dateUtc="2026-03-14T15:04:00Z">
        <w:r w:rsidR="001B16AC">
          <w:rPr>
            <w:color w:val="000000"/>
          </w:rPr>
          <w:t xml:space="preserve"> make the useful recommendation for more diverse training sets that include </w:t>
        </w:r>
      </w:ins>
      <w:ins w:id="118" w:author="fcalado" w:date="2026-03-14T12:05:00Z" w16du:dateUtc="2026-03-14T16:05:00Z">
        <w:r w:rsidR="00250761">
          <w:rPr>
            <w:color w:val="000000"/>
          </w:rPr>
          <w:t xml:space="preserve">trans, </w:t>
        </w:r>
      </w:ins>
      <w:ins w:id="119" w:author="fcalado" w:date="2026-03-14T11:04:00Z" w16du:dateUtc="2026-03-14T15:04:00Z">
        <w:r w:rsidR="001B16AC">
          <w:rPr>
            <w:color w:val="000000"/>
          </w:rPr>
          <w:t>nonbinary</w:t>
        </w:r>
      </w:ins>
      <w:ins w:id="120" w:author="fcalado" w:date="2026-03-14T12:05:00Z" w16du:dateUtc="2026-03-14T16:05:00Z">
        <w:r w:rsidR="00250761">
          <w:rPr>
            <w:color w:val="000000"/>
          </w:rPr>
          <w:t xml:space="preserve">, </w:t>
        </w:r>
      </w:ins>
      <w:ins w:id="121" w:author="fcalado" w:date="2026-03-14T11:04:00Z" w16du:dateUtc="2026-03-14T15:04:00Z">
        <w:r w:rsidR="001B16AC">
          <w:rPr>
            <w:color w:val="000000"/>
          </w:rPr>
          <w:t xml:space="preserve">and neopronouns, as well as training a tokenizer that can </w:t>
        </w:r>
      </w:ins>
      <w:ins w:id="122" w:author="fcalado" w:date="2026-03-14T11:05:00Z" w16du:dateUtc="2026-03-14T15:05:00Z">
        <w:r w:rsidR="00F75FE5">
          <w:rPr>
            <w:color w:val="000000"/>
          </w:rPr>
          <w:t>recognize and preserve the morphological and syntactic structures of neopronouns</w:t>
        </w:r>
      </w:ins>
      <w:ins w:id="123" w:author="fcalado" w:date="2026-03-14T12:05:00Z" w16du:dateUtc="2026-03-14T16:05:00Z">
        <w:r w:rsidR="00250761">
          <w:rPr>
            <w:color w:val="000000"/>
          </w:rPr>
          <w:t xml:space="preserve"> </w:t>
        </w:r>
      </w:ins>
      <w:ins w:id="124" w:author="fcalado" w:date="2026-03-14T12:07:00Z" w16du:dateUtc="2026-03-14T16:07:00Z">
        <w:r w:rsidR="00250761">
          <w:rPr>
            <w:color w:val="000000"/>
          </w:rPr>
          <w:t>especially</w:t>
        </w:r>
      </w:ins>
      <w:ins w:id="125" w:author="fcalado" w:date="2026-03-14T11:05:00Z" w16du:dateUtc="2026-03-14T15:05:00Z">
        <w:r w:rsidR="00F75FE5">
          <w:rPr>
            <w:color w:val="000000"/>
          </w:rPr>
          <w:t xml:space="preserve">. </w:t>
        </w:r>
      </w:ins>
      <w:ins w:id="126" w:author="fcalado" w:date="2026-03-14T12:06:00Z" w16du:dateUtc="2026-03-14T16:06:00Z">
        <w:r w:rsidR="00250761">
          <w:rPr>
            <w:color w:val="000000"/>
          </w:rPr>
          <w:t>They also recommend increased transparency on</w:t>
        </w:r>
      </w:ins>
      <w:ins w:id="127" w:author="fcalado" w:date="2026-03-14T12:07:00Z" w16du:dateUtc="2026-03-14T16:07:00Z">
        <w:r w:rsidR="00250761">
          <w:rPr>
            <w:color w:val="000000"/>
          </w:rPr>
          <w:t xml:space="preserve"> evaluative coding and t</w:t>
        </w:r>
      </w:ins>
      <w:ins w:id="128" w:author="fcalado" w:date="2026-03-14T12:06:00Z" w16du:dateUtc="2026-03-14T16:06:00Z">
        <w:r w:rsidR="00250761">
          <w:rPr>
            <w:color w:val="000000"/>
          </w:rPr>
          <w:t>oxicity scoring</w:t>
        </w:r>
      </w:ins>
      <w:ins w:id="129" w:author="fcalado" w:date="2026-03-14T12:07:00Z" w16du:dateUtc="2026-03-14T16:07:00Z">
        <w:r w:rsidR="00250761">
          <w:rPr>
            <w:color w:val="000000"/>
          </w:rPr>
          <w:t xml:space="preserve"> practices—specifically on the identities of annotators, </w:t>
        </w:r>
      </w:ins>
      <w:ins w:id="130" w:author="fcalado" w:date="2026-03-14T12:08:00Z" w16du:dateUtc="2026-03-14T16:08:00Z">
        <w:r w:rsidR="00250761">
          <w:rPr>
            <w:color w:val="000000"/>
          </w:rPr>
          <w:t xml:space="preserve">which may have different perspectives on what counts as </w:t>
        </w:r>
        <w:r w:rsidR="00AA3884">
          <w:rPr>
            <w:color w:val="000000"/>
          </w:rPr>
          <w:t>“</w:t>
        </w:r>
        <w:r w:rsidR="00250761">
          <w:rPr>
            <w:color w:val="000000"/>
          </w:rPr>
          <w:t>toxic</w:t>
        </w:r>
        <w:r w:rsidR="00AA3884">
          <w:rPr>
            <w:color w:val="000000"/>
          </w:rPr>
          <w:t>” responses to gender disclo</w:t>
        </w:r>
      </w:ins>
      <w:ins w:id="131" w:author="fcalado" w:date="2026-03-14T12:09:00Z" w16du:dateUtc="2026-03-14T16:09:00Z">
        <w:r w:rsidR="00AA3884">
          <w:rPr>
            <w:color w:val="000000"/>
          </w:rPr>
          <w:t>sure.</w:t>
        </w:r>
      </w:ins>
    </w:p>
    <w:p w14:paraId="4ACD1219" w14:textId="5EA64CCF" w:rsidR="000B00CB" w:rsidRDefault="00C37159" w:rsidP="00B84BB1">
      <w:pPr>
        <w:pStyle w:val="PostHeadPara"/>
        <w:rPr>
          <w:ins w:id="132" w:author="fcalado" w:date="2026-03-14T13:33:00Z" w16du:dateUtc="2026-03-14T17:33:00Z"/>
          <w:color w:val="000000"/>
        </w:rPr>
      </w:pPr>
      <w:ins w:id="133" w:author="fcalado" w:date="2026-03-14T11:49:00Z" w16du:dateUtc="2026-03-14T15:49:00Z">
        <w:r>
          <w:rPr>
            <w:color w:val="000000"/>
          </w:rPr>
          <w:tab/>
          <w:t>Unlike the previous</w:t>
        </w:r>
      </w:ins>
      <w:ins w:id="134" w:author="fcalado" w:date="2026-03-14T11:50:00Z" w16du:dateUtc="2026-03-14T15:50:00Z">
        <w:r>
          <w:rPr>
            <w:color w:val="000000"/>
          </w:rPr>
          <w:t xml:space="preserve"> frameworks, this method conceptualizes gender in relation to affirmation, to the disclosure of gender identity. </w:t>
        </w:r>
      </w:ins>
      <w:ins w:id="135" w:author="fcalado" w:date="2026-03-14T11:51:00Z" w16du:dateUtc="2026-03-14T15:51:00Z">
        <w:r>
          <w:rPr>
            <w:color w:val="000000"/>
          </w:rPr>
          <w:t>As the researchers aptly point out,</w:t>
        </w:r>
      </w:ins>
      <w:ins w:id="136" w:author="fcalado" w:date="2026-03-14T11:59:00Z" w16du:dateUtc="2026-03-14T15:59:00Z">
        <w:r w:rsidR="00250761">
          <w:rPr>
            <w:color w:val="000000"/>
          </w:rPr>
          <w:t xml:space="preserve"> </w:t>
        </w:r>
      </w:ins>
      <w:ins w:id="137" w:author="fcalado" w:date="2026-03-14T12:00:00Z" w16du:dateUtc="2026-03-14T16:00:00Z">
        <w:r w:rsidR="00250761">
          <w:rPr>
            <w:color w:val="000000"/>
          </w:rPr>
          <w:t xml:space="preserve">gender non-affirmation is a significant component of bias </w:t>
        </w:r>
      </w:ins>
      <w:ins w:id="138" w:author="fcalado" w:date="2026-03-14T12:01:00Z" w16du:dateUtc="2026-03-14T16:01:00Z">
        <w:r w:rsidR="00250761">
          <w:rPr>
            <w:color w:val="000000"/>
          </w:rPr>
          <w:t>against</w:t>
        </w:r>
      </w:ins>
      <w:ins w:id="139" w:author="fcalado" w:date="2026-03-14T11:51:00Z" w16du:dateUtc="2026-03-14T15:51:00Z">
        <w:r>
          <w:rPr>
            <w:color w:val="000000"/>
          </w:rPr>
          <w:t xml:space="preserve"> trans</w:t>
        </w:r>
      </w:ins>
      <w:ins w:id="140" w:author="fcalado" w:date="2026-03-14T11:52:00Z" w16du:dateUtc="2026-03-14T15:52:00Z">
        <w:r>
          <w:rPr>
            <w:color w:val="000000"/>
          </w:rPr>
          <w:t xml:space="preserve"> and nonbinary identifying persons. Such bias can lead to a range of harms</w:t>
        </w:r>
      </w:ins>
      <w:ins w:id="141" w:author="fcalado" w:date="2026-03-14T11:53:00Z" w16du:dateUtc="2026-03-14T15:53:00Z">
        <w:r>
          <w:rPr>
            <w:color w:val="000000"/>
          </w:rPr>
          <w:t xml:space="preserve">, from </w:t>
        </w:r>
      </w:ins>
      <w:ins w:id="142" w:author="fcalado" w:date="2026-03-14T11:52:00Z" w16du:dateUtc="2026-03-14T15:52:00Z">
        <w:r>
          <w:rPr>
            <w:color w:val="000000"/>
          </w:rPr>
          <w:t xml:space="preserve">mental health </w:t>
        </w:r>
      </w:ins>
      <w:ins w:id="143" w:author="fcalado" w:date="2026-03-14T11:53:00Z" w16du:dateUtc="2026-03-14T15:53:00Z">
        <w:r>
          <w:rPr>
            <w:color w:val="000000"/>
          </w:rPr>
          <w:t xml:space="preserve">harms </w:t>
        </w:r>
      </w:ins>
      <w:ins w:id="144" w:author="fcalado" w:date="2026-03-14T11:52:00Z" w16du:dateUtc="2026-03-14T15:52:00Z">
        <w:r>
          <w:rPr>
            <w:color w:val="000000"/>
          </w:rPr>
          <w:t xml:space="preserve">to physical violence. </w:t>
        </w:r>
      </w:ins>
      <w:ins w:id="145" w:author="fcalado" w:date="2026-03-14T11:54:00Z" w16du:dateUtc="2026-03-14T15:54:00Z">
        <w:r>
          <w:rPr>
            <w:color w:val="000000"/>
          </w:rPr>
          <w:t>While this focus</w:t>
        </w:r>
      </w:ins>
      <w:ins w:id="146" w:author="fcalado" w:date="2026-03-14T11:56:00Z" w16du:dateUtc="2026-03-14T15:56:00Z">
        <w:r>
          <w:rPr>
            <w:color w:val="000000"/>
          </w:rPr>
          <w:t xml:space="preserve"> on one component of bias</w:t>
        </w:r>
      </w:ins>
      <w:ins w:id="147" w:author="fcalado" w:date="2026-03-14T11:54:00Z" w16du:dateUtc="2026-03-14T15:54:00Z">
        <w:r>
          <w:rPr>
            <w:color w:val="000000"/>
          </w:rPr>
          <w:t xml:space="preserve"> is </w:t>
        </w:r>
      </w:ins>
      <w:ins w:id="148" w:author="fcalado" w:date="2026-03-14T12:10:00Z" w16du:dateUtc="2026-03-14T16:10:00Z">
        <w:r w:rsidR="00AA3884">
          <w:rPr>
            <w:color w:val="000000"/>
          </w:rPr>
          <w:t>narrower</w:t>
        </w:r>
      </w:ins>
      <w:ins w:id="149" w:author="fcalado" w:date="2026-03-14T11:54:00Z" w16du:dateUtc="2026-03-14T15:54:00Z">
        <w:r>
          <w:rPr>
            <w:color w:val="000000"/>
          </w:rPr>
          <w:t xml:space="preserve"> than the previous frameworks</w:t>
        </w:r>
      </w:ins>
      <w:ins w:id="150" w:author="fcalado" w:date="2026-03-14T11:55:00Z" w16du:dateUtc="2026-03-14T15:55:00Z">
        <w:r>
          <w:rPr>
            <w:color w:val="000000"/>
          </w:rPr>
          <w:t xml:space="preserve"> (for example, TIDEs </w:t>
        </w:r>
        <w:proofErr w:type="gramStart"/>
        <w:r>
          <w:rPr>
            <w:color w:val="000000"/>
          </w:rPr>
          <w:t>include</w:t>
        </w:r>
      </w:ins>
      <w:ins w:id="151" w:author="fcalado" w:date="2026-03-14T12:01:00Z" w16du:dateUtc="2026-03-14T16:01:00Z">
        <w:r w:rsidR="00250761">
          <w:rPr>
            <w:color w:val="000000"/>
          </w:rPr>
          <w:t>s</w:t>
        </w:r>
        <w:proofErr w:type="gramEnd"/>
        <w:r w:rsidR="00250761">
          <w:rPr>
            <w:color w:val="000000"/>
          </w:rPr>
          <w:t xml:space="preserve"> a coding</w:t>
        </w:r>
      </w:ins>
      <w:ins w:id="152" w:author="fcalado" w:date="2026-03-14T11:55:00Z" w16du:dateUtc="2026-03-14T15:55:00Z">
        <w:r>
          <w:rPr>
            <w:color w:val="000000"/>
          </w:rPr>
          <w:t xml:space="preserve"> category for “Misgendering” among several other categories)</w:t>
        </w:r>
      </w:ins>
      <w:ins w:id="153" w:author="fcalado" w:date="2026-03-14T11:54:00Z" w16du:dateUtc="2026-03-14T15:54:00Z">
        <w:r>
          <w:rPr>
            <w:color w:val="000000"/>
          </w:rPr>
          <w:t xml:space="preserve">, </w:t>
        </w:r>
      </w:ins>
      <w:ins w:id="154" w:author="fcalado" w:date="2026-03-14T11:56:00Z" w16du:dateUtc="2026-03-14T15:56:00Z">
        <w:r>
          <w:rPr>
            <w:color w:val="000000"/>
          </w:rPr>
          <w:t>its pervasiveness and harmfulness</w:t>
        </w:r>
      </w:ins>
      <w:ins w:id="155" w:author="fcalado" w:date="2026-03-14T11:57:00Z" w16du:dateUtc="2026-03-14T15:57:00Z">
        <w:r>
          <w:rPr>
            <w:color w:val="000000"/>
          </w:rPr>
          <w:t xml:space="preserve"> warrant in-depth study. The recommendations that </w:t>
        </w:r>
      </w:ins>
      <w:ins w:id="156" w:author="fcalado" w:date="2026-03-14T12:01:00Z" w16du:dateUtc="2026-03-14T16:01:00Z">
        <w:r w:rsidR="00250761">
          <w:rPr>
            <w:color w:val="000000"/>
          </w:rPr>
          <w:t>the researchers put forth are</w:t>
        </w:r>
      </w:ins>
      <w:ins w:id="157" w:author="fcalado" w:date="2026-03-14T12:02:00Z" w16du:dateUtc="2026-03-14T16:02:00Z">
        <w:r w:rsidR="00250761">
          <w:rPr>
            <w:color w:val="000000"/>
          </w:rPr>
          <w:t xml:space="preserve"> also worthy: to increase examples of trans and nonbinary gender identities in training </w:t>
        </w:r>
      </w:ins>
      <w:ins w:id="158" w:author="fcalado" w:date="2026-03-14T12:03:00Z" w16du:dateUtc="2026-03-14T16:03:00Z">
        <w:r w:rsidR="00250761">
          <w:rPr>
            <w:color w:val="000000"/>
          </w:rPr>
          <w:t xml:space="preserve">corpora and </w:t>
        </w:r>
      </w:ins>
      <w:ins w:id="159" w:author="fcalado" w:date="2026-03-14T12:09:00Z" w16du:dateUtc="2026-03-14T16:09:00Z">
        <w:r w:rsidR="00AA3884">
          <w:rPr>
            <w:color w:val="000000"/>
          </w:rPr>
          <w:t xml:space="preserve">transparency in annotation practices. </w:t>
        </w:r>
      </w:ins>
    </w:p>
    <w:p w14:paraId="0B25F6EA" w14:textId="53AEB101" w:rsidR="00567738" w:rsidRDefault="00567738" w:rsidP="007773D5">
      <w:pPr>
        <w:pStyle w:val="PostHeadPara"/>
        <w:ind w:firstLine="720"/>
        <w:rPr>
          <w:ins w:id="160" w:author="fcalado" w:date="2026-03-14T12:39:00Z" w16du:dateUtc="2026-03-14T16:39:00Z"/>
          <w:color w:val="000000"/>
        </w:rPr>
      </w:pPr>
      <w:ins w:id="161" w:author="fcalado" w:date="2026-03-14T13:34:00Z" w16du:dateUtc="2026-03-14T17:34:00Z">
        <w:r>
          <w:rPr>
            <w:color w:val="000000"/>
          </w:rPr>
          <w:t>Despite these strengths, however, the</w:t>
        </w:r>
      </w:ins>
      <w:ins w:id="162" w:author="fcalado" w:date="2026-03-14T13:39:00Z" w16du:dateUtc="2026-03-14T17:39:00Z">
        <w:r w:rsidR="007773D5">
          <w:rPr>
            <w:color w:val="000000"/>
          </w:rPr>
          <w:t xml:space="preserve"> study shows some limitations around</w:t>
        </w:r>
      </w:ins>
      <w:ins w:id="163" w:author="fcalado" w:date="2026-03-14T13:38:00Z" w16du:dateUtc="2026-03-14T17:38:00Z">
        <w:r>
          <w:rPr>
            <w:color w:val="000000"/>
          </w:rPr>
          <w:t xml:space="preserve"> the </w:t>
        </w:r>
        <w:r w:rsidR="007773D5">
          <w:rPr>
            <w:color w:val="000000"/>
          </w:rPr>
          <w:t xml:space="preserve">ways that gender identification is conceived, as well as inconsistencies and incomplete information </w:t>
        </w:r>
      </w:ins>
      <w:ins w:id="164" w:author="fcalado" w:date="2026-03-14T13:39:00Z" w16du:dateUtc="2026-03-14T17:39:00Z">
        <w:r w:rsidR="007773D5">
          <w:rPr>
            <w:color w:val="000000"/>
          </w:rPr>
          <w:t>around prioritizing the TGNB community</w:t>
        </w:r>
      </w:ins>
      <w:ins w:id="165" w:author="fcalado" w:date="2026-03-14T13:38:00Z" w16du:dateUtc="2026-03-14T17:38:00Z">
        <w:r w:rsidR="007773D5">
          <w:rPr>
            <w:color w:val="000000"/>
          </w:rPr>
          <w:t xml:space="preserve"> and </w:t>
        </w:r>
      </w:ins>
      <w:ins w:id="166" w:author="fcalado" w:date="2026-03-14T13:39:00Z" w16du:dateUtc="2026-03-14T17:39:00Z">
        <w:r w:rsidR="007773D5">
          <w:rPr>
            <w:color w:val="000000"/>
          </w:rPr>
          <w:t xml:space="preserve">the </w:t>
        </w:r>
      </w:ins>
      <w:ins w:id="167" w:author="fcalado" w:date="2026-03-14T13:38:00Z" w16du:dateUtc="2026-03-14T17:38:00Z">
        <w:r w:rsidR="007773D5">
          <w:rPr>
            <w:color w:val="000000"/>
          </w:rPr>
          <w:t>qualitative analysis methodology</w:t>
        </w:r>
      </w:ins>
      <w:ins w:id="168" w:author="fcalado" w:date="2026-03-14T13:39:00Z" w16du:dateUtc="2026-03-14T17:39:00Z">
        <w:r w:rsidR="007773D5">
          <w:rPr>
            <w:color w:val="000000"/>
          </w:rPr>
          <w:t>.</w:t>
        </w:r>
      </w:ins>
    </w:p>
    <w:p w14:paraId="28B9A91F" w14:textId="102D9E8E" w:rsidR="00B84BB1" w:rsidRDefault="00B84BB1" w:rsidP="00B84BB1">
      <w:pPr>
        <w:pStyle w:val="PostHeadPara"/>
        <w:ind w:firstLine="720"/>
        <w:rPr>
          <w:ins w:id="169" w:author="fcalado" w:date="2026-03-14T12:46:00Z" w16du:dateUtc="2026-03-14T16:46:00Z"/>
          <w:color w:val="000000"/>
        </w:rPr>
      </w:pPr>
      <w:ins w:id="170" w:author="fcalado" w:date="2026-03-14T12:46:00Z" w16du:dateUtc="2026-03-14T16:46:00Z">
        <w:r>
          <w:rPr>
            <w:color w:val="000000"/>
          </w:rPr>
          <w:t>The</w:t>
        </w:r>
      </w:ins>
      <w:ins w:id="171" w:author="fcalado" w:date="2026-03-14T12:45:00Z" w16du:dateUtc="2026-03-14T16:45:00Z">
        <w:r>
          <w:rPr>
            <w:color w:val="000000"/>
          </w:rPr>
          <w:t xml:space="preserve"> narrowing of gender bias to </w:t>
        </w:r>
      </w:ins>
      <w:ins w:id="172" w:author="fcalado" w:date="2026-03-14T13:37:00Z" w16du:dateUtc="2026-03-14T17:37:00Z">
        <w:r w:rsidR="00567738">
          <w:rPr>
            <w:color w:val="000000"/>
          </w:rPr>
          <w:t xml:space="preserve">statements of </w:t>
        </w:r>
      </w:ins>
      <w:ins w:id="173" w:author="fcalado" w:date="2026-03-14T12:45:00Z" w16du:dateUtc="2026-03-14T16:45:00Z">
        <w:r>
          <w:rPr>
            <w:color w:val="000000"/>
          </w:rPr>
          <w:t>affirmation</w:t>
        </w:r>
      </w:ins>
      <w:ins w:id="174" w:author="fcalado" w:date="2026-03-14T13:36:00Z" w16du:dateUtc="2026-03-14T17:36:00Z">
        <w:r w:rsidR="00567738">
          <w:rPr>
            <w:color w:val="000000"/>
          </w:rPr>
          <w:t xml:space="preserve"> or non-affirmation</w:t>
        </w:r>
      </w:ins>
      <w:ins w:id="175" w:author="fcalado" w:date="2026-03-14T12:45:00Z" w16du:dateUtc="2026-03-14T16:45:00Z">
        <w:r>
          <w:rPr>
            <w:color w:val="000000"/>
          </w:rPr>
          <w:t xml:space="preserve"> frames </w:t>
        </w:r>
      </w:ins>
      <w:ins w:id="176" w:author="fcalado" w:date="2026-03-14T13:37:00Z" w16du:dateUtc="2026-03-14T17:37:00Z">
        <w:r w:rsidR="00567738">
          <w:rPr>
            <w:color w:val="000000"/>
          </w:rPr>
          <w:t xml:space="preserve">limits how </w:t>
        </w:r>
      </w:ins>
      <w:ins w:id="177" w:author="fcalado" w:date="2026-03-14T12:45:00Z" w16du:dateUtc="2026-03-14T16:45:00Z">
        <w:r>
          <w:rPr>
            <w:color w:val="000000"/>
          </w:rPr>
          <w:t>g</w:t>
        </w:r>
      </w:ins>
      <w:ins w:id="178" w:author="fcalado" w:date="2026-03-14T13:37:00Z" w16du:dateUtc="2026-03-14T17:37:00Z">
        <w:r w:rsidR="00567738">
          <w:rPr>
            <w:color w:val="000000"/>
          </w:rPr>
          <w:t>ender is perceived in language forms</w:t>
        </w:r>
      </w:ins>
      <w:ins w:id="179" w:author="fcalado" w:date="2026-03-14T13:38:00Z" w16du:dateUtc="2026-03-14T17:38:00Z">
        <w:r w:rsidR="00567738">
          <w:rPr>
            <w:color w:val="000000"/>
          </w:rPr>
          <w:t>;</w:t>
        </w:r>
      </w:ins>
      <w:ins w:id="180" w:author="fcalado" w:date="2026-03-14T13:37:00Z" w16du:dateUtc="2026-03-14T17:37:00Z">
        <w:r w:rsidR="00567738">
          <w:rPr>
            <w:color w:val="000000"/>
          </w:rPr>
          <w:t xml:space="preserve"> it frames gender </w:t>
        </w:r>
      </w:ins>
      <w:ins w:id="181" w:author="fcalado" w:date="2026-03-14T12:46:00Z" w16du:dateUtc="2026-03-14T16:46:00Z">
        <w:r>
          <w:rPr>
            <w:color w:val="000000"/>
          </w:rPr>
          <w:t xml:space="preserve">as </w:t>
        </w:r>
        <w:r w:rsidRPr="00B84BB1">
          <w:rPr>
            <w:i/>
            <w:iCs/>
            <w:color w:val="000000"/>
          </w:rPr>
          <w:t>only</w:t>
        </w:r>
        <w:r>
          <w:rPr>
            <w:color w:val="000000"/>
          </w:rPr>
          <w:t xml:space="preserve"> related to self-disclosure. </w:t>
        </w:r>
      </w:ins>
      <w:ins w:id="182" w:author="fcalado" w:date="2026-03-14T12:45:00Z" w16du:dateUtc="2026-03-14T16:45:00Z">
        <w:r>
          <w:rPr>
            <w:color w:val="000000"/>
          </w:rPr>
          <w:t xml:space="preserve">One the one hand, this framing creates flexibility around gender identification, as speakers are free to claim an identity which may or may not match the typical or associated gender presentation. On the other hand, it prioritizes self-identification as the </w:t>
        </w:r>
        <w:r w:rsidRPr="00630B2E">
          <w:rPr>
            <w:i/>
            <w:iCs/>
            <w:color w:val="000000"/>
          </w:rPr>
          <w:t xml:space="preserve">sin qua </w:t>
        </w:r>
        <w:proofErr w:type="spellStart"/>
        <w:r w:rsidRPr="00630B2E">
          <w:rPr>
            <w:i/>
            <w:iCs/>
            <w:color w:val="000000"/>
          </w:rPr>
          <w:t>non</w:t>
        </w:r>
        <w:r>
          <w:rPr>
            <w:color w:val="000000"/>
          </w:rPr>
          <w:t xml:space="preserve"> of</w:t>
        </w:r>
        <w:proofErr w:type="spellEnd"/>
        <w:r>
          <w:rPr>
            <w:color w:val="000000"/>
          </w:rPr>
          <w:t xml:space="preserve"> gender identity. </w:t>
        </w:r>
      </w:ins>
      <w:ins w:id="183" w:author="fcalado" w:date="2026-03-14T12:53:00Z" w16du:dateUtc="2026-03-14T16:53:00Z">
        <w:r w:rsidR="00437AF5">
          <w:rPr>
            <w:color w:val="000000"/>
          </w:rPr>
          <w:t>In practice, i</w:t>
        </w:r>
      </w:ins>
      <w:ins w:id="184" w:author="fcalado" w:date="2026-03-14T12:45:00Z" w16du:dateUtc="2026-03-14T16:45:00Z">
        <w:r>
          <w:rPr>
            <w:color w:val="000000"/>
          </w:rPr>
          <w:t>dentity may emerge in language forms beyond strict self-disclosure templates, for example, “My butch jeans”, “You can call me queen”.</w:t>
        </w:r>
      </w:ins>
      <w:ins w:id="185" w:author="fcalado" w:date="2026-03-14T12:46:00Z" w16du:dateUtc="2026-03-14T16:46:00Z">
        <w:r>
          <w:rPr>
            <w:color w:val="000000"/>
          </w:rPr>
          <w:t xml:space="preserve"> </w:t>
        </w:r>
      </w:ins>
      <w:ins w:id="186" w:author="fcalado" w:date="2026-03-14T12:47:00Z" w16du:dateUtc="2026-03-14T16:47:00Z">
        <w:r>
          <w:rPr>
            <w:color w:val="000000"/>
          </w:rPr>
          <w:t xml:space="preserve">Importantly, these disclosures of gender as </w:t>
        </w:r>
        <w:r w:rsidRPr="00B84BB1">
          <w:rPr>
            <w:i/>
            <w:iCs/>
            <w:color w:val="000000"/>
          </w:rPr>
          <w:t>presentation</w:t>
        </w:r>
        <w:r>
          <w:rPr>
            <w:color w:val="000000"/>
          </w:rPr>
          <w:t>, which do not follow a strict “</w:t>
        </w:r>
      </w:ins>
      <w:ins w:id="187" w:author="fcalado" w:date="2026-03-14T12:54:00Z" w16du:dateUtc="2026-03-14T16:54:00Z">
        <w:r w:rsidR="00437AF5">
          <w:rPr>
            <w:color w:val="000000"/>
          </w:rPr>
          <w:t>&lt;</w:t>
        </w:r>
      </w:ins>
      <w:ins w:id="188" w:author="fcalado" w:date="2026-03-14T12:47:00Z" w16du:dateUtc="2026-03-14T16:47:00Z">
        <w:r>
          <w:rPr>
            <w:color w:val="000000"/>
          </w:rPr>
          <w:t>subjec</w:t>
        </w:r>
      </w:ins>
      <w:ins w:id="189" w:author="fcalado" w:date="2026-03-14T12:48:00Z" w16du:dateUtc="2026-03-14T16:48:00Z">
        <w:r>
          <w:rPr>
            <w:color w:val="000000"/>
          </w:rPr>
          <w:t>t</w:t>
        </w:r>
      </w:ins>
      <w:ins w:id="190" w:author="fcalado" w:date="2026-03-14T12:54:00Z" w16du:dateUtc="2026-03-14T16:54:00Z">
        <w:r w:rsidR="00437AF5">
          <w:rPr>
            <w:color w:val="000000"/>
          </w:rPr>
          <w:t>&gt;</w:t>
        </w:r>
      </w:ins>
      <w:ins w:id="191" w:author="fcalado" w:date="2026-03-14T12:48:00Z" w16du:dateUtc="2026-03-14T16:48:00Z">
        <w:r>
          <w:rPr>
            <w:color w:val="000000"/>
          </w:rPr>
          <w:t xml:space="preserve"> is </w:t>
        </w:r>
      </w:ins>
      <w:ins w:id="192" w:author="fcalado" w:date="2026-03-14T12:54:00Z" w16du:dateUtc="2026-03-14T16:54:00Z">
        <w:r w:rsidR="00437AF5">
          <w:rPr>
            <w:color w:val="000000"/>
          </w:rPr>
          <w:t>&lt;</w:t>
        </w:r>
      </w:ins>
      <w:ins w:id="193" w:author="fcalado" w:date="2026-03-14T12:48:00Z" w16du:dateUtc="2026-03-14T16:48:00Z">
        <w:r>
          <w:rPr>
            <w:color w:val="000000"/>
          </w:rPr>
          <w:t>gender identity</w:t>
        </w:r>
      </w:ins>
      <w:ins w:id="194" w:author="fcalado" w:date="2026-03-14T12:54:00Z" w16du:dateUtc="2026-03-14T16:54:00Z">
        <w:r w:rsidR="00437AF5">
          <w:rPr>
            <w:color w:val="000000"/>
          </w:rPr>
          <w:t>&gt;</w:t>
        </w:r>
      </w:ins>
      <w:ins w:id="195" w:author="fcalado" w:date="2026-03-14T12:48:00Z" w16du:dateUtc="2026-03-14T16:48:00Z">
        <w:r>
          <w:rPr>
            <w:color w:val="000000"/>
          </w:rPr>
          <w:t xml:space="preserve">”, may nonetheless lead to the same kinds of discrimination </w:t>
        </w:r>
      </w:ins>
      <w:ins w:id="196" w:author="fcalado" w:date="2026-03-14T12:54:00Z" w16du:dateUtc="2026-03-14T16:54:00Z">
        <w:r w:rsidR="00437AF5">
          <w:rPr>
            <w:color w:val="000000"/>
          </w:rPr>
          <w:t>as those from</w:t>
        </w:r>
      </w:ins>
      <w:ins w:id="197" w:author="fcalado" w:date="2026-03-14T12:55:00Z" w16du:dateUtc="2026-03-14T16:55:00Z">
        <w:r w:rsidR="00437AF5">
          <w:rPr>
            <w:color w:val="000000"/>
          </w:rPr>
          <w:t xml:space="preserve"> </w:t>
        </w:r>
      </w:ins>
      <w:ins w:id="198" w:author="fcalado" w:date="2026-03-14T12:48:00Z" w16du:dateUtc="2026-03-14T16:48:00Z">
        <w:r w:rsidR="00437AF5">
          <w:rPr>
            <w:color w:val="000000"/>
          </w:rPr>
          <w:t>gender disclosures as self-identification</w:t>
        </w:r>
      </w:ins>
      <w:ins w:id="199" w:author="fcalado" w:date="2026-03-14T12:54:00Z" w16du:dateUtc="2026-03-14T16:54:00Z">
        <w:r w:rsidR="00437AF5">
          <w:rPr>
            <w:color w:val="000000"/>
          </w:rPr>
          <w:t>.</w:t>
        </w:r>
      </w:ins>
      <w:ins w:id="200" w:author="fcalado" w:date="2026-03-14T12:48:00Z" w16du:dateUtc="2026-03-14T16:48:00Z">
        <w:r w:rsidR="00437AF5">
          <w:rPr>
            <w:color w:val="000000"/>
          </w:rPr>
          <w:t xml:space="preserve"> </w:t>
        </w:r>
      </w:ins>
    </w:p>
    <w:p w14:paraId="1D5B3F6D" w14:textId="4240492A" w:rsidR="00437AF5" w:rsidRDefault="00B84BB1" w:rsidP="00437AF5">
      <w:pPr>
        <w:pStyle w:val="PostHeadPara"/>
        <w:ind w:firstLine="720"/>
        <w:rPr>
          <w:ins w:id="201" w:author="fcalado" w:date="2026-03-14T12:56:00Z" w16du:dateUtc="2026-03-14T16:56:00Z"/>
          <w:color w:val="000000"/>
        </w:rPr>
      </w:pPr>
      <w:ins w:id="202" w:author="fcalado" w:date="2026-03-14T12:43:00Z" w16du:dateUtc="2026-03-14T16:43:00Z">
        <w:r>
          <w:rPr>
            <w:color w:val="000000"/>
          </w:rPr>
          <w:t>Th</w:t>
        </w:r>
      </w:ins>
      <w:ins w:id="203" w:author="fcalado" w:date="2026-03-14T12:48:00Z" w16du:dateUtc="2026-03-14T16:48:00Z">
        <w:r w:rsidR="00437AF5">
          <w:rPr>
            <w:color w:val="000000"/>
          </w:rPr>
          <w:t xml:space="preserve">e </w:t>
        </w:r>
      </w:ins>
      <w:ins w:id="204" w:author="fcalado" w:date="2026-03-14T12:49:00Z" w16du:dateUtc="2026-03-14T16:49:00Z">
        <w:r w:rsidR="00437AF5">
          <w:rPr>
            <w:color w:val="000000"/>
          </w:rPr>
          <w:t xml:space="preserve">focus on gender as identification perhaps </w:t>
        </w:r>
      </w:ins>
      <w:ins w:id="205" w:author="fcalado" w:date="2026-03-14T12:43:00Z" w16du:dateUtc="2026-03-14T16:43:00Z">
        <w:r>
          <w:rPr>
            <w:color w:val="000000"/>
          </w:rPr>
          <w:t>reflect</w:t>
        </w:r>
      </w:ins>
      <w:ins w:id="206" w:author="fcalado" w:date="2026-03-14T12:49:00Z" w16du:dateUtc="2026-03-14T16:49:00Z">
        <w:r w:rsidR="00437AF5">
          <w:rPr>
            <w:color w:val="000000"/>
          </w:rPr>
          <w:t>s</w:t>
        </w:r>
      </w:ins>
      <w:ins w:id="207" w:author="fcalado" w:date="2026-03-14T12:43:00Z" w16du:dateUtc="2026-03-14T16:43:00Z">
        <w:r>
          <w:rPr>
            <w:color w:val="000000"/>
          </w:rPr>
          <w:t xml:space="preserve"> </w:t>
        </w:r>
      </w:ins>
      <w:ins w:id="208" w:author="fcalado" w:date="2026-03-14T12:49:00Z" w16du:dateUtc="2026-03-14T16:49:00Z">
        <w:r w:rsidR="00437AF5">
          <w:rPr>
            <w:color w:val="000000"/>
          </w:rPr>
          <w:t xml:space="preserve">the priorities of the research team themselves, which mostly </w:t>
        </w:r>
      </w:ins>
      <w:ins w:id="209" w:author="fcalado" w:date="2026-03-14T12:43:00Z" w16du:dateUtc="2026-03-14T16:43:00Z">
        <w:r>
          <w:rPr>
            <w:color w:val="000000"/>
          </w:rPr>
          <w:t xml:space="preserve">consist of </w:t>
        </w:r>
      </w:ins>
      <w:ins w:id="210" w:author="fcalado" w:date="2026-03-14T12:44:00Z" w16du:dateUtc="2026-03-14T16:44:00Z">
        <w:r>
          <w:rPr>
            <w:color w:val="000000"/>
          </w:rPr>
          <w:t>Amazon Alexa developers</w:t>
        </w:r>
      </w:ins>
      <w:ins w:id="211" w:author="fcalado" w:date="2026-03-14T12:49:00Z" w16du:dateUtc="2026-03-14T16:49:00Z">
        <w:r w:rsidR="00437AF5">
          <w:rPr>
            <w:color w:val="000000"/>
          </w:rPr>
          <w:t xml:space="preserve">. The Amazon Alexa product </w:t>
        </w:r>
      </w:ins>
      <w:ins w:id="212" w:author="fcalado" w:date="2026-03-14T12:44:00Z" w16du:dateUtc="2026-03-14T16:44:00Z">
        <w:r>
          <w:rPr>
            <w:color w:val="000000"/>
          </w:rPr>
          <w:t xml:space="preserve">operates over voice control, where </w:t>
        </w:r>
      </w:ins>
      <w:ins w:id="213" w:author="fcalado" w:date="2026-03-14T12:50:00Z" w16du:dateUtc="2026-03-14T16:50:00Z">
        <w:r w:rsidR="00437AF5">
          <w:rPr>
            <w:color w:val="000000"/>
          </w:rPr>
          <w:t xml:space="preserve">gender </w:t>
        </w:r>
      </w:ins>
      <w:ins w:id="214" w:author="fcalado" w:date="2026-03-14T12:49:00Z" w16du:dateUtc="2026-03-14T16:49:00Z">
        <w:r w:rsidR="00437AF5">
          <w:rPr>
            <w:color w:val="000000"/>
          </w:rPr>
          <w:t>self-</w:t>
        </w:r>
      </w:ins>
      <w:ins w:id="215" w:author="fcalado" w:date="2026-03-14T12:50:00Z" w16du:dateUtc="2026-03-14T16:50:00Z">
        <w:r w:rsidR="00437AF5">
          <w:rPr>
            <w:color w:val="000000"/>
          </w:rPr>
          <w:t xml:space="preserve">identification is more relevant than </w:t>
        </w:r>
      </w:ins>
      <w:ins w:id="216" w:author="fcalado" w:date="2026-03-14T12:44:00Z" w16du:dateUtc="2026-03-14T16:44:00Z">
        <w:r>
          <w:rPr>
            <w:color w:val="000000"/>
          </w:rPr>
          <w:t>gender as a visual or behavioral phen</w:t>
        </w:r>
      </w:ins>
      <w:ins w:id="217" w:author="fcalado" w:date="2026-03-14T12:45:00Z" w16du:dateUtc="2026-03-14T16:45:00Z">
        <w:r>
          <w:rPr>
            <w:color w:val="000000"/>
          </w:rPr>
          <w:t>omenon</w:t>
        </w:r>
      </w:ins>
      <w:ins w:id="218" w:author="fcalado" w:date="2026-03-14T12:50:00Z" w16du:dateUtc="2026-03-14T16:50:00Z">
        <w:r w:rsidR="00437AF5">
          <w:rPr>
            <w:color w:val="000000"/>
          </w:rPr>
          <w:t xml:space="preserve">. </w:t>
        </w:r>
      </w:ins>
      <w:ins w:id="219" w:author="fcalado" w:date="2026-03-14T13:07:00Z" w16du:dateUtc="2026-03-14T17:07:00Z">
        <w:r w:rsidR="005A5234">
          <w:rPr>
            <w:color w:val="000000"/>
          </w:rPr>
          <w:t>(</w:t>
        </w:r>
      </w:ins>
      <w:ins w:id="220" w:author="fcalado" w:date="2026-03-14T12:50:00Z" w16du:dateUtc="2026-03-14T16:50:00Z">
        <w:r w:rsidR="00437AF5">
          <w:rPr>
            <w:color w:val="000000"/>
          </w:rPr>
          <w:t xml:space="preserve">This </w:t>
        </w:r>
      </w:ins>
      <w:ins w:id="221" w:author="fcalado" w:date="2026-03-14T13:12:00Z" w16du:dateUtc="2026-03-14T17:12:00Z">
        <w:r w:rsidR="005A5234">
          <w:rPr>
            <w:color w:val="000000"/>
          </w:rPr>
          <w:t>may</w:t>
        </w:r>
      </w:ins>
      <w:ins w:id="222" w:author="fcalado" w:date="2026-03-14T12:50:00Z" w16du:dateUtc="2026-03-14T16:50:00Z">
        <w:r w:rsidR="00437AF5">
          <w:rPr>
            <w:color w:val="000000"/>
          </w:rPr>
          <w:t xml:space="preserve"> also explain why the team uses Amazon Mechanical Turk to source data annotators</w:t>
        </w:r>
      </w:ins>
      <w:ins w:id="223" w:author="fcalado" w:date="2026-03-14T13:07:00Z" w16du:dateUtc="2026-03-14T17:07:00Z">
        <w:r w:rsidR="005A5234">
          <w:rPr>
            <w:color w:val="000000"/>
          </w:rPr>
          <w:t xml:space="preserve">, an issue I </w:t>
        </w:r>
      </w:ins>
      <w:ins w:id="224" w:author="fcalado" w:date="2026-03-14T13:12:00Z" w16du:dateUtc="2026-03-14T17:12:00Z">
        <w:r w:rsidR="005A5234">
          <w:rPr>
            <w:color w:val="000000"/>
          </w:rPr>
          <w:t>discuss</w:t>
        </w:r>
      </w:ins>
      <w:ins w:id="225" w:author="fcalado" w:date="2026-03-14T13:07:00Z" w16du:dateUtc="2026-03-14T17:07:00Z">
        <w:r w:rsidR="005A5234">
          <w:rPr>
            <w:color w:val="000000"/>
          </w:rPr>
          <w:t xml:space="preserve"> in more detail below.) </w:t>
        </w:r>
      </w:ins>
    </w:p>
    <w:p w14:paraId="5B814C1D" w14:textId="6B93E1F7" w:rsidR="000B00CB" w:rsidRDefault="000B00CB" w:rsidP="000B00CB">
      <w:pPr>
        <w:pStyle w:val="PostHeadPara"/>
        <w:ind w:firstLine="720"/>
        <w:rPr>
          <w:ins w:id="226" w:author="fcalado" w:date="2026-03-14T13:26:00Z" w16du:dateUtc="2026-03-14T17:26:00Z"/>
          <w:color w:val="000000"/>
        </w:rPr>
      </w:pPr>
      <w:ins w:id="227" w:author="fcalado" w:date="2026-03-14T13:25:00Z" w16du:dateUtc="2026-03-14T17:25:00Z">
        <w:r>
          <w:rPr>
            <w:color w:val="000000"/>
          </w:rPr>
          <w:t>There is also an inconsistency around the purported goal of centering TGNB voices. While the researchers make many explicit references to “grounding [their] work in the TGNB community”, this appears to be less important after the data collection stage [30]. For the data evaluation stage, the team uses a mix of data annotators and automated language toxicity detection. The data annotators, who are hired from Amazon Mechanical Turk, are not questioned about their familiarity or positioning to TGNB identities. The researchers explain that they opted not to collect this information “to protect worker privacy” [30]. Yet, this stance appears to change in the section where they discuss the Perspective API, where they state make suggestions for “closer examination and increased transparency on annotation processes”, especially about “the community identities involved in coding” [30].</w:t>
        </w:r>
      </w:ins>
    </w:p>
    <w:p w14:paraId="08000FE3" w14:textId="29B106DD" w:rsidR="000B00CB" w:rsidRPr="003509F5" w:rsidRDefault="00567738" w:rsidP="007773D5">
      <w:pPr>
        <w:pStyle w:val="PostHeadPara"/>
        <w:ind w:firstLine="720"/>
        <w:rPr>
          <w:color w:val="000000"/>
        </w:rPr>
      </w:pPr>
      <w:ins w:id="228" w:author="fcalado" w:date="2026-03-14T13:27:00Z" w16du:dateUtc="2026-03-14T17:27:00Z">
        <w:r>
          <w:rPr>
            <w:color w:val="000000"/>
          </w:rPr>
          <w:lastRenderedPageBreak/>
          <w:t xml:space="preserve">Related to the topic of </w:t>
        </w:r>
        <w:r w:rsidR="000B00CB">
          <w:rPr>
            <w:color w:val="000000"/>
          </w:rPr>
          <w:t>qualitative coding</w:t>
        </w:r>
        <w:r>
          <w:rPr>
            <w:color w:val="000000"/>
          </w:rPr>
          <w:t xml:space="preserve">, there seems to be a lack of information about </w:t>
        </w:r>
      </w:ins>
      <w:ins w:id="229" w:author="fcalado" w:date="2026-03-14T13:31:00Z" w16du:dateUtc="2026-03-14T17:31:00Z">
        <w:r>
          <w:rPr>
            <w:color w:val="000000"/>
          </w:rPr>
          <w:t>how th</w:t>
        </w:r>
      </w:ins>
      <w:ins w:id="230" w:author="fcalado" w:date="2026-03-14T13:32:00Z" w16du:dateUtc="2026-03-14T17:32:00Z">
        <w:r>
          <w:rPr>
            <w:color w:val="000000"/>
          </w:rPr>
          <w:t xml:space="preserve">e experiment </w:t>
        </w:r>
      </w:ins>
      <w:ins w:id="231" w:author="fcalado" w:date="2026-03-14T13:31:00Z" w16du:dateUtc="2026-03-14T17:31:00Z">
        <w:r>
          <w:rPr>
            <w:color w:val="000000"/>
          </w:rPr>
          <w:t xml:space="preserve">approached this </w:t>
        </w:r>
      </w:ins>
      <w:ins w:id="232" w:author="fcalado" w:date="2026-03-14T13:32:00Z" w16du:dateUtc="2026-03-14T17:32:00Z">
        <w:r>
          <w:rPr>
            <w:color w:val="000000"/>
          </w:rPr>
          <w:t>part</w:t>
        </w:r>
      </w:ins>
      <w:ins w:id="233" w:author="fcalado" w:date="2026-03-14T13:31:00Z" w16du:dateUtc="2026-03-14T17:31:00Z">
        <w:r>
          <w:rPr>
            <w:color w:val="000000"/>
          </w:rPr>
          <w:t xml:space="preserve"> </w:t>
        </w:r>
      </w:ins>
      <w:ins w:id="234" w:author="fcalado" w:date="2026-03-14T13:32:00Z" w16du:dateUtc="2026-03-14T17:32:00Z">
        <w:r>
          <w:rPr>
            <w:color w:val="000000"/>
          </w:rPr>
          <w:t>of</w:t>
        </w:r>
      </w:ins>
      <w:ins w:id="235" w:author="fcalado" w:date="2026-03-14T13:31:00Z" w16du:dateUtc="2026-03-14T17:31:00Z">
        <w:r>
          <w:rPr>
            <w:color w:val="000000"/>
          </w:rPr>
          <w:t xml:space="preserve"> </w:t>
        </w:r>
      </w:ins>
      <w:ins w:id="236" w:author="fcalado" w:date="2026-03-14T13:32:00Z" w16du:dateUtc="2026-03-14T17:32:00Z">
        <w:r>
          <w:rPr>
            <w:color w:val="000000"/>
          </w:rPr>
          <w:t>the</w:t>
        </w:r>
      </w:ins>
      <w:ins w:id="237" w:author="fcalado" w:date="2026-03-14T13:31:00Z" w16du:dateUtc="2026-03-14T17:31:00Z">
        <w:r>
          <w:rPr>
            <w:color w:val="000000"/>
          </w:rPr>
          <w:t xml:space="preserve"> evaluation</w:t>
        </w:r>
      </w:ins>
      <w:ins w:id="238" w:author="fcalado" w:date="2026-03-14T13:32:00Z" w16du:dateUtc="2026-03-14T17:32:00Z">
        <w:r>
          <w:rPr>
            <w:color w:val="000000"/>
          </w:rPr>
          <w:t xml:space="preserve"> process</w:t>
        </w:r>
      </w:ins>
      <w:ins w:id="239" w:author="fcalado" w:date="2026-03-14T13:40:00Z" w16du:dateUtc="2026-03-14T17:40:00Z">
        <w:r w:rsidR="007773D5">
          <w:rPr>
            <w:color w:val="000000"/>
          </w:rPr>
          <w:t xml:space="preserve">, though it was used alongside the Perspective API to analyze the gender disclosure generations. </w:t>
        </w:r>
      </w:ins>
    </w:p>
    <w:p w14:paraId="78DAB360" w14:textId="77777777" w:rsidR="001142BA" w:rsidRDefault="003509F5" w:rsidP="001142BA">
      <w:pPr>
        <w:pStyle w:val="Head1"/>
      </w:pPr>
      <w:r>
        <w:t>discussion</w:t>
      </w:r>
    </w:p>
    <w:p w14:paraId="4167D7B6" w14:textId="4AD563FF" w:rsidR="00F75FE5" w:rsidRDefault="00F75FE5" w:rsidP="003509F5">
      <w:pPr>
        <w:pStyle w:val="Para"/>
        <w:ind w:firstLine="0"/>
        <w:rPr>
          <w:ins w:id="240" w:author="fcalado" w:date="2026-03-14T11:06:00Z" w16du:dateUtc="2026-03-14T15:06:00Z"/>
          <w:color w:val="000000"/>
        </w:rPr>
      </w:pPr>
      <w:ins w:id="241" w:author="fcalado" w:date="2026-03-14T11:06:00Z" w16du:dateUtc="2026-03-14T15:06:00Z">
        <w:r>
          <w:rPr>
            <w:color w:val="000000"/>
          </w:rPr>
          <w:t xml:space="preserve">Information about how I will go about analyzing the case studies. </w:t>
        </w:r>
      </w:ins>
    </w:p>
    <w:p w14:paraId="0C55F78D" w14:textId="77777777" w:rsidR="00F75FE5" w:rsidRPr="00F75FE5" w:rsidRDefault="00F75FE5" w:rsidP="00F75FE5">
      <w:pPr>
        <w:pStyle w:val="ParaContinue"/>
        <w:rPr>
          <w:ins w:id="242" w:author="fcalado" w:date="2026-03-14T11:06:00Z" w16du:dateUtc="2026-03-14T15:06:00Z"/>
        </w:rPr>
      </w:pPr>
    </w:p>
    <w:p w14:paraId="2B8080EA" w14:textId="54F12010" w:rsidR="007A6609" w:rsidRDefault="004D3EB0" w:rsidP="003509F5">
      <w:pPr>
        <w:pStyle w:val="Para"/>
        <w:ind w:firstLine="0"/>
        <w:rPr>
          <w:color w:val="000000"/>
        </w:rPr>
      </w:pPr>
      <w:r>
        <w:rPr>
          <w:color w:val="000000"/>
        </w:rPr>
        <w:t xml:space="preserve">As Amin [1] argues, due to the historical tendency of LGBTQ+-related categories to distinguish internal and idealized identities from visibly different ones, a kind of stigmatization accompanies non-normative genders that are externally expressed. Given this focus, how does gender as external presentation or behavior operate in the above frameworks for studying gender bias in NLP? </w:t>
      </w:r>
      <w:r w:rsidR="003509F5">
        <w:rPr>
          <w:color w:val="000000"/>
        </w:rPr>
        <w:t xml:space="preserve">In what follows, I discuss how these two gender bias evaluation frameworks engage with Trans Studies’ theorizing about external gender expression and how it relates to stigma. </w:t>
      </w:r>
    </w:p>
    <w:p w14:paraId="59300F7B" w14:textId="1FA961FA" w:rsidR="00891A50" w:rsidRDefault="007A6609" w:rsidP="00A87A2E">
      <w:pPr>
        <w:pStyle w:val="Para"/>
        <w:ind w:firstLine="720"/>
        <w:rPr>
          <w:ins w:id="243" w:author="fcalado" w:date="2026-03-14T12:29:00Z" w16du:dateUtc="2026-03-14T16:29:00Z"/>
          <w:color w:val="000000"/>
        </w:rPr>
      </w:pPr>
      <w:r>
        <w:rPr>
          <w:color w:val="000000"/>
        </w:rPr>
        <w:t xml:space="preserve">The close examination of these two frameworks for detecting trans bias—TIDEs and </w:t>
      </w:r>
      <w:ins w:id="244" w:author="fcalado" w:date="2026-03-14T10:11:00Z" w16du:dateUtc="2026-03-14T14:11:00Z">
        <w:r w:rsidR="0073398C">
          <w:rPr>
            <w:color w:val="000000"/>
          </w:rPr>
          <w:t>EQUITBL</w:t>
        </w:r>
      </w:ins>
      <w:r w:rsidR="00A87A2E">
        <w:rPr>
          <w:color w:val="000000"/>
        </w:rPr>
        <w:t>—suggests that gender bias attaches to physical aspects and external qualities</w:t>
      </w:r>
      <w:r>
        <w:rPr>
          <w:color w:val="000000"/>
        </w:rPr>
        <w:t xml:space="preserve">. Despite their contrasting approaches, with TIDEs relying on binary classification and </w:t>
      </w:r>
      <w:ins w:id="245" w:author="fcalado" w:date="2026-03-14T10:11:00Z" w16du:dateUtc="2026-03-14T14:11:00Z">
        <w:r w:rsidR="0073398C">
          <w:rPr>
            <w:color w:val="000000"/>
          </w:rPr>
          <w:t>EQUITBL</w:t>
        </w:r>
      </w:ins>
      <w:r>
        <w:rPr>
          <w:color w:val="000000"/>
        </w:rPr>
        <w:t xml:space="preserve"> </w:t>
      </w:r>
      <w:r w:rsidR="004D3EB0">
        <w:rPr>
          <w:color w:val="000000"/>
        </w:rPr>
        <w:t xml:space="preserve">emphasizing </w:t>
      </w:r>
      <w:r>
        <w:rPr>
          <w:color w:val="000000"/>
        </w:rPr>
        <w:t xml:space="preserve">qualitative analysis, both frameworks </w:t>
      </w:r>
      <w:r w:rsidR="00891A50">
        <w:rPr>
          <w:color w:val="000000"/>
        </w:rPr>
        <w:t xml:space="preserve">reinforce Amin’s [1] point that stigma against gender tends to accompany physical and social aspects of gender presentation. In TIDEs, the ironic tone of the first sample suggests that biology is a site where trans people might experience discrimination. Meanwhile, in </w:t>
      </w:r>
      <w:ins w:id="246" w:author="fcalado" w:date="2026-03-14T10:11:00Z" w16du:dateUtc="2026-03-14T14:11:00Z">
        <w:r w:rsidR="0073398C">
          <w:rPr>
            <w:color w:val="000000"/>
          </w:rPr>
          <w:t>EQUITBL</w:t>
        </w:r>
      </w:ins>
      <w:r w:rsidR="00891A50">
        <w:rPr>
          <w:color w:val="000000"/>
        </w:rPr>
        <w:t xml:space="preserve">, the unmarked dominant subject reinforces </w:t>
      </w:r>
      <w:r w:rsidR="00A87A2E">
        <w:rPr>
          <w:color w:val="000000"/>
        </w:rPr>
        <w:t>an</w:t>
      </w:r>
      <w:r w:rsidR="00891A50">
        <w:rPr>
          <w:color w:val="000000"/>
        </w:rPr>
        <w:t xml:space="preserve"> idealized normative gender, which is simultaneously default and invisible.</w:t>
      </w:r>
    </w:p>
    <w:p w14:paraId="1EBFF9E7" w14:textId="3AA1EDF4" w:rsidR="00B12212" w:rsidRDefault="00B12212" w:rsidP="00B12212">
      <w:pPr>
        <w:pStyle w:val="PostHeadPara"/>
        <w:ind w:firstLine="720"/>
        <w:rPr>
          <w:ins w:id="247" w:author="fcalado" w:date="2026-03-14T12:30:00Z" w16du:dateUtc="2026-03-14T16:30:00Z"/>
        </w:rPr>
      </w:pPr>
      <w:ins w:id="248" w:author="fcalado" w:date="2026-03-14T12:30:00Z" w16du:dateUtc="2026-03-14T16:30:00Z">
        <w:r>
          <w:t xml:space="preserve">The exception is TANGO. </w:t>
        </w:r>
      </w:ins>
    </w:p>
    <w:p w14:paraId="6087F77F" w14:textId="525B3E4A" w:rsidR="00B12212" w:rsidRPr="00B12212" w:rsidRDefault="00B12212" w:rsidP="00B12212">
      <w:pPr>
        <w:pStyle w:val="ParaContinue"/>
      </w:pPr>
    </w:p>
    <w:p w14:paraId="643494FF" w14:textId="4B37284D" w:rsidR="00062A46" w:rsidRDefault="00891A50" w:rsidP="00891A50">
      <w:pPr>
        <w:pStyle w:val="ParaContinue"/>
      </w:pPr>
      <w:r>
        <w:tab/>
      </w:r>
    </w:p>
    <w:p w14:paraId="712E765E" w14:textId="47E9F871" w:rsidR="00062A46" w:rsidRDefault="00B12212" w:rsidP="00062A46">
      <w:pPr>
        <w:pStyle w:val="ParaContinue"/>
        <w:ind w:firstLine="720"/>
        <w:rPr>
          <w:color w:val="000000"/>
        </w:rPr>
      </w:pPr>
      <w:ins w:id="249" w:author="fcalado" w:date="2026-03-14T12:31:00Z" w16du:dateUtc="2026-03-14T16:31:00Z">
        <w:r>
          <w:t>The results</w:t>
        </w:r>
      </w:ins>
      <w:r w:rsidR="00062A46">
        <w:t xml:space="preserve"> from TIDEs and </w:t>
      </w:r>
      <w:ins w:id="250" w:author="fcalado" w:date="2026-03-14T10:11:00Z" w16du:dateUtc="2026-03-14T14:11:00Z">
        <w:r w:rsidR="0073398C">
          <w:t>EQUITBL</w:t>
        </w:r>
      </w:ins>
      <w:r w:rsidR="00062A46">
        <w:t xml:space="preserve"> sugges</w:t>
      </w:r>
      <w:r w:rsidR="00A62B1B">
        <w:t>t that</w:t>
      </w:r>
      <w:r w:rsidR="00062A46">
        <w:t xml:space="preserve"> </w:t>
      </w:r>
      <w:r w:rsidR="00062A46" w:rsidRPr="00062A46">
        <w:t>increasing</w:t>
      </w:r>
      <w:r w:rsidR="00062A46">
        <w:t xml:space="preserve"> the frequency of references </w:t>
      </w:r>
      <w:r w:rsidR="00A62B1B">
        <w:t>to</w:t>
      </w:r>
      <w:r w:rsidR="00A87A2E">
        <w:t xml:space="preserve"> less dominant</w:t>
      </w:r>
      <w:r w:rsidR="00A62B1B">
        <w:t xml:space="preserve"> </w:t>
      </w:r>
      <w:r w:rsidR="00062A46">
        <w:t>gender</w:t>
      </w:r>
      <w:r w:rsidR="00A87A2E">
        <w:t>s</w:t>
      </w:r>
      <w:r w:rsidR="00062A46">
        <w:t xml:space="preserve"> might be a viable solution. </w:t>
      </w:r>
      <w:r w:rsidR="00311899">
        <w:t xml:space="preserve">Indeed, </w:t>
      </w:r>
      <w:r w:rsidR="00311899">
        <w:rPr>
          <w:color w:val="000000"/>
        </w:rPr>
        <w:t>e</w:t>
      </w:r>
      <w:r w:rsidR="007A6609">
        <w:rPr>
          <w:color w:val="000000"/>
        </w:rPr>
        <w:t>xisting</w:t>
      </w:r>
      <w:r w:rsidR="003509F5">
        <w:rPr>
          <w:color w:val="000000"/>
        </w:rPr>
        <w:t xml:space="preserve"> evaluations of LLMs show that the most frequent and default subject category is the straight white male, and that other subject categories, like woman, black and homosexual are less prevalent in both training data and model outputs </w:t>
      </w:r>
      <w:r w:rsidR="00023998">
        <w:rPr>
          <w:color w:val="000000"/>
        </w:rPr>
        <w:t>[</w:t>
      </w:r>
      <w:r w:rsidR="00386DA1">
        <w:rPr>
          <w:color w:val="000000"/>
        </w:rPr>
        <w:t>20</w:t>
      </w:r>
      <w:r w:rsidR="00023998">
        <w:rPr>
          <w:color w:val="000000"/>
        </w:rPr>
        <w:t>]</w:t>
      </w:r>
      <w:r w:rsidR="003509F5">
        <w:rPr>
          <w:color w:val="000000"/>
        </w:rPr>
        <w:t>. Additionally, research has also shown a correlation between the presence and frequency of certain identities in the training data and their association with positive and negative terms</w:t>
      </w:r>
      <w:r w:rsidR="00D6313D">
        <w:rPr>
          <w:color w:val="000000"/>
        </w:rPr>
        <w:t xml:space="preserve"> [1</w:t>
      </w:r>
      <w:r w:rsidR="00386DA1">
        <w:rPr>
          <w:color w:val="000000"/>
        </w:rPr>
        <w:t>4</w:t>
      </w:r>
      <w:r w:rsidR="00D6313D">
        <w:rPr>
          <w:color w:val="000000"/>
        </w:rPr>
        <w:t>]</w:t>
      </w:r>
      <w:r w:rsidR="003509F5">
        <w:rPr>
          <w:color w:val="000000"/>
        </w:rPr>
        <w:t xml:space="preserve">: van Loon et al. </w:t>
      </w:r>
      <w:r w:rsidR="002B2B8E">
        <w:rPr>
          <w:color w:val="000000"/>
        </w:rPr>
        <w:t>[2</w:t>
      </w:r>
      <w:r w:rsidR="00386DA1">
        <w:rPr>
          <w:color w:val="000000"/>
        </w:rPr>
        <w:t>9</w:t>
      </w:r>
      <w:r w:rsidR="002B2B8E">
        <w:rPr>
          <w:color w:val="000000"/>
        </w:rPr>
        <w:t>],</w:t>
      </w:r>
      <w:r w:rsidR="003509F5">
        <w:rPr>
          <w:color w:val="000000"/>
        </w:rPr>
        <w:t xml:space="preserve"> in particular, find that the less frequently a group is named, the more negative the associations with that group.</w:t>
      </w:r>
      <w:r w:rsidR="00062A46">
        <w:rPr>
          <w:color w:val="000000"/>
        </w:rPr>
        <w:t xml:space="preserve"> </w:t>
      </w:r>
      <w:r w:rsidR="003509F5">
        <w:rPr>
          <w:color w:val="000000"/>
        </w:rPr>
        <w:t xml:space="preserve">If a group’s relatively frequent presence in the training data has a positive effect on their representation, one might reasonably assume that making marginalized subjects </w:t>
      </w:r>
      <w:r w:rsidR="003509F5">
        <w:rPr>
          <w:i/>
          <w:iCs/>
          <w:color w:val="000000"/>
        </w:rPr>
        <w:t>more frequent</w:t>
      </w:r>
      <w:r w:rsidR="003509F5">
        <w:rPr>
          <w:color w:val="000000"/>
        </w:rPr>
        <w:t xml:space="preserve"> in the training data, to be on par with the frequency of representation of dominant subjects, may mitigate bias about these groups in model outputs. </w:t>
      </w:r>
    </w:p>
    <w:p w14:paraId="63EF4471" w14:textId="52E89975" w:rsidR="003509F5" w:rsidRDefault="003509F5" w:rsidP="00062A46">
      <w:pPr>
        <w:pStyle w:val="ParaContinue"/>
        <w:ind w:firstLine="720"/>
        <w:rPr>
          <w:color w:val="000000"/>
        </w:rPr>
      </w:pPr>
      <w:r>
        <w:rPr>
          <w:color w:val="000000"/>
        </w:rPr>
        <w:t xml:space="preserve">However, </w:t>
      </w:r>
      <w:r w:rsidR="00A62B1B">
        <w:rPr>
          <w:color w:val="000000"/>
        </w:rPr>
        <w:t>any solution must also take</w:t>
      </w:r>
      <w:r>
        <w:rPr>
          <w:color w:val="000000"/>
        </w:rPr>
        <w:t xml:space="preserve"> into account that the default subject is often unmarked. As et al. </w:t>
      </w:r>
      <w:r w:rsidR="00D6313D">
        <w:rPr>
          <w:color w:val="000000"/>
        </w:rPr>
        <w:t>[1</w:t>
      </w:r>
      <w:r w:rsidR="00386DA1">
        <w:rPr>
          <w:color w:val="000000"/>
        </w:rPr>
        <w:t>4</w:t>
      </w:r>
      <w:r w:rsidR="00D6313D">
        <w:rPr>
          <w:color w:val="000000"/>
        </w:rPr>
        <w:t>]</w:t>
      </w:r>
      <w:r>
        <w:rPr>
          <w:color w:val="000000"/>
        </w:rPr>
        <w:t xml:space="preserve"> point out, the majority of the texts about white male subjects were the ones least likely to describe that subject in external, physical terms.</w:t>
      </w:r>
      <w:r w:rsidR="00062A46">
        <w:rPr>
          <w:color w:val="000000"/>
        </w:rPr>
        <w:t xml:space="preserve"> </w:t>
      </w:r>
      <w:r>
        <w:rPr>
          <w:color w:val="000000"/>
        </w:rPr>
        <w:t xml:space="preserve">That is perhaps because of an inverse relationship between physical markers of identity and positions of social dominance, which Devinney et al.’s </w:t>
      </w:r>
      <w:r w:rsidR="00D6313D">
        <w:rPr>
          <w:color w:val="000000"/>
        </w:rPr>
        <w:t>[1</w:t>
      </w:r>
      <w:r w:rsidR="00386DA1">
        <w:rPr>
          <w:color w:val="000000"/>
        </w:rPr>
        <w:t>4</w:t>
      </w:r>
      <w:r w:rsidR="00D6313D">
        <w:rPr>
          <w:color w:val="000000"/>
        </w:rPr>
        <w:t xml:space="preserve">] </w:t>
      </w:r>
      <w:r>
        <w:rPr>
          <w:color w:val="000000"/>
        </w:rPr>
        <w:t xml:space="preserve">work bear out. </w:t>
      </w:r>
      <w:sdt>
        <w:sdtPr>
          <w:tag w:val="goog_rdk_26"/>
          <w:id w:val="401315046"/>
        </w:sdtPr>
        <w:sdtContent/>
      </w:sdt>
      <w:r>
        <w:rPr>
          <w:color w:val="000000"/>
        </w:rPr>
        <w:t>Here, fewer physical descriptions themselves mark social dominance. In those results, white women are described in physical terms only slightly more than white men, while marginalized identities are described in more detail than both groups</w:t>
      </w:r>
      <w:r w:rsidR="00A87A2E">
        <w:rPr>
          <w:color w:val="000000"/>
        </w:rPr>
        <w:t xml:space="preserve"> </w:t>
      </w:r>
      <w:r w:rsidR="00D6313D">
        <w:rPr>
          <w:color w:val="000000"/>
        </w:rPr>
        <w:t>[1</w:t>
      </w:r>
      <w:r w:rsidR="00386DA1">
        <w:rPr>
          <w:color w:val="000000"/>
        </w:rPr>
        <w:t>4</w:t>
      </w:r>
      <w:r w:rsidR="00D6313D">
        <w:rPr>
          <w:color w:val="000000"/>
        </w:rPr>
        <w:t>]</w:t>
      </w:r>
      <w:r>
        <w:rPr>
          <w:color w:val="000000"/>
        </w:rPr>
        <w:t>. These results suggest that the more that a person is described in physical terms, the more likely they come from a marginalized group.</w:t>
      </w:r>
      <w:r w:rsidR="00A87A2E">
        <w:rPr>
          <w:color w:val="000000"/>
        </w:rPr>
        <w:t xml:space="preserve"> Increasing physical descriptions of marginalized subjects, then, may not help to mitigate negative associations with those groups. </w:t>
      </w:r>
    </w:p>
    <w:p w14:paraId="05F3EA52" w14:textId="68630D5C" w:rsidR="000E6E1A" w:rsidRDefault="000E6E1A" w:rsidP="00062A46">
      <w:pPr>
        <w:pStyle w:val="ParaContinue"/>
        <w:ind w:firstLine="720"/>
        <w:rPr>
          <w:color w:val="000000"/>
        </w:rPr>
      </w:pPr>
      <w:r>
        <w:rPr>
          <w:color w:val="000000"/>
        </w:rPr>
        <w:t>Given th</w:t>
      </w:r>
      <w:r w:rsidR="00311899">
        <w:rPr>
          <w:color w:val="000000"/>
        </w:rPr>
        <w:t>is complex dynamic between group visibility and dominance</w:t>
      </w:r>
      <w:r>
        <w:rPr>
          <w:color w:val="000000"/>
        </w:rPr>
        <w:t>, this paper makes three recommendations for future work</w:t>
      </w:r>
      <w:r w:rsidR="00311899">
        <w:rPr>
          <w:color w:val="000000"/>
        </w:rPr>
        <w:t xml:space="preserve"> </w:t>
      </w:r>
      <w:r w:rsidR="00357F09">
        <w:rPr>
          <w:color w:val="000000"/>
        </w:rPr>
        <w:t>on</w:t>
      </w:r>
      <w:r w:rsidR="00311899">
        <w:rPr>
          <w:color w:val="000000"/>
        </w:rPr>
        <w:t xml:space="preserve"> gender bias in NLP</w:t>
      </w:r>
      <w:r>
        <w:rPr>
          <w:color w:val="000000"/>
        </w:rPr>
        <w:t>:</w:t>
      </w:r>
    </w:p>
    <w:p w14:paraId="6D2187AD" w14:textId="56E45DA5" w:rsidR="003509F5" w:rsidRDefault="000E6E1A" w:rsidP="000E6E1A">
      <w:pPr>
        <w:pStyle w:val="ParaContinue"/>
        <w:ind w:firstLine="720"/>
        <w:rPr>
          <w:color w:val="000000"/>
        </w:rPr>
      </w:pPr>
      <w:r>
        <w:rPr>
          <w:color w:val="000000"/>
        </w:rPr>
        <w:lastRenderedPageBreak/>
        <w:t>First, that</w:t>
      </w:r>
      <w:r w:rsidR="00311899">
        <w:rPr>
          <w:color w:val="000000"/>
        </w:rPr>
        <w:t xml:space="preserve"> researchers</w:t>
      </w:r>
      <w:r>
        <w:rPr>
          <w:color w:val="000000"/>
        </w:rPr>
        <w:t xml:space="preserve"> </w:t>
      </w:r>
      <w:r w:rsidRPr="000E6E1A">
        <w:rPr>
          <w:i/>
          <w:iCs/>
          <w:color w:val="000000"/>
        </w:rPr>
        <w:t>increase</w:t>
      </w:r>
      <w:r w:rsidR="00311899">
        <w:rPr>
          <w:i/>
          <w:iCs/>
          <w:color w:val="000000"/>
        </w:rPr>
        <w:t xml:space="preserve"> </w:t>
      </w:r>
      <w:r w:rsidR="00311899" w:rsidRPr="000E6E1A">
        <w:rPr>
          <w:i/>
          <w:iCs/>
          <w:color w:val="000000"/>
        </w:rPr>
        <w:t>physical descriptions of all gendered subjects</w:t>
      </w:r>
      <w:r w:rsidRPr="000E6E1A">
        <w:rPr>
          <w:i/>
          <w:iCs/>
          <w:color w:val="000000"/>
        </w:rPr>
        <w:t xml:space="preserve"> in training sets, including those from dominant genders, especially white, male, heterosexual, and Christian identities</w:t>
      </w:r>
      <w:r>
        <w:rPr>
          <w:color w:val="000000"/>
        </w:rPr>
        <w:t xml:space="preserve">. </w:t>
      </w:r>
      <w:r w:rsidR="003509F5">
        <w:rPr>
          <w:color w:val="000000"/>
        </w:rPr>
        <w:t xml:space="preserve">Some work already exists toward this </w:t>
      </w:r>
      <w:r w:rsidR="00621D9C">
        <w:rPr>
          <w:color w:val="000000"/>
        </w:rPr>
        <w:t>goal</w:t>
      </w:r>
      <w:r w:rsidR="00CE6A69">
        <w:rPr>
          <w:color w:val="000000"/>
        </w:rPr>
        <w:t>.</w:t>
      </w:r>
      <w:r w:rsidR="003509F5">
        <w:rPr>
          <w:color w:val="000000"/>
        </w:rPr>
        <w:t xml:space="preserve"> </w:t>
      </w:r>
      <w:r w:rsidR="00CE6A69">
        <w:rPr>
          <w:color w:val="000000"/>
        </w:rPr>
        <w:t>I</w:t>
      </w:r>
      <w:r w:rsidR="003509F5">
        <w:rPr>
          <w:color w:val="000000"/>
        </w:rPr>
        <w:t xml:space="preserve">n bias mitigation </w:t>
      </w:r>
      <w:r w:rsidR="00CE6A69">
        <w:rPr>
          <w:color w:val="000000"/>
        </w:rPr>
        <w:t>research</w:t>
      </w:r>
      <w:r w:rsidR="003509F5">
        <w:rPr>
          <w:color w:val="000000"/>
        </w:rPr>
        <w:t xml:space="preserve"> by Reif and Schwartz </w:t>
      </w:r>
      <w:r w:rsidR="00386DA1">
        <w:rPr>
          <w:color w:val="000000"/>
        </w:rPr>
        <w:t>[31]</w:t>
      </w:r>
      <w:r w:rsidR="002B2B8E">
        <w:rPr>
          <w:color w:val="000000"/>
        </w:rPr>
        <w:t xml:space="preserve">, </w:t>
      </w:r>
      <w:r w:rsidR="003509F5">
        <w:rPr>
          <w:color w:val="000000"/>
        </w:rPr>
        <w:t xml:space="preserve">“Fighting Bias with Bias,” the researchers share a promising approach: </w:t>
      </w:r>
      <w:r w:rsidR="003509F5">
        <w:rPr>
          <w:i/>
          <w:iCs/>
          <w:color w:val="000000"/>
        </w:rPr>
        <w:t>amplifying</w:t>
      </w:r>
      <w:r w:rsidR="003509F5">
        <w:rPr>
          <w:color w:val="000000"/>
        </w:rPr>
        <w:t xml:space="preserve"> rather than reducing bias in a model’s training dataset. As they point out, “filtering [out bias] can obscure the true capabilities of models to overcome biases, which might never be removed in full from the dataset” </w:t>
      </w:r>
      <w:r w:rsidR="00386DA1">
        <w:rPr>
          <w:color w:val="000000"/>
        </w:rPr>
        <w:t>[31]</w:t>
      </w:r>
      <w:r w:rsidR="002B2B8E">
        <w:rPr>
          <w:color w:val="000000"/>
        </w:rPr>
        <w:t xml:space="preserve">. </w:t>
      </w:r>
      <w:r w:rsidR="003509F5">
        <w:rPr>
          <w:color w:val="000000"/>
        </w:rPr>
        <w:t>Instead of an approach that reduces bias, they offer one of increasing it, such as by including phrases like “the pretty doctor” so that a model will interpret “doctor” to be female.</w:t>
      </w:r>
      <w:r w:rsidR="00CE6A69">
        <w:rPr>
          <w:color w:val="000000"/>
        </w:rPr>
        <w:t xml:space="preserve"> Future work might develop this practice to </w:t>
      </w:r>
      <w:proofErr w:type="spellStart"/>
      <w:r w:rsidR="00CE6A69">
        <w:rPr>
          <w:color w:val="000000"/>
        </w:rPr>
        <w:t>mark up</w:t>
      </w:r>
      <w:proofErr w:type="spellEnd"/>
      <w:r w:rsidR="00CE6A69">
        <w:rPr>
          <w:color w:val="000000"/>
        </w:rPr>
        <w:t xml:space="preserve"> targets and attributes which describe gender as physical and behavioral, rather than as internal or psychological, for all identity groups regardless of dominance.</w:t>
      </w:r>
    </w:p>
    <w:p w14:paraId="3A5EF5E1" w14:textId="76D0CEF4" w:rsidR="003509F5" w:rsidRDefault="000E6E1A" w:rsidP="006E2860">
      <w:pPr>
        <w:pStyle w:val="Para"/>
        <w:ind w:firstLine="720"/>
        <w:rPr>
          <w:color w:val="000000"/>
        </w:rPr>
      </w:pPr>
      <w:r>
        <w:rPr>
          <w:color w:val="000000"/>
        </w:rPr>
        <w:t>Additionally, this</w:t>
      </w:r>
      <w:r w:rsidR="003509F5">
        <w:rPr>
          <w:color w:val="000000"/>
        </w:rPr>
        <w:t xml:space="preserve"> </w:t>
      </w:r>
      <w:r>
        <w:rPr>
          <w:color w:val="000000"/>
        </w:rPr>
        <w:t>paper</w:t>
      </w:r>
      <w:r w:rsidR="00CE6A69">
        <w:rPr>
          <w:color w:val="000000"/>
        </w:rPr>
        <w:t xml:space="preserve"> recommend</w:t>
      </w:r>
      <w:r>
        <w:rPr>
          <w:color w:val="000000"/>
        </w:rPr>
        <w:t>s that</w:t>
      </w:r>
      <w:r w:rsidR="003509F5">
        <w:rPr>
          <w:color w:val="000000"/>
        </w:rPr>
        <w:t xml:space="preserve"> researchers </w:t>
      </w:r>
      <w:r w:rsidRPr="000E6E1A">
        <w:rPr>
          <w:i/>
          <w:iCs/>
          <w:color w:val="000000"/>
        </w:rPr>
        <w:t>allocate</w:t>
      </w:r>
      <w:r w:rsidR="003509F5" w:rsidRPr="000E6E1A">
        <w:rPr>
          <w:i/>
          <w:iCs/>
          <w:color w:val="000000"/>
        </w:rPr>
        <w:t xml:space="preserve"> more </w:t>
      </w:r>
      <w:r>
        <w:rPr>
          <w:i/>
          <w:iCs/>
          <w:color w:val="000000"/>
        </w:rPr>
        <w:t>emphasis on</w:t>
      </w:r>
      <w:r w:rsidR="003509F5" w:rsidRPr="000E6E1A">
        <w:rPr>
          <w:i/>
          <w:iCs/>
          <w:color w:val="000000"/>
        </w:rPr>
        <w:t xml:space="preserve"> close reading </w:t>
      </w:r>
      <w:r w:rsidR="006E2860" w:rsidRPr="000E6E1A">
        <w:rPr>
          <w:i/>
          <w:iCs/>
          <w:color w:val="000000"/>
        </w:rPr>
        <w:t xml:space="preserve">and coding </w:t>
      </w:r>
      <w:r w:rsidR="003509F5" w:rsidRPr="000E6E1A">
        <w:rPr>
          <w:i/>
          <w:iCs/>
          <w:color w:val="000000"/>
        </w:rPr>
        <w:t>methods</w:t>
      </w:r>
      <w:r w:rsidR="003509F5">
        <w:rPr>
          <w:color w:val="000000"/>
        </w:rPr>
        <w:t xml:space="preserve">, such as those displayed by TIDEs and </w:t>
      </w:r>
      <w:ins w:id="251" w:author="fcalado" w:date="2026-03-14T10:11:00Z" w16du:dateUtc="2026-03-14T14:11:00Z">
        <w:r w:rsidR="0073398C">
          <w:rPr>
            <w:color w:val="000000"/>
          </w:rPr>
          <w:t>EQUITBL</w:t>
        </w:r>
      </w:ins>
      <w:r w:rsidR="003509F5">
        <w:rPr>
          <w:color w:val="000000"/>
        </w:rPr>
        <w:t xml:space="preserve">. </w:t>
      </w:r>
      <w:r w:rsidR="006E2860">
        <w:rPr>
          <w:color w:val="000000"/>
        </w:rPr>
        <w:t xml:space="preserve">Amin’s </w:t>
      </w:r>
      <w:r w:rsidR="00D6313D">
        <w:rPr>
          <w:color w:val="000000"/>
        </w:rPr>
        <w:t xml:space="preserve">[1] </w:t>
      </w:r>
      <w:r w:rsidR="006E2860">
        <w:rPr>
          <w:color w:val="000000"/>
        </w:rPr>
        <w:t xml:space="preserve">point—that if gender were conceptualized as an outward, expressive phenomenon, rather than an identity category, there would be less social stigma—applies to both quantitative and qualitative methods for evaluating bias in NLP. The TIDEs researchers, for example, developed a robust qualitative coding system that </w:t>
      </w:r>
      <w:r w:rsidR="008D3ECB">
        <w:rPr>
          <w:color w:val="000000"/>
        </w:rPr>
        <w:t xml:space="preserve">could </w:t>
      </w:r>
      <w:r w:rsidR="006E2860">
        <w:rPr>
          <w:color w:val="000000"/>
        </w:rPr>
        <w:t>catch various examples of transphobia</w:t>
      </w:r>
      <w:r w:rsidR="008D3ECB">
        <w:rPr>
          <w:color w:val="000000"/>
        </w:rPr>
        <w:t xml:space="preserve">, even in ironic </w:t>
      </w:r>
      <w:r w:rsidR="006E2860">
        <w:rPr>
          <w:color w:val="000000"/>
        </w:rPr>
        <w:t>contexts</w:t>
      </w:r>
      <w:r w:rsidR="007A6609">
        <w:rPr>
          <w:color w:val="000000"/>
        </w:rPr>
        <w:t xml:space="preserve">. </w:t>
      </w:r>
      <w:r w:rsidR="006E2860">
        <w:rPr>
          <w:color w:val="000000"/>
        </w:rPr>
        <w:t xml:space="preserve">Although the final model is a binary classification model, nuance is built into the detection process through the data labelers’ careful coding. For the </w:t>
      </w:r>
      <w:ins w:id="252" w:author="fcalado" w:date="2026-03-14T10:11:00Z" w16du:dateUtc="2026-03-14T14:11:00Z">
        <w:r w:rsidR="0073398C">
          <w:rPr>
            <w:color w:val="000000"/>
          </w:rPr>
          <w:t>EQUITBL</w:t>
        </w:r>
      </w:ins>
      <w:r w:rsidR="006E2860">
        <w:rPr>
          <w:color w:val="000000"/>
        </w:rPr>
        <w:t xml:space="preserve"> project, close reading was </w:t>
      </w:r>
      <w:r w:rsidR="007A6609">
        <w:rPr>
          <w:color w:val="000000"/>
        </w:rPr>
        <w:t>explicitly included</w:t>
      </w:r>
      <w:r w:rsidR="006E2860">
        <w:rPr>
          <w:color w:val="000000"/>
        </w:rPr>
        <w:t xml:space="preserve"> as </w:t>
      </w:r>
      <w:r w:rsidR="007A6609">
        <w:rPr>
          <w:color w:val="000000"/>
        </w:rPr>
        <w:t xml:space="preserve">the final </w:t>
      </w:r>
      <w:r w:rsidR="006E2860">
        <w:rPr>
          <w:color w:val="000000"/>
        </w:rPr>
        <w:t>stage of analysis. Despite the drastically different approaches, the use of</w:t>
      </w:r>
      <w:r w:rsidR="003509F5">
        <w:rPr>
          <w:color w:val="000000"/>
        </w:rPr>
        <w:t xml:space="preserve"> close reading </w:t>
      </w:r>
      <w:r w:rsidR="006E2860">
        <w:rPr>
          <w:color w:val="000000"/>
        </w:rPr>
        <w:t xml:space="preserve">and coding </w:t>
      </w:r>
      <w:r w:rsidR="007A6609">
        <w:rPr>
          <w:color w:val="000000"/>
        </w:rPr>
        <w:t xml:space="preserve">thus </w:t>
      </w:r>
      <w:r w:rsidR="006E2860">
        <w:rPr>
          <w:color w:val="000000"/>
        </w:rPr>
        <w:t xml:space="preserve">helps both projects </w:t>
      </w:r>
      <w:r w:rsidR="008D3ECB">
        <w:rPr>
          <w:color w:val="000000"/>
        </w:rPr>
        <w:t xml:space="preserve">to </w:t>
      </w:r>
      <w:r w:rsidR="006E2860">
        <w:rPr>
          <w:color w:val="000000"/>
        </w:rPr>
        <w:t>make manifest the</w:t>
      </w:r>
      <w:r w:rsidR="000F218E">
        <w:rPr>
          <w:color w:val="000000"/>
        </w:rPr>
        <w:t xml:space="preserve"> </w:t>
      </w:r>
      <w:proofErr w:type="gramStart"/>
      <w:r w:rsidR="000F218E">
        <w:rPr>
          <w:color w:val="000000"/>
        </w:rPr>
        <w:t>sometimes</w:t>
      </w:r>
      <w:r w:rsidR="008D3ECB">
        <w:rPr>
          <w:color w:val="000000"/>
        </w:rPr>
        <w:t xml:space="preserve"> </w:t>
      </w:r>
      <w:r w:rsidR="000F218E">
        <w:rPr>
          <w:color w:val="000000"/>
        </w:rPr>
        <w:t>subtle</w:t>
      </w:r>
      <w:proofErr w:type="gramEnd"/>
      <w:r w:rsidR="006E2860">
        <w:rPr>
          <w:color w:val="000000"/>
        </w:rPr>
        <w:t xml:space="preserve"> ways that gender operates as an external phenomenon. </w:t>
      </w:r>
    </w:p>
    <w:p w14:paraId="680B8025" w14:textId="19EF59B2" w:rsidR="003509F5" w:rsidRPr="003509F5" w:rsidRDefault="008D3ECB" w:rsidP="003509F5">
      <w:pPr>
        <w:pStyle w:val="Para"/>
        <w:ind w:firstLine="720"/>
        <w:rPr>
          <w:lang w:eastAsia="en-US"/>
        </w:rPr>
      </w:pPr>
      <w:r>
        <w:rPr>
          <w:color w:val="000000"/>
        </w:rPr>
        <w:t xml:space="preserve">The </w:t>
      </w:r>
      <w:r w:rsidR="005165D0">
        <w:rPr>
          <w:color w:val="000000"/>
        </w:rPr>
        <w:t>final</w:t>
      </w:r>
      <w:r>
        <w:rPr>
          <w:color w:val="000000"/>
        </w:rPr>
        <w:t xml:space="preserve"> recommendation is that</w:t>
      </w:r>
      <w:r w:rsidR="00311899">
        <w:rPr>
          <w:color w:val="000000"/>
        </w:rPr>
        <w:t xml:space="preserve"> NLP</w:t>
      </w:r>
      <w:r w:rsidR="006E2860">
        <w:rPr>
          <w:color w:val="000000"/>
        </w:rPr>
        <w:t xml:space="preserve"> </w:t>
      </w:r>
      <w:r w:rsidR="00311899">
        <w:rPr>
          <w:color w:val="000000"/>
        </w:rPr>
        <w:t>researchers</w:t>
      </w:r>
      <w:r w:rsidR="003509F5">
        <w:rPr>
          <w:color w:val="000000"/>
        </w:rPr>
        <w:t xml:space="preserve"> </w:t>
      </w:r>
      <w:r w:rsidR="003509F5" w:rsidRPr="000E6E1A">
        <w:rPr>
          <w:i/>
          <w:iCs/>
          <w:color w:val="000000"/>
        </w:rPr>
        <w:t xml:space="preserve">draw </w:t>
      </w:r>
      <w:r w:rsidR="000E6E1A" w:rsidRPr="000E6E1A">
        <w:rPr>
          <w:i/>
          <w:iCs/>
          <w:color w:val="000000"/>
        </w:rPr>
        <w:t>from</w:t>
      </w:r>
      <w:r w:rsidR="003509F5" w:rsidRPr="000E6E1A">
        <w:rPr>
          <w:i/>
          <w:iCs/>
          <w:color w:val="000000"/>
        </w:rPr>
        <w:t xml:space="preserve"> </w:t>
      </w:r>
      <w:r w:rsidR="000E6E1A">
        <w:rPr>
          <w:i/>
          <w:iCs/>
          <w:color w:val="000000"/>
        </w:rPr>
        <w:t>social bias research</w:t>
      </w:r>
      <w:r w:rsidR="003509F5" w:rsidRPr="000E6E1A">
        <w:rPr>
          <w:i/>
          <w:iCs/>
          <w:color w:val="000000"/>
        </w:rPr>
        <w:t xml:space="preserve"> from other fields</w:t>
      </w:r>
      <w:r w:rsidR="000E6E1A">
        <w:rPr>
          <w:i/>
          <w:iCs/>
          <w:color w:val="000000"/>
        </w:rPr>
        <w:t>, especially across the disciplines</w:t>
      </w:r>
      <w:r w:rsidR="003509F5">
        <w:rPr>
          <w:color w:val="000000"/>
        </w:rPr>
        <w:t>. As demonstrated by Devinney et al</w:t>
      </w:r>
      <w:r w:rsidR="00D6313D">
        <w:rPr>
          <w:color w:val="000000"/>
        </w:rPr>
        <w:t>. [1</w:t>
      </w:r>
      <w:r w:rsidR="00386DA1">
        <w:rPr>
          <w:color w:val="000000"/>
        </w:rPr>
        <w:t>4</w:t>
      </w:r>
      <w:r w:rsidR="00D6313D">
        <w:rPr>
          <w:color w:val="000000"/>
        </w:rPr>
        <w:t xml:space="preserve">] </w:t>
      </w:r>
      <w:r w:rsidR="003509F5">
        <w:rPr>
          <w:color w:val="000000"/>
        </w:rPr>
        <w:t xml:space="preserve">engaging explicitly with frameworks of gender </w:t>
      </w:r>
      <w:r w:rsidR="00D6313D">
        <w:rPr>
          <w:color w:val="000000"/>
        </w:rPr>
        <w:t xml:space="preserve">[6], </w:t>
      </w:r>
      <w:r w:rsidR="003509F5">
        <w:rPr>
          <w:color w:val="000000"/>
        </w:rPr>
        <w:t xml:space="preserve">intersectionality </w:t>
      </w:r>
      <w:r w:rsidR="00D6313D">
        <w:rPr>
          <w:color w:val="000000"/>
        </w:rPr>
        <w:t>[10],</w:t>
      </w:r>
      <w:r w:rsidR="003509F5">
        <w:rPr>
          <w:color w:val="000000"/>
        </w:rPr>
        <w:t xml:space="preserve"> and the matrix of domination </w:t>
      </w:r>
      <w:r w:rsidR="00D6313D">
        <w:rPr>
          <w:color w:val="000000"/>
        </w:rPr>
        <w:t>[9]</w:t>
      </w:r>
      <w:r w:rsidR="003509F5">
        <w:rPr>
          <w:color w:val="000000"/>
        </w:rPr>
        <w:t xml:space="preserve"> enables a more nuanced understanding of how implicit dominance structures emerge in language forms. Similarly, </w:t>
      </w:r>
      <w:proofErr w:type="spellStart"/>
      <w:r w:rsidR="003509F5">
        <w:rPr>
          <w:color w:val="000000"/>
        </w:rPr>
        <w:t>Lameiro</w:t>
      </w:r>
      <w:proofErr w:type="spellEnd"/>
      <w:r w:rsidR="003509F5">
        <w:rPr>
          <w:color w:val="000000"/>
        </w:rPr>
        <w:t xml:space="preserve"> et al. </w:t>
      </w:r>
      <w:r w:rsidR="00023998">
        <w:rPr>
          <w:color w:val="000000"/>
        </w:rPr>
        <w:t>[2</w:t>
      </w:r>
      <w:r w:rsidR="00386DA1">
        <w:rPr>
          <w:color w:val="000000"/>
        </w:rPr>
        <w:t>8</w:t>
      </w:r>
      <w:r w:rsidR="00023998">
        <w:rPr>
          <w:color w:val="000000"/>
        </w:rPr>
        <w:t xml:space="preserve">] </w:t>
      </w:r>
      <w:r w:rsidR="003509F5">
        <w:rPr>
          <w:color w:val="000000"/>
        </w:rPr>
        <w:t xml:space="preserve">show how drawing from an ethics of care </w:t>
      </w:r>
      <w:r w:rsidR="00D6313D">
        <w:rPr>
          <w:color w:val="000000"/>
        </w:rPr>
        <w:t xml:space="preserve">[3] </w:t>
      </w:r>
      <w:r w:rsidR="003509F5">
        <w:rPr>
          <w:color w:val="000000"/>
        </w:rPr>
        <w:t>can inform methodological choices, particularly in data labelling practices. Together, these approaches illustrate how theoretically grounded interdisciplinary work can deepen NLP research on bias.</w:t>
      </w:r>
    </w:p>
    <w:p w14:paraId="1C3FE941" w14:textId="77777777" w:rsidR="003509F5" w:rsidRDefault="003509F5" w:rsidP="003509F5">
      <w:pPr>
        <w:pStyle w:val="Head1"/>
      </w:pPr>
      <w:r>
        <w:t>Conclusion</w:t>
      </w:r>
    </w:p>
    <w:p w14:paraId="5AE425F9" w14:textId="2FB11F1C" w:rsidR="003509F5" w:rsidRDefault="003509F5" w:rsidP="003509F5">
      <w:pPr>
        <w:pStyle w:val="Para"/>
        <w:ind w:firstLine="0"/>
        <w:rPr>
          <w:color w:val="000000"/>
        </w:rPr>
      </w:pPr>
      <w:r>
        <w:rPr>
          <w:color w:val="000000"/>
        </w:rPr>
        <w:t xml:space="preserve">This paper has shown that contemporary </w:t>
      </w:r>
      <w:r w:rsidR="000F218E">
        <w:rPr>
          <w:color w:val="000000"/>
        </w:rPr>
        <w:t xml:space="preserve">concepts of </w:t>
      </w:r>
      <w:r>
        <w:rPr>
          <w:color w:val="000000"/>
        </w:rPr>
        <w:t xml:space="preserve">gender that </w:t>
      </w:r>
      <w:r w:rsidR="000F218E">
        <w:rPr>
          <w:color w:val="000000"/>
        </w:rPr>
        <w:t>frame it as</w:t>
      </w:r>
      <w:r>
        <w:rPr>
          <w:color w:val="000000"/>
        </w:rPr>
        <w:t xml:space="preserve"> an internal identity, detached from outward expression and embodiment, produce unintended consequences: idealized and invisible norms (such as cisgender and heterosexuality) are reinforced, while visibly non-normative gender expressions become further stigmatized. The problem with the universal, unmarked subject is precisely that</w:t>
      </w:r>
      <w:r w:rsidR="002F1927">
        <w:rPr>
          <w:color w:val="000000"/>
        </w:rPr>
        <w:t xml:space="preserve">, </w:t>
      </w:r>
      <w:r>
        <w:rPr>
          <w:color w:val="000000"/>
        </w:rPr>
        <w:t>despite not being marked, he is overrepresented. This overrepresentation does not result from persistent or explicit labels</w:t>
      </w:r>
      <w:r w:rsidR="002F1927">
        <w:rPr>
          <w:color w:val="000000"/>
        </w:rPr>
        <w:t>, because t</w:t>
      </w:r>
      <w:r>
        <w:rPr>
          <w:color w:val="000000"/>
        </w:rPr>
        <w:t>he dominant subject does not carry a descriptive label as such</w:t>
      </w:r>
      <w:r w:rsidR="002F1927">
        <w:rPr>
          <w:color w:val="000000"/>
        </w:rPr>
        <w:t xml:space="preserve">: </w:t>
      </w:r>
      <w:r>
        <w:rPr>
          <w:color w:val="000000"/>
        </w:rPr>
        <w:t>he simply is.</w:t>
      </w:r>
    </w:p>
    <w:p w14:paraId="7D91A69B" w14:textId="4A1548D6" w:rsidR="003509F5" w:rsidRDefault="003509F5" w:rsidP="003509F5">
      <w:pPr>
        <w:pStyle w:val="Para"/>
        <w:ind w:firstLine="720"/>
        <w:rPr>
          <w:color w:val="000000"/>
        </w:rPr>
      </w:pPr>
      <w:r>
        <w:rPr>
          <w:color w:val="000000"/>
        </w:rPr>
        <w:t xml:space="preserve">Incorporating this analysis from Trans Studies offers a productive direction for future work in the study of gender bias in NLP. Rather than </w:t>
      </w:r>
      <w:r w:rsidR="000F218E">
        <w:rPr>
          <w:color w:val="000000"/>
        </w:rPr>
        <w:t>approaching gender as an identity that is internal</w:t>
      </w:r>
      <w:r>
        <w:rPr>
          <w:color w:val="000000"/>
        </w:rPr>
        <w:t>, NLP research benefits directly from interdisciplinary work that attends to embodiment, behavior, and visibility, making dominant norms explicit rather than naturalized.</w:t>
      </w:r>
    </w:p>
    <w:p w14:paraId="57B190C0" w14:textId="45ECBB06" w:rsidR="003509F5" w:rsidRDefault="003509F5" w:rsidP="003509F5">
      <w:pPr>
        <w:pStyle w:val="Para"/>
        <w:ind w:firstLine="720"/>
        <w:rPr>
          <w:color w:val="000000"/>
        </w:rPr>
      </w:pPr>
      <w:r>
        <w:rPr>
          <w:color w:val="000000"/>
        </w:rPr>
        <w:t xml:space="preserve">Most importantly, this paper has shown how close reading methods—that is, </w:t>
      </w:r>
      <w:r w:rsidR="002F1927">
        <w:rPr>
          <w:color w:val="000000"/>
        </w:rPr>
        <w:t xml:space="preserve">deep and sustained </w:t>
      </w:r>
      <w:r>
        <w:rPr>
          <w:color w:val="000000"/>
        </w:rPr>
        <w:t xml:space="preserve">attention to language—can help materialize how gender operates in NLP systems. This paper’s central argument can be boiled down to the logic that if gender is an expressive and relational phenomenon, then </w:t>
      </w:r>
      <w:r w:rsidR="000F218E">
        <w:rPr>
          <w:color w:val="000000"/>
        </w:rPr>
        <w:t>detecting</w:t>
      </w:r>
      <w:r>
        <w:rPr>
          <w:color w:val="000000"/>
        </w:rPr>
        <w:t xml:space="preserve"> gender bias ought to also be a material practice</w:t>
      </w:r>
      <w:r w:rsidR="000F218E">
        <w:rPr>
          <w:color w:val="000000"/>
        </w:rPr>
        <w:t xml:space="preserve">, one </w:t>
      </w:r>
      <w:r w:rsidR="005165D0">
        <w:rPr>
          <w:color w:val="000000"/>
        </w:rPr>
        <w:t>driven by</w:t>
      </w:r>
      <w:r w:rsidR="000F218E">
        <w:rPr>
          <w:color w:val="000000"/>
        </w:rPr>
        <w:t xml:space="preserve"> close attention to language.</w:t>
      </w:r>
    </w:p>
    <w:p w14:paraId="520B0D1C" w14:textId="77777777" w:rsidR="003509F5" w:rsidRDefault="003509F5" w:rsidP="003509F5">
      <w:pPr>
        <w:pStyle w:val="Head1"/>
      </w:pPr>
      <w:r>
        <w:lastRenderedPageBreak/>
        <w:t>Generative AI Disclosure statement</w:t>
      </w:r>
    </w:p>
    <w:p w14:paraId="0D02D294" w14:textId="77777777" w:rsidR="003509F5" w:rsidRPr="003509F5" w:rsidRDefault="003509F5" w:rsidP="003509F5">
      <w:pPr>
        <w:pStyle w:val="Para"/>
        <w:ind w:firstLine="0"/>
        <w:rPr>
          <w:lang w:eastAsia="en-US"/>
        </w:rPr>
      </w:pPr>
      <w:r>
        <w:rPr>
          <w:lang w:eastAsia="en-US"/>
        </w:rPr>
        <w:t>Generative AI was not used for this paper.</w:t>
      </w:r>
    </w:p>
    <w:p w14:paraId="40551E5B" w14:textId="77777777" w:rsidR="00C87B56" w:rsidRPr="003509F5" w:rsidRDefault="00C87B56" w:rsidP="00C87B56">
      <w:pPr>
        <w:pStyle w:val="ParaContinue"/>
        <w:ind w:firstLine="0"/>
        <w:rPr>
          <w:lang w:eastAsia="en-US"/>
        </w:rPr>
      </w:pPr>
    </w:p>
    <w:p w14:paraId="1C7A5171" w14:textId="77777777" w:rsidR="00C87B56" w:rsidRDefault="00C87B56" w:rsidP="00C87B56">
      <w:pPr>
        <w:pStyle w:val="ReferenceHead"/>
      </w:pPr>
      <w:r>
        <w:t>REFERENCES</w:t>
      </w:r>
    </w:p>
    <w:p w14:paraId="1B93215D"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Pr="00C87B56">
        <w:rPr>
          <w:rFonts w:ascii="Linux Libertine" w:hAnsi="Linux Libertine" w:cs="Linux Libertine"/>
          <w:sz w:val="14"/>
          <w:szCs w:val="14"/>
        </w:rPr>
        <w:tab/>
      </w:r>
      <w:proofErr w:type="spellStart"/>
      <w:r w:rsidRPr="00C87B56">
        <w:rPr>
          <w:rFonts w:ascii="Linux Libertine" w:hAnsi="Linux Libertine" w:cs="Linux Libertine"/>
          <w:sz w:val="14"/>
          <w:szCs w:val="14"/>
        </w:rPr>
        <w:t>Kadji</w:t>
      </w:r>
      <w:proofErr w:type="spellEnd"/>
      <w:r w:rsidRPr="00C87B56">
        <w:rPr>
          <w:rFonts w:ascii="Linux Libertine" w:hAnsi="Linux Libertine" w:cs="Linux Libertine"/>
          <w:sz w:val="14"/>
          <w:szCs w:val="14"/>
        </w:rPr>
        <w:t xml:space="preserve"> Amin. 2022. We are All Nonbinary. </w:t>
      </w:r>
      <w:r w:rsidRPr="00C87B56">
        <w:rPr>
          <w:rFonts w:ascii="Linux Libertine" w:hAnsi="Linux Libertine" w:cs="Linux Libertine"/>
          <w:i/>
          <w:iCs/>
          <w:sz w:val="14"/>
          <w:szCs w:val="14"/>
        </w:rPr>
        <w:t>Representations</w:t>
      </w:r>
      <w:r w:rsidRPr="00C87B56">
        <w:rPr>
          <w:rFonts w:ascii="Linux Libertine" w:hAnsi="Linux Libertine" w:cs="Linux Libertine"/>
          <w:sz w:val="14"/>
          <w:szCs w:val="14"/>
        </w:rPr>
        <w:t xml:space="preserve"> 158, 1 (May 2022), 106–119. https://doi.org/10.1525/rep.2022.158.11.106</w:t>
      </w:r>
    </w:p>
    <w:p w14:paraId="7673A0EF"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Pr="00C87B56">
        <w:rPr>
          <w:rFonts w:ascii="Linux Libertine" w:hAnsi="Linux Libertine" w:cs="Linux Libertine"/>
          <w:sz w:val="14"/>
          <w:szCs w:val="14"/>
        </w:rPr>
        <w:tab/>
        <w:t xml:space="preserve">BBC. 2023. Uganda’s anti-LGBT laws: Man faces death penalty for “aggravated homosexuality.” </w:t>
      </w:r>
      <w:r w:rsidRPr="00C87B56">
        <w:rPr>
          <w:rFonts w:ascii="Linux Libertine" w:hAnsi="Linux Libertine" w:cs="Linux Libertine"/>
          <w:i/>
          <w:iCs/>
          <w:sz w:val="14"/>
          <w:szCs w:val="14"/>
        </w:rPr>
        <w:t>BBC</w:t>
      </w:r>
      <w:r w:rsidRPr="00C87B56">
        <w:rPr>
          <w:rFonts w:ascii="Linux Libertine" w:hAnsi="Linux Libertine" w:cs="Linux Libertine"/>
          <w:sz w:val="14"/>
          <w:szCs w:val="14"/>
        </w:rPr>
        <w:t>. Retrieved February 19, 2025 from https://www.bbc.com/news/world-africa-66645740</w:t>
      </w:r>
    </w:p>
    <w:p w14:paraId="4CF1DAD9"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[3]</w:t>
      </w:r>
      <w:r w:rsidRPr="00C87B56">
        <w:rPr>
          <w:rFonts w:ascii="Linux Libertine" w:hAnsi="Linux Libertine" w:cs="Linux Libertine"/>
          <w:sz w:val="14"/>
          <w:szCs w:val="14"/>
        </w:rPr>
        <w:tab/>
        <w:t xml:space="preserve">Maria Puig de la </w:t>
      </w:r>
      <w:proofErr w:type="spellStart"/>
      <w:r w:rsidRPr="00C87B56">
        <w:rPr>
          <w:rFonts w:ascii="Linux Libertine" w:hAnsi="Linux Libertine" w:cs="Linux Libertine"/>
          <w:sz w:val="14"/>
          <w:szCs w:val="14"/>
        </w:rPr>
        <w:t>Bellacasa</w:t>
      </w:r>
      <w:proofErr w:type="spellEnd"/>
      <w:r w:rsidRPr="00C87B56">
        <w:rPr>
          <w:rFonts w:ascii="Linux Libertine" w:hAnsi="Linux Libertine" w:cs="Linux Libertine"/>
          <w:sz w:val="14"/>
          <w:szCs w:val="14"/>
        </w:rPr>
        <w:t xml:space="preserve">. 2011. Matters of care in technoscience: Assembling neglected things. </w:t>
      </w:r>
      <w:r w:rsidRPr="00C87B56">
        <w:rPr>
          <w:rFonts w:ascii="Linux Libertine" w:hAnsi="Linux Libertine" w:cs="Linux Libertine"/>
          <w:i/>
          <w:iCs/>
          <w:sz w:val="14"/>
          <w:szCs w:val="14"/>
        </w:rPr>
        <w:t>Soc Stud Sci</w:t>
      </w:r>
      <w:r w:rsidRPr="00C87B56">
        <w:rPr>
          <w:rFonts w:ascii="Linux Libertine" w:hAnsi="Linux Libertine" w:cs="Linux Libertine"/>
          <w:sz w:val="14"/>
          <w:szCs w:val="14"/>
        </w:rPr>
        <w:t xml:space="preserve"> 41, 1 (February 2011), 85–106. https://doi.org/10.1177/0306312710380301</w:t>
      </w:r>
    </w:p>
    <w:p w14:paraId="75659191"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[4]</w:t>
      </w:r>
      <w:r w:rsidRPr="00C87B56">
        <w:rPr>
          <w:rFonts w:ascii="Linux Libertine" w:hAnsi="Linux Libertine" w:cs="Linux Libertine"/>
          <w:sz w:val="14"/>
          <w:szCs w:val="14"/>
        </w:rPr>
        <w:tab/>
        <w:t xml:space="preserve">Abeba Birhane, Pratyusha Kalluri, Dallas Card, William Agnew, Ravit Dotan, and Michelle Bao. 2022. The Values Encoded in Machine Learning Research. In </w:t>
      </w:r>
      <w:r w:rsidRPr="00C87B56">
        <w:rPr>
          <w:rFonts w:ascii="Linux Libertine" w:hAnsi="Linux Libertine" w:cs="Linux Libertine"/>
          <w:i/>
          <w:iCs/>
          <w:sz w:val="14"/>
          <w:szCs w:val="14"/>
        </w:rPr>
        <w:t>2022 ACM Conference on Fairness, Accountability, and Transparency</w:t>
      </w:r>
      <w:r w:rsidRPr="00C87B56">
        <w:rPr>
          <w:rFonts w:ascii="Linux Libertine" w:hAnsi="Linux Libertine" w:cs="Linux Libertine"/>
          <w:sz w:val="14"/>
          <w:szCs w:val="14"/>
        </w:rPr>
        <w:t>, June 21, 2022. ACM, Seoul Republic of Korea, 173–184. https://doi.org/10.1145/3531146.3533083</w:t>
      </w:r>
    </w:p>
    <w:p w14:paraId="548E669A"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[5]</w:t>
      </w:r>
      <w:r w:rsidRPr="00C87B56">
        <w:rPr>
          <w:rFonts w:ascii="Linux Libertine" w:hAnsi="Linux Libertine" w:cs="Linux Libertine"/>
          <w:sz w:val="14"/>
          <w:szCs w:val="14"/>
        </w:rPr>
        <w:tab/>
      </w:r>
      <w:proofErr w:type="spellStart"/>
      <w:r w:rsidRPr="00C87B56">
        <w:rPr>
          <w:rFonts w:ascii="Linux Libertine" w:hAnsi="Linux Libertine" w:cs="Linux Libertine"/>
          <w:sz w:val="14"/>
          <w:szCs w:val="14"/>
        </w:rPr>
        <w:t>Tolga</w:t>
      </w:r>
      <w:proofErr w:type="spellEnd"/>
      <w:r w:rsidRPr="00C87B56">
        <w:rPr>
          <w:rFonts w:ascii="Linux Libertine" w:hAnsi="Linux Libertine" w:cs="Linux Libertine"/>
          <w:sz w:val="14"/>
          <w:szCs w:val="14"/>
        </w:rPr>
        <w:t xml:space="preserve"> </w:t>
      </w:r>
      <w:proofErr w:type="spellStart"/>
      <w:r w:rsidRPr="00C87B56">
        <w:rPr>
          <w:rFonts w:ascii="Linux Libertine" w:hAnsi="Linux Libertine" w:cs="Linux Libertine"/>
          <w:sz w:val="14"/>
          <w:szCs w:val="14"/>
        </w:rPr>
        <w:t>Bolukbasi</w:t>
      </w:r>
      <w:proofErr w:type="spellEnd"/>
      <w:r w:rsidRPr="00C87B56">
        <w:rPr>
          <w:rFonts w:ascii="Linux Libertine" w:hAnsi="Linux Libertine" w:cs="Linux Libertine"/>
          <w:sz w:val="14"/>
          <w:szCs w:val="14"/>
        </w:rPr>
        <w:t>, Kai-Wei Chang, James Zou, Venkatesh Saligrama, and Adam Kalai. 2016. Man is to Computer Programmer as Woman is to Homemaker? Debiasing Word Embeddings. https://doi.org/10.48550/arXiv.1607.06520</w:t>
      </w:r>
    </w:p>
    <w:p w14:paraId="7603169B" w14:textId="7777777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[6]</w:t>
      </w:r>
      <w:r w:rsidRPr="00C87B56">
        <w:rPr>
          <w:rFonts w:ascii="Linux Libertine" w:hAnsi="Linux Libertine" w:cs="Linux Libertine"/>
          <w:sz w:val="14"/>
          <w:szCs w:val="14"/>
        </w:rPr>
        <w:tab/>
        <w:t xml:space="preserve">Judith Butler. 1990. </w:t>
      </w:r>
      <w:r w:rsidRPr="00C87B56">
        <w:rPr>
          <w:rFonts w:ascii="Linux Libertine" w:hAnsi="Linux Libertine" w:cs="Linux Libertine"/>
          <w:i/>
          <w:iCs/>
          <w:sz w:val="14"/>
          <w:szCs w:val="14"/>
        </w:rPr>
        <w:t>Gender Trouble: Feminism and the Subversion of Identity</w:t>
      </w:r>
      <w:r w:rsidRPr="00C87B56">
        <w:rPr>
          <w:rFonts w:ascii="Linux Libertine" w:hAnsi="Linux Libertine" w:cs="Linux Libertine"/>
          <w:sz w:val="14"/>
          <w:szCs w:val="14"/>
        </w:rPr>
        <w:t>. Routledge, New York. https://doi.org/10.4324/9780203824979</w:t>
      </w:r>
    </w:p>
    <w:p w14:paraId="6C54F69B" w14:textId="4D1E9DEF" w:rsidR="00386DA1" w:rsidRDefault="00C87B56" w:rsidP="00386DA1">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[7]</w:t>
      </w:r>
      <w:r w:rsidRPr="00C87B56">
        <w:rPr>
          <w:rFonts w:ascii="Linux Libertine" w:hAnsi="Linux Libertine" w:cs="Linux Libertine"/>
          <w:sz w:val="14"/>
          <w:szCs w:val="14"/>
        </w:rPr>
        <w:tab/>
        <w:t xml:space="preserve">Judith Butler. 2024. </w:t>
      </w:r>
      <w:r w:rsidRPr="00C87B56">
        <w:rPr>
          <w:rFonts w:ascii="Linux Libertine" w:hAnsi="Linux Libertine" w:cs="Linux Libertine"/>
          <w:i/>
          <w:iCs/>
          <w:sz w:val="14"/>
          <w:szCs w:val="14"/>
        </w:rPr>
        <w:t>Who’s Afraid of Gender?</w:t>
      </w:r>
      <w:r w:rsidRPr="00C87B56">
        <w:rPr>
          <w:rFonts w:ascii="Linux Libertine" w:hAnsi="Linux Libertine" w:cs="Linux Libertine"/>
          <w:sz w:val="14"/>
          <w:szCs w:val="14"/>
        </w:rPr>
        <w:t xml:space="preserve"> Retrieved February 19, 2025 from </w:t>
      </w:r>
      <w:r w:rsidR="00386DA1" w:rsidRPr="00386DA1">
        <w:rPr>
          <w:rFonts w:ascii="Linux Libertine" w:hAnsi="Linux Libertine" w:cs="Linux Libertine"/>
          <w:sz w:val="14"/>
          <w:szCs w:val="14"/>
        </w:rPr>
        <w:t>https://www.penguin.co.uk/books/452776/whos-afraid-of-gender-by-butler-judith/9780241595824</w:t>
      </w:r>
    </w:p>
    <w:p w14:paraId="66049FBD" w14:textId="306BA7AD" w:rsidR="00386DA1" w:rsidRPr="00386DA1" w:rsidRDefault="00386DA1" w:rsidP="00386DA1">
      <w:pPr>
        <w:tabs>
          <w:tab w:val="left" w:pos="504"/>
        </w:tabs>
        <w:autoSpaceDE w:val="0"/>
        <w:autoSpaceDN w:val="0"/>
        <w:adjustRightInd w:val="0"/>
        <w:spacing w:after="58" w:line="240" w:lineRule="auto"/>
        <w:ind w:left="504" w:hanging="504"/>
        <w:rPr>
          <w:rFonts w:ascii="Linux Libertine" w:eastAsia="Times New Roman" w:hAnsi="Linux Libertine" w:cs="Linux Libertine"/>
          <w:sz w:val="14"/>
          <w:szCs w:val="14"/>
        </w:rPr>
      </w:pPr>
      <w:r>
        <w:rPr>
          <w:rFonts w:ascii="Linux Libertine" w:hAnsi="Linux Libertine" w:cs="Linux Libertine"/>
          <w:sz w:val="14"/>
          <w:szCs w:val="14"/>
        </w:rPr>
        <w:t>[8]</w:t>
      </w:r>
      <w:r>
        <w:rPr>
          <w:rFonts w:ascii="Linux Libertine" w:hAnsi="Linux Libertine" w:cs="Linux Libertine"/>
          <w:sz w:val="14"/>
          <w:szCs w:val="14"/>
        </w:rPr>
        <w:tab/>
      </w:r>
      <w:r w:rsidRPr="00386DA1">
        <w:rPr>
          <w:rFonts w:ascii="Linux Libertine" w:hAnsi="Linux Libertine" w:cs="Linux Libertine"/>
          <w:sz w:val="14"/>
          <w:szCs w:val="14"/>
        </w:rPr>
        <w:t xml:space="preserve">Filipa </w:t>
      </w:r>
      <w:r w:rsidRPr="00386DA1">
        <w:rPr>
          <w:rFonts w:ascii="Linux Libertine" w:eastAsia="Times New Roman" w:hAnsi="Linux Libertine" w:cs="Linux Libertine"/>
          <w:sz w:val="14"/>
          <w:szCs w:val="14"/>
        </w:rPr>
        <w:t xml:space="preserve">Calado. Some Myths About Bias: A Queer Studies Reading </w:t>
      </w:r>
      <w:proofErr w:type="gramStart"/>
      <w:r w:rsidRPr="00386DA1">
        <w:rPr>
          <w:rFonts w:ascii="Linux Libertine" w:eastAsia="Times New Roman" w:hAnsi="Linux Libertine" w:cs="Linux Libertine"/>
          <w:sz w:val="14"/>
          <w:szCs w:val="14"/>
        </w:rPr>
        <w:t>Of</w:t>
      </w:r>
      <w:proofErr w:type="gramEnd"/>
      <w:r w:rsidRPr="00386DA1">
        <w:rPr>
          <w:rFonts w:ascii="Linux Libertine" w:eastAsia="Times New Roman" w:hAnsi="Linux Libertine" w:cs="Linux Libertine"/>
          <w:sz w:val="14"/>
          <w:szCs w:val="14"/>
        </w:rPr>
        <w:t xml:space="preserve"> Gender Bias In NLP. In </w:t>
      </w:r>
      <w:r w:rsidRPr="00386DA1">
        <w:rPr>
          <w:rFonts w:ascii="Linux Libertine" w:eastAsia="Times New Roman" w:hAnsi="Linux Libertine" w:cs="Linux Libertine"/>
          <w:i/>
          <w:iCs/>
          <w:sz w:val="14"/>
          <w:szCs w:val="14"/>
        </w:rPr>
        <w:t>Proceedings of the 6th Workshop on Gender Bias in Natural Language Processing (</w:t>
      </w:r>
      <w:proofErr w:type="spellStart"/>
      <w:r w:rsidRPr="00386DA1">
        <w:rPr>
          <w:rFonts w:ascii="Linux Libertine" w:eastAsia="Times New Roman" w:hAnsi="Linux Libertine" w:cs="Linux Libertine"/>
          <w:i/>
          <w:iCs/>
          <w:sz w:val="14"/>
          <w:szCs w:val="14"/>
        </w:rPr>
        <w:t>GeBNLP</w:t>
      </w:r>
      <w:proofErr w:type="spellEnd"/>
      <w:r w:rsidRPr="00386DA1">
        <w:rPr>
          <w:rFonts w:ascii="Linux Libertine" w:eastAsia="Times New Roman" w:hAnsi="Linux Libertine" w:cs="Linux Libertine"/>
          <w:i/>
          <w:iCs/>
          <w:sz w:val="14"/>
          <w:szCs w:val="14"/>
        </w:rPr>
        <w:t>)</w:t>
      </w:r>
      <w:r w:rsidRPr="00386DA1">
        <w:rPr>
          <w:rFonts w:ascii="Linux Libertine" w:eastAsia="Times New Roman" w:hAnsi="Linux Libertine" w:cs="Linux Libertine"/>
          <w:sz w:val="14"/>
          <w:szCs w:val="14"/>
        </w:rPr>
        <w:t>, August 01, 2025. Vienna, Austria, 338–346.</w:t>
      </w:r>
    </w:p>
    <w:p w14:paraId="307EB78D" w14:textId="45E4AD0C"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[9]</w:t>
      </w:r>
      <w:r w:rsidR="00C87B56" w:rsidRPr="00C87B56">
        <w:rPr>
          <w:rFonts w:ascii="Linux Libertine" w:hAnsi="Linux Libertine" w:cs="Linux Libertine"/>
          <w:sz w:val="14"/>
          <w:szCs w:val="14"/>
        </w:rPr>
        <w:tab/>
        <w:t xml:space="preserve">Andrea Long Chu. 2024. The Right to Change Sex. </w:t>
      </w:r>
      <w:r w:rsidR="00C87B56" w:rsidRPr="00C87B56">
        <w:rPr>
          <w:rFonts w:ascii="Linux Libertine" w:hAnsi="Linux Libertine" w:cs="Linux Libertine"/>
          <w:i/>
          <w:iCs/>
          <w:sz w:val="14"/>
          <w:szCs w:val="14"/>
        </w:rPr>
        <w:t>Intelligencer</w:t>
      </w:r>
      <w:r w:rsidR="00C87B56" w:rsidRPr="00C87B56">
        <w:rPr>
          <w:rFonts w:ascii="Linux Libertine" w:hAnsi="Linux Libertine" w:cs="Linux Libertine"/>
          <w:sz w:val="14"/>
          <w:szCs w:val="14"/>
        </w:rPr>
        <w:t>. Retrieved March 12, 2024 from https://nymag.com/intelligencer/article/trans-rights-biological-sex-gender-judith-butler.html</w:t>
      </w:r>
    </w:p>
    <w:p w14:paraId="08545732" w14:textId="369C3CAA"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w:t>
      </w:r>
      <w:r w:rsidR="00386DA1">
        <w:rPr>
          <w:rFonts w:ascii="Linux Libertine" w:hAnsi="Linux Libertine" w:cs="Linux Libertine"/>
          <w:sz w:val="14"/>
          <w:szCs w:val="14"/>
        </w:rPr>
        <w:t>10</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Patricia Hill Collins. 2002. </w:t>
      </w:r>
      <w:r w:rsidRPr="00C87B56">
        <w:rPr>
          <w:rFonts w:ascii="Linux Libertine" w:hAnsi="Linux Libertine" w:cs="Linux Libertine"/>
          <w:i/>
          <w:iCs/>
          <w:sz w:val="14"/>
          <w:szCs w:val="14"/>
        </w:rPr>
        <w:t>Black Feminist Thought: Knowledge, Consciousness, and the Politics of Empowerment</w:t>
      </w:r>
      <w:r w:rsidRPr="00C87B56">
        <w:rPr>
          <w:rFonts w:ascii="Linux Libertine" w:hAnsi="Linux Libertine" w:cs="Linux Libertine"/>
          <w:sz w:val="14"/>
          <w:szCs w:val="14"/>
        </w:rPr>
        <w:t xml:space="preserve"> (2nd ed.). Routledge, New York. https://doi.org/10.4324/9780203900055</w:t>
      </w:r>
    </w:p>
    <w:p w14:paraId="26A1CAC5" w14:textId="308C5FE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1</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Kimberle Crenshaw. 1991. Mapping the Margins: Intersectionality, Identity Politics, and Violence against Women of Color. </w:t>
      </w:r>
      <w:r w:rsidRPr="00C87B56">
        <w:rPr>
          <w:rFonts w:ascii="Linux Libertine" w:hAnsi="Linux Libertine" w:cs="Linux Libertine"/>
          <w:i/>
          <w:iCs/>
          <w:sz w:val="14"/>
          <w:szCs w:val="14"/>
        </w:rPr>
        <w:t>Stanford Law Review</w:t>
      </w:r>
      <w:r w:rsidRPr="00C87B56">
        <w:rPr>
          <w:rFonts w:ascii="Linux Libertine" w:hAnsi="Linux Libertine" w:cs="Linux Libertine"/>
          <w:sz w:val="14"/>
          <w:szCs w:val="14"/>
        </w:rPr>
        <w:t xml:space="preserve"> 43, 6 (1991), 1241–1299. https://doi.org/10.2307/1229039</w:t>
      </w:r>
    </w:p>
    <w:p w14:paraId="27ECA47C" w14:textId="4FEC2F2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2</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David M. Halperin. 2002. </w:t>
      </w:r>
      <w:r w:rsidRPr="00C87B56">
        <w:rPr>
          <w:rFonts w:ascii="Linux Libertine" w:hAnsi="Linux Libertine" w:cs="Linux Libertine"/>
          <w:i/>
          <w:iCs/>
          <w:sz w:val="14"/>
          <w:szCs w:val="14"/>
        </w:rPr>
        <w:t>How to Do the History of Homosexuality</w:t>
      </w:r>
      <w:r w:rsidRPr="00C87B56">
        <w:rPr>
          <w:rFonts w:ascii="Linux Libertine" w:hAnsi="Linux Libertine" w:cs="Linux Libertine"/>
          <w:sz w:val="14"/>
          <w:szCs w:val="14"/>
        </w:rPr>
        <w:t>. University Of Chicago Press. Retrieved February 22, 2025 from http://archive.org/details/howtodohistoryof00halp</w:t>
      </w:r>
    </w:p>
    <w:p w14:paraId="3C6EF660" w14:textId="1018DABA"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3</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Hannah Devinney, Jenny Björklund, and Henrik Björklund. 2020. Semi-Supervised Topic Modeling for Gender Bias Discovery in English and Swedish. In </w:t>
      </w:r>
      <w:r w:rsidRPr="00C87B56">
        <w:rPr>
          <w:rFonts w:ascii="Linux Libertine" w:hAnsi="Linux Libertine" w:cs="Linux Libertine"/>
          <w:i/>
          <w:iCs/>
          <w:sz w:val="14"/>
          <w:szCs w:val="14"/>
        </w:rPr>
        <w:t>Proceedings of the Second Workshop on Gender Bias in Natural Language Processing</w:t>
      </w:r>
      <w:r w:rsidRPr="00C87B56">
        <w:rPr>
          <w:rFonts w:ascii="Linux Libertine" w:hAnsi="Linux Libertine" w:cs="Linux Libertine"/>
          <w:sz w:val="14"/>
          <w:szCs w:val="14"/>
        </w:rPr>
        <w:t>, December 13, 2020. Barcelona, Spain (Online), 79–92.</w:t>
      </w:r>
    </w:p>
    <w:p w14:paraId="07EE85BD" w14:textId="1F4D0378"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4</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Hannah Devinney, Jenny Björklund, and Henrik Björklund. 2024. We Don`t Talk About That: Case Studies on Intersectional Analysis of Social Bias in Large Language Models. In </w:t>
      </w:r>
      <w:r w:rsidRPr="00C87B56">
        <w:rPr>
          <w:rFonts w:ascii="Linux Libertine" w:hAnsi="Linux Libertine" w:cs="Linux Libertine"/>
          <w:i/>
          <w:iCs/>
          <w:sz w:val="14"/>
          <w:szCs w:val="14"/>
        </w:rPr>
        <w:t>Proceedings of the 5th Workshop on Gender Bias in Natural Language Processing (</w:t>
      </w:r>
      <w:proofErr w:type="spellStart"/>
      <w:r w:rsidRPr="00C87B56">
        <w:rPr>
          <w:rFonts w:ascii="Linux Libertine" w:hAnsi="Linux Libertine" w:cs="Linux Libertine"/>
          <w:i/>
          <w:iCs/>
          <w:sz w:val="14"/>
          <w:szCs w:val="14"/>
        </w:rPr>
        <w:t>GeBNLP</w:t>
      </w:r>
      <w:proofErr w:type="spellEnd"/>
      <w:r w:rsidRPr="00C87B56">
        <w:rPr>
          <w:rFonts w:ascii="Linux Libertine" w:hAnsi="Linux Libertine" w:cs="Linux Libertine"/>
          <w:i/>
          <w:iCs/>
          <w:sz w:val="14"/>
          <w:szCs w:val="14"/>
        </w:rPr>
        <w:t>)</w:t>
      </w:r>
      <w:r w:rsidRPr="00C87B56">
        <w:rPr>
          <w:rFonts w:ascii="Linux Libertine" w:hAnsi="Linux Libertine" w:cs="Linux Libertine"/>
          <w:sz w:val="14"/>
          <w:szCs w:val="14"/>
        </w:rPr>
        <w:t>, August 2024. Association for Computational Linguistics, Bangkok, Thailand, 33–44. https://doi.org/10.18653/v1/2024.gebnlp-1.3</w:t>
      </w:r>
    </w:p>
    <w:p w14:paraId="648D545D" w14:textId="2EA3F4C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5</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Jack Drescher. 2025. What is Gender Dysphoria? </w:t>
      </w:r>
      <w:r w:rsidRPr="00C87B56">
        <w:rPr>
          <w:rFonts w:ascii="Linux Libertine" w:hAnsi="Linux Libertine" w:cs="Linux Libertine"/>
          <w:i/>
          <w:iCs/>
          <w:sz w:val="14"/>
          <w:szCs w:val="14"/>
        </w:rPr>
        <w:t xml:space="preserve">American </w:t>
      </w:r>
      <w:proofErr w:type="spellStart"/>
      <w:r w:rsidRPr="00C87B56">
        <w:rPr>
          <w:rFonts w:ascii="Linux Libertine" w:hAnsi="Linux Libertine" w:cs="Linux Libertine"/>
          <w:i/>
          <w:iCs/>
          <w:sz w:val="14"/>
          <w:szCs w:val="14"/>
        </w:rPr>
        <w:t>Pyschiatric</w:t>
      </w:r>
      <w:proofErr w:type="spellEnd"/>
      <w:r w:rsidRPr="00C87B56">
        <w:rPr>
          <w:rFonts w:ascii="Linux Libertine" w:hAnsi="Linux Libertine" w:cs="Linux Libertine"/>
          <w:i/>
          <w:iCs/>
          <w:sz w:val="14"/>
          <w:szCs w:val="14"/>
        </w:rPr>
        <w:t xml:space="preserve"> Association</w:t>
      </w:r>
      <w:r w:rsidRPr="00C87B56">
        <w:rPr>
          <w:rFonts w:ascii="Linux Libertine" w:hAnsi="Linux Libertine" w:cs="Linux Libertine"/>
          <w:sz w:val="14"/>
          <w:szCs w:val="14"/>
        </w:rPr>
        <w:t>. Retrieved December 6, 2025 from https://www.psychiatry.org:443/patients-families/gender-dysphoria/what-is-gender-dysphoria</w:t>
      </w:r>
    </w:p>
    <w:p w14:paraId="1CEA502D" w14:textId="2280E5E6"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6</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Havelock Ellis. 1900. </w:t>
      </w:r>
      <w:r w:rsidRPr="00C87B56">
        <w:rPr>
          <w:rFonts w:ascii="Linux Libertine" w:hAnsi="Linux Libertine" w:cs="Linux Libertine"/>
          <w:i/>
          <w:iCs/>
          <w:sz w:val="14"/>
          <w:szCs w:val="14"/>
        </w:rPr>
        <w:t>Studies in the Psychology of Sex, Volume 2Sexual Inversion</w:t>
      </w:r>
      <w:r w:rsidRPr="00C87B56">
        <w:rPr>
          <w:rFonts w:ascii="Linux Libertine" w:hAnsi="Linux Libertine" w:cs="Linux Libertine"/>
          <w:sz w:val="14"/>
          <w:szCs w:val="14"/>
        </w:rPr>
        <w:t>. Retrieved December 24, 2025 from https://www.gutenberg.org/ebooks/13611</w:t>
      </w:r>
    </w:p>
    <w:p w14:paraId="64128066" w14:textId="1989518B"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7</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 Finn Enke. 2013. The Education of the Little Cis: Cisgender and the Discipline of Opposing Bodies. In </w:t>
      </w:r>
      <w:r w:rsidRPr="00C87B56">
        <w:rPr>
          <w:rFonts w:ascii="Linux Libertine" w:hAnsi="Linux Libertine" w:cs="Linux Libertine"/>
          <w:i/>
          <w:iCs/>
          <w:sz w:val="14"/>
          <w:szCs w:val="14"/>
        </w:rPr>
        <w:t>The Transgender Studies Reader II</w:t>
      </w:r>
      <w:r w:rsidRPr="00C87B56">
        <w:rPr>
          <w:rFonts w:ascii="Linux Libertine" w:hAnsi="Linux Libertine" w:cs="Linux Libertine"/>
          <w:sz w:val="14"/>
          <w:szCs w:val="14"/>
        </w:rPr>
        <w:t xml:space="preserve">, Susan Stryker and Aren Z. </w:t>
      </w:r>
      <w:proofErr w:type="spellStart"/>
      <w:r w:rsidRPr="00C87B56">
        <w:rPr>
          <w:rFonts w:ascii="Linux Libertine" w:hAnsi="Linux Libertine" w:cs="Linux Libertine"/>
          <w:sz w:val="14"/>
          <w:szCs w:val="14"/>
        </w:rPr>
        <w:t>Aizura</w:t>
      </w:r>
      <w:proofErr w:type="spellEnd"/>
      <w:r w:rsidRPr="00C87B56">
        <w:rPr>
          <w:rFonts w:ascii="Linux Libertine" w:hAnsi="Linux Libertine" w:cs="Linux Libertine"/>
          <w:sz w:val="14"/>
          <w:szCs w:val="14"/>
        </w:rPr>
        <w:t xml:space="preserve"> (eds.). Routledge, 234–247.</w:t>
      </w:r>
    </w:p>
    <w:p w14:paraId="34D4AFC8" w14:textId="4E38786B"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8</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Virginia K. Felkner, Ho-Chun Herbert Chang, Eugene Jang, and Jonathan May. 2024. </w:t>
      </w:r>
      <w:proofErr w:type="spellStart"/>
      <w:r w:rsidRPr="00C87B56">
        <w:rPr>
          <w:rFonts w:ascii="Linux Libertine" w:hAnsi="Linux Libertine" w:cs="Linux Libertine"/>
          <w:sz w:val="14"/>
          <w:szCs w:val="14"/>
        </w:rPr>
        <w:t>WinoQueer</w:t>
      </w:r>
      <w:proofErr w:type="spellEnd"/>
      <w:r w:rsidRPr="00C87B56">
        <w:rPr>
          <w:rFonts w:ascii="Linux Libertine" w:hAnsi="Linux Libertine" w:cs="Linux Libertine"/>
          <w:sz w:val="14"/>
          <w:szCs w:val="14"/>
        </w:rPr>
        <w:t>: A Community-in-the-Loop Benchmark for Anti-LGBTQ+ Bias in Large Language Models. https://doi.org/10.48550/arXiv.2306.15087</w:t>
      </w:r>
    </w:p>
    <w:p w14:paraId="5E68669E" w14:textId="6495C1F4"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[1</w:t>
      </w:r>
      <w:r w:rsidR="00386DA1">
        <w:rPr>
          <w:rFonts w:ascii="Linux Libertine" w:hAnsi="Linux Libertine" w:cs="Linux Libertine"/>
          <w:sz w:val="14"/>
          <w:szCs w:val="14"/>
        </w:rPr>
        <w:t>9</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Michel Foucault. 1978. </w:t>
      </w:r>
      <w:r w:rsidRPr="00C87B56">
        <w:rPr>
          <w:rFonts w:ascii="Linux Libertine" w:hAnsi="Linux Libertine" w:cs="Linux Libertine"/>
          <w:i/>
          <w:iCs/>
          <w:sz w:val="14"/>
          <w:szCs w:val="14"/>
        </w:rPr>
        <w:t>The History of Sexuality. Volume 1: An Introduction</w:t>
      </w:r>
      <w:r w:rsidRPr="00C87B56">
        <w:rPr>
          <w:rFonts w:ascii="Linux Libertine" w:hAnsi="Linux Libertine" w:cs="Linux Libertine"/>
          <w:sz w:val="14"/>
          <w:szCs w:val="14"/>
        </w:rPr>
        <w:t>. Retrieved February 22, 2025 from http://archive.org/details/foucault-the-history-of-sexuality-volume-1</w:t>
      </w:r>
    </w:p>
    <w:p w14:paraId="6635A8DE" w14:textId="7357B6A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w:t>
      </w:r>
      <w:r w:rsidR="00386DA1">
        <w:rPr>
          <w:rFonts w:ascii="Linux Libertine" w:hAnsi="Linux Libertine" w:cs="Linux Libertine"/>
          <w:sz w:val="14"/>
          <w:szCs w:val="14"/>
        </w:rPr>
        <w:t>20</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Wei Guo and Aylin Caliskan. 2021. Detecting Emergent Intersectional Biases: Contextualized Word Embeddings Contain a Distribution of Human-like Biases. In </w:t>
      </w:r>
      <w:r w:rsidRPr="00C87B56">
        <w:rPr>
          <w:rFonts w:ascii="Linux Libertine" w:hAnsi="Linux Libertine" w:cs="Linux Libertine"/>
          <w:i/>
          <w:iCs/>
          <w:sz w:val="14"/>
          <w:szCs w:val="14"/>
        </w:rPr>
        <w:t>Proceedings of the 2021 AAAI/ACM Conference on AI, Ethics, and Society</w:t>
      </w:r>
      <w:r w:rsidRPr="00C87B56">
        <w:rPr>
          <w:rFonts w:ascii="Linux Libertine" w:hAnsi="Linux Libertine" w:cs="Linux Libertine"/>
          <w:sz w:val="14"/>
          <w:szCs w:val="14"/>
        </w:rPr>
        <w:t xml:space="preserve"> (</w:t>
      </w:r>
      <w:r w:rsidRPr="00C87B56">
        <w:rPr>
          <w:rFonts w:ascii="Linux Libertine" w:hAnsi="Linux Libertine" w:cs="Linux Libertine"/>
          <w:i/>
          <w:iCs/>
          <w:sz w:val="14"/>
          <w:szCs w:val="14"/>
        </w:rPr>
        <w:t>AIES ’21</w:t>
      </w:r>
      <w:r w:rsidRPr="00C87B56">
        <w:rPr>
          <w:rFonts w:ascii="Linux Libertine" w:hAnsi="Linux Libertine" w:cs="Linux Libertine"/>
          <w:sz w:val="14"/>
          <w:szCs w:val="14"/>
        </w:rPr>
        <w:t>), July 30, 2021. Association for Computing Machinery, New York, NY, USA, 122–133. https://doi.org/10.1145/3461702.3462536</w:t>
      </w:r>
    </w:p>
    <w:p w14:paraId="339C34F3" w14:textId="5BE474BA"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1</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Oliver L. </w:t>
      </w:r>
      <w:proofErr w:type="spellStart"/>
      <w:r w:rsidRPr="00C87B56">
        <w:rPr>
          <w:rFonts w:ascii="Linux Libertine" w:hAnsi="Linux Libertine" w:cs="Linux Libertine"/>
          <w:sz w:val="14"/>
          <w:szCs w:val="14"/>
        </w:rPr>
        <w:t>Haimson</w:t>
      </w:r>
      <w:proofErr w:type="spellEnd"/>
      <w:r w:rsidRPr="00C87B56">
        <w:rPr>
          <w:rFonts w:ascii="Linux Libertine" w:hAnsi="Linux Libertine" w:cs="Linux Libertine"/>
          <w:sz w:val="14"/>
          <w:szCs w:val="14"/>
        </w:rPr>
        <w:t xml:space="preserve">. 2025. </w:t>
      </w:r>
      <w:r w:rsidRPr="00C87B56">
        <w:rPr>
          <w:rFonts w:ascii="Linux Libertine" w:hAnsi="Linux Libertine" w:cs="Linux Libertine"/>
          <w:i/>
          <w:iCs/>
          <w:sz w:val="14"/>
          <w:szCs w:val="14"/>
        </w:rPr>
        <w:t>Trans Technologies</w:t>
      </w:r>
      <w:r w:rsidRPr="00C87B56">
        <w:rPr>
          <w:rFonts w:ascii="Linux Libertine" w:hAnsi="Linux Libertine" w:cs="Linux Libertine"/>
          <w:sz w:val="14"/>
          <w:szCs w:val="14"/>
        </w:rPr>
        <w:t>. The MIT Press. https://doi.org/10.7551/mitpress/15437.001.0001</w:t>
      </w:r>
    </w:p>
    <w:p w14:paraId="0AA82220" w14:textId="5FF0BBD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2</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Human Rights Research Center. 2025. The Global War on Gender: How Anti-Gender Sentiments Fuel Right Wing Politics. </w:t>
      </w:r>
      <w:r w:rsidRPr="00C87B56">
        <w:rPr>
          <w:rFonts w:ascii="Linux Libertine" w:hAnsi="Linux Libertine" w:cs="Linux Libertine"/>
          <w:i/>
          <w:iCs/>
          <w:sz w:val="14"/>
          <w:szCs w:val="14"/>
        </w:rPr>
        <w:t>HRRC</w:t>
      </w:r>
      <w:r w:rsidRPr="00C87B56">
        <w:rPr>
          <w:rFonts w:ascii="Linux Libertine" w:hAnsi="Linux Libertine" w:cs="Linux Libertine"/>
          <w:sz w:val="14"/>
          <w:szCs w:val="14"/>
        </w:rPr>
        <w:t>. Retrieved December 27, 2025 from https://www.humanrightsresearch.org/post/the-global-war-on-gender-how-anti-gender-sentiments-fuel-right-wing-politics</w:t>
      </w:r>
    </w:p>
    <w:p w14:paraId="6F31E2EA" w14:textId="5BEC5EBE"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3</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Maria Elena Indelicato and </w:t>
      </w:r>
      <w:proofErr w:type="spellStart"/>
      <w:r w:rsidRPr="00C87B56">
        <w:rPr>
          <w:rFonts w:ascii="Linux Libertine" w:hAnsi="Linux Libertine" w:cs="Linux Libertine"/>
          <w:sz w:val="14"/>
          <w:szCs w:val="14"/>
        </w:rPr>
        <w:t>Maíra</w:t>
      </w:r>
      <w:proofErr w:type="spellEnd"/>
      <w:r w:rsidRPr="00C87B56">
        <w:rPr>
          <w:rFonts w:ascii="Linux Libertine" w:hAnsi="Linux Libertine" w:cs="Linux Libertine"/>
          <w:sz w:val="14"/>
          <w:szCs w:val="14"/>
        </w:rPr>
        <w:t xml:space="preserve"> Magalhães Lopes. 2024. Understanding populist far-right anti-immigration and anti-gender stances beyond the paradigm of gender as ‘a symbolic glue’: Giorgia Meloni’s modern motherhood, neo-Catholicism, and reproductive racism. </w:t>
      </w:r>
      <w:r w:rsidRPr="00C87B56">
        <w:rPr>
          <w:rFonts w:ascii="Linux Libertine" w:hAnsi="Linux Libertine" w:cs="Linux Libertine"/>
          <w:i/>
          <w:iCs/>
          <w:sz w:val="14"/>
          <w:szCs w:val="14"/>
        </w:rPr>
        <w:t>European Journal of Women’s Studies</w:t>
      </w:r>
      <w:r w:rsidRPr="00C87B56">
        <w:rPr>
          <w:rFonts w:ascii="Linux Libertine" w:hAnsi="Linux Libertine" w:cs="Linux Libertine"/>
          <w:sz w:val="14"/>
          <w:szCs w:val="14"/>
        </w:rPr>
        <w:t xml:space="preserve"> 31, 1 (February 2024), 6–20. https://doi.org/10.1177/13505068241230819</w:t>
      </w:r>
    </w:p>
    <w:p w14:paraId="67DB1B2C" w14:textId="6C91D9DC"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4</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Masahiro Kaneko, Danushka Bollegala, </w:t>
      </w:r>
      <w:proofErr w:type="spellStart"/>
      <w:r w:rsidRPr="00C87B56">
        <w:rPr>
          <w:rFonts w:ascii="Linux Libertine" w:hAnsi="Linux Libertine" w:cs="Linux Libertine"/>
          <w:sz w:val="14"/>
          <w:szCs w:val="14"/>
        </w:rPr>
        <w:t>Naoaki</w:t>
      </w:r>
      <w:proofErr w:type="spellEnd"/>
      <w:r w:rsidRPr="00C87B56">
        <w:rPr>
          <w:rFonts w:ascii="Linux Libertine" w:hAnsi="Linux Libertine" w:cs="Linux Libertine"/>
          <w:sz w:val="14"/>
          <w:szCs w:val="14"/>
        </w:rPr>
        <w:t xml:space="preserve"> Okazaki, and Timothy Baldwin. 2024. Evaluating Gender Bias in Large Language Models via Chain-of-Thought Prompting. https://doi.org/10.48550/arXiv.2401.15585</w:t>
      </w:r>
    </w:p>
    <w:p w14:paraId="5BAE640A" w14:textId="1C286605"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lastRenderedPageBreak/>
        <w:t>[2</w:t>
      </w:r>
      <w:r w:rsidR="00386DA1">
        <w:rPr>
          <w:rFonts w:ascii="Linux Libertine" w:hAnsi="Linux Libertine" w:cs="Linux Libertine"/>
          <w:sz w:val="14"/>
          <w:szCs w:val="14"/>
        </w:rPr>
        <w:t>5</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Annie Karni and Aishvarya Kavi. 2025. House Passes Bill to Ban Gender Transition Treatments for Minors. </w:t>
      </w:r>
      <w:r w:rsidRPr="00C87B56">
        <w:rPr>
          <w:rFonts w:ascii="Linux Libertine" w:hAnsi="Linux Libertine" w:cs="Linux Libertine"/>
          <w:i/>
          <w:iCs/>
          <w:sz w:val="14"/>
          <w:szCs w:val="14"/>
        </w:rPr>
        <w:t>The New York Times</w:t>
      </w:r>
      <w:r w:rsidRPr="00C87B56">
        <w:rPr>
          <w:rFonts w:ascii="Linux Libertine" w:hAnsi="Linux Libertine" w:cs="Linux Libertine"/>
          <w:sz w:val="14"/>
          <w:szCs w:val="14"/>
        </w:rPr>
        <w:t>. Retrieved December 27, 2025 from https://www.nytimes.com/2025/12/17/us/politics/bill-gender-transition-treatments-minors.html</w:t>
      </w:r>
    </w:p>
    <w:p w14:paraId="4C40B38A" w14:textId="7AADA267"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6</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Ashley Kirzinger, Audrey Kearney, Alex Montero, Grace Sparks, Lindsey Dawson, and Mollyann Brodie. 2023. KFF/The Washington Post Trans Survey. </w:t>
      </w:r>
      <w:r w:rsidRPr="00C87B56">
        <w:rPr>
          <w:rFonts w:ascii="Linux Libertine" w:hAnsi="Linux Libertine" w:cs="Linux Libertine"/>
          <w:i/>
          <w:iCs/>
          <w:sz w:val="14"/>
          <w:szCs w:val="14"/>
        </w:rPr>
        <w:t>KFF</w:t>
      </w:r>
      <w:r w:rsidRPr="00C87B56">
        <w:rPr>
          <w:rFonts w:ascii="Linux Libertine" w:hAnsi="Linux Libertine" w:cs="Linux Libertine"/>
          <w:sz w:val="14"/>
          <w:szCs w:val="14"/>
        </w:rPr>
        <w:t>. Retrieved January 10, 2026 from https://www.kff.org/lgbtq/kff-the-washington-post-trans-survey/</w:t>
      </w:r>
    </w:p>
    <w:p w14:paraId="6934A227" w14:textId="01993E92"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7</w:t>
      </w:r>
      <w:r w:rsidRPr="00C87B56">
        <w:rPr>
          <w:rFonts w:ascii="Linux Libertine" w:hAnsi="Linux Libertine" w:cs="Linux Libertine"/>
          <w:sz w:val="14"/>
          <w:szCs w:val="14"/>
        </w:rPr>
        <w:t>]</w:t>
      </w:r>
      <w:r w:rsidRPr="00C87B56">
        <w:rPr>
          <w:rFonts w:ascii="Linux Libertine" w:hAnsi="Linux Libertine" w:cs="Linux Libertine"/>
          <w:sz w:val="14"/>
          <w:szCs w:val="14"/>
        </w:rPr>
        <w:tab/>
        <w:t>R</w:t>
      </w:r>
      <w:r w:rsidR="00023998">
        <w:rPr>
          <w:rFonts w:ascii="Linux Libertine" w:hAnsi="Linux Libertine" w:cs="Linux Libertine"/>
          <w:sz w:val="14"/>
          <w:szCs w:val="14"/>
        </w:rPr>
        <w:t>ichard</w:t>
      </w:r>
      <w:r w:rsidRPr="00C87B56">
        <w:rPr>
          <w:rFonts w:ascii="Linux Libertine" w:hAnsi="Linux Libertine" w:cs="Linux Libertine"/>
          <w:sz w:val="14"/>
          <w:szCs w:val="14"/>
        </w:rPr>
        <w:t xml:space="preserve"> von Krafft-Ebing. </w:t>
      </w:r>
      <w:r w:rsidR="00612FE9">
        <w:rPr>
          <w:rFonts w:ascii="Linux Libertine" w:hAnsi="Linux Libertine" w:cs="Linux Libertine"/>
          <w:sz w:val="14"/>
          <w:szCs w:val="14"/>
        </w:rPr>
        <w:t>1893</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Psychopathia</w:t>
      </w:r>
      <w:proofErr w:type="spellEnd"/>
      <w:r w:rsidRPr="00C87B56">
        <w:rPr>
          <w:rFonts w:ascii="Linux Libertine" w:hAnsi="Linux Libertine" w:cs="Linux Libertine"/>
          <w:i/>
          <w:iCs/>
          <w:sz w:val="14"/>
          <w:szCs w:val="14"/>
        </w:rPr>
        <w:t xml:space="preserve"> </w:t>
      </w:r>
      <w:proofErr w:type="spellStart"/>
      <w:r w:rsidRPr="00C87B56">
        <w:rPr>
          <w:rFonts w:ascii="Linux Libertine" w:hAnsi="Linux Libertine" w:cs="Linux Libertine"/>
          <w:i/>
          <w:iCs/>
          <w:sz w:val="14"/>
          <w:szCs w:val="14"/>
        </w:rPr>
        <w:t>sexualis</w:t>
      </w:r>
      <w:proofErr w:type="spellEnd"/>
      <w:r w:rsidRPr="00C87B56">
        <w:rPr>
          <w:rFonts w:ascii="Linux Libertine" w:hAnsi="Linux Libertine" w:cs="Linux Libertine"/>
          <w:i/>
          <w:iCs/>
          <w:sz w:val="14"/>
          <w:szCs w:val="14"/>
        </w:rPr>
        <w:t>: With especial reference to contrary sexual</w:t>
      </w:r>
      <w:r w:rsidR="00612FE9">
        <w:rPr>
          <w:rFonts w:ascii="Linux Libertine" w:hAnsi="Linux Libertine" w:cs="Linux Libertine"/>
          <w:i/>
          <w:iCs/>
          <w:sz w:val="14"/>
          <w:szCs w:val="14"/>
        </w:rPr>
        <w:t xml:space="preserve"> instinct</w:t>
      </w:r>
      <w:r w:rsidRPr="00C87B56">
        <w:rPr>
          <w:rFonts w:ascii="Linux Libertine" w:hAnsi="Linux Libertine" w:cs="Linux Libertine"/>
          <w:sz w:val="14"/>
          <w:szCs w:val="14"/>
        </w:rPr>
        <w:t>. Retrieved December 24, 2025 from https://www.gutenberg.org/ebooks/64931</w:t>
      </w:r>
    </w:p>
    <w:p w14:paraId="233D9706" w14:textId="0A838048"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8</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Francesca Lameiro, Lavinia Dunagan, Dallas Card, Eric Gilbert, and Oliver Haimson. 2025. TIDEs: A Transgender and Nonbinary Community-Labeled Dataset and Model for Transphobia Identification in Digital Environments. In </w:t>
      </w:r>
      <w:r w:rsidRPr="00C87B56">
        <w:rPr>
          <w:rFonts w:ascii="Linux Libertine" w:hAnsi="Linux Libertine" w:cs="Linux Libertine"/>
          <w:i/>
          <w:iCs/>
          <w:sz w:val="14"/>
          <w:szCs w:val="14"/>
        </w:rPr>
        <w:t>Proceedings of the 2025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’25</w:t>
      </w:r>
      <w:r w:rsidRPr="00C87B56">
        <w:rPr>
          <w:rFonts w:ascii="Linux Libertine" w:hAnsi="Linux Libertine" w:cs="Linux Libertine"/>
          <w:sz w:val="14"/>
          <w:szCs w:val="14"/>
        </w:rPr>
        <w:t>), June 23, 2025. Association for Computing Machinery, New York, NY, USA, 1411–1423. https://doi.org/10.1145/3715275.3732095</w:t>
      </w:r>
    </w:p>
    <w:p w14:paraId="0CD78764" w14:textId="448B1214"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[2</w:t>
      </w:r>
      <w:r w:rsidR="00386DA1">
        <w:rPr>
          <w:rFonts w:ascii="Linux Libertine" w:hAnsi="Linux Libertine" w:cs="Linux Libertine"/>
          <w:sz w:val="14"/>
          <w:szCs w:val="14"/>
        </w:rPr>
        <w:t>9</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Austin van Loon, Salvatore Giorgi, Robb Willer, and Johannes Eichstaedt. 2022. Negative Associations in Word Embeddings Predict Anti-black Bias across Regions–but Only via Name Frequency. </w:t>
      </w:r>
      <w:r w:rsidRPr="00C87B56">
        <w:rPr>
          <w:rFonts w:ascii="Linux Libertine" w:hAnsi="Linux Libertine" w:cs="Linux Libertine"/>
          <w:i/>
          <w:iCs/>
          <w:sz w:val="14"/>
          <w:szCs w:val="14"/>
        </w:rPr>
        <w:t>Proc Int AAAI Conf Weblogs Soc Media</w:t>
      </w:r>
      <w:r w:rsidRPr="00C87B56">
        <w:rPr>
          <w:rFonts w:ascii="Linux Libertine" w:hAnsi="Linux Libertine" w:cs="Linux Libertine"/>
          <w:sz w:val="14"/>
          <w:szCs w:val="14"/>
        </w:rPr>
        <w:t xml:space="preserve"> 16, (May 2022), 1419–1424. https://doi.org/10.1609/icwsm.v16i1.19399</w:t>
      </w:r>
    </w:p>
    <w:p w14:paraId="4371C25F" w14:textId="643047F4" w:rsidR="00C87B56" w:rsidRPr="00C87B56" w:rsidRDefault="00C87B56"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sidRPr="00C87B56">
        <w:rPr>
          <w:rFonts w:ascii="Linux Libertine" w:hAnsi="Linux Libertine" w:cs="Linux Libertine"/>
          <w:sz w:val="14"/>
          <w:szCs w:val="14"/>
        </w:rPr>
        <w:t>[</w:t>
      </w:r>
      <w:r w:rsidR="00386DA1">
        <w:rPr>
          <w:rFonts w:ascii="Linux Libertine" w:hAnsi="Linux Libertine" w:cs="Linux Libertine"/>
          <w:sz w:val="14"/>
          <w:szCs w:val="14"/>
        </w:rPr>
        <w:t>30</w:t>
      </w:r>
      <w:r w:rsidRPr="00C87B56">
        <w:rPr>
          <w:rFonts w:ascii="Linux Libertine" w:hAnsi="Linux Libertine" w:cs="Linux Libertine"/>
          <w:sz w:val="14"/>
          <w:szCs w:val="14"/>
        </w:rPr>
        <w:t>]</w:t>
      </w:r>
      <w:r w:rsidRPr="00C87B56">
        <w:rPr>
          <w:rFonts w:ascii="Linux Libertine" w:hAnsi="Linux Libertine" w:cs="Linux Libertine"/>
          <w:sz w:val="14"/>
          <w:szCs w:val="14"/>
        </w:rPr>
        <w:tab/>
        <w:t xml:space="preserve">Anaelia Ovalle, Palash Goyal, Jwala Dhamala, Zachary Jaggers, Kai-Wei Chang, Aram Galstyan, Richard Zemel, and Rahul Gupta. 2023. “I’m fully who I am”: Towards Centering Transgender and Non-Binary Voices to Measure Biases in Open Language Generation. In </w:t>
      </w:r>
      <w:r w:rsidRPr="00C87B56">
        <w:rPr>
          <w:rFonts w:ascii="Linux Libertine" w:hAnsi="Linux Libertine" w:cs="Linux Libertine"/>
          <w:i/>
          <w:iCs/>
          <w:sz w:val="14"/>
          <w:szCs w:val="14"/>
        </w:rPr>
        <w:t>Proceedings of the 2023 ACM Conference on Fairness, Accountability, and Transparency</w:t>
      </w:r>
      <w:r w:rsidRPr="00C87B56">
        <w:rPr>
          <w:rFonts w:ascii="Linux Libertine" w:hAnsi="Linux Libertine" w:cs="Linux Libertine"/>
          <w:sz w:val="14"/>
          <w:szCs w:val="14"/>
        </w:rPr>
        <w:t xml:space="preserve"> (</w:t>
      </w:r>
      <w:proofErr w:type="spellStart"/>
      <w:r w:rsidRPr="00C87B56">
        <w:rPr>
          <w:rFonts w:ascii="Linux Libertine" w:hAnsi="Linux Libertine" w:cs="Linux Libertine"/>
          <w:i/>
          <w:iCs/>
          <w:sz w:val="14"/>
          <w:szCs w:val="14"/>
        </w:rPr>
        <w:t>FAccT</w:t>
      </w:r>
      <w:proofErr w:type="spellEnd"/>
      <w:r w:rsidRPr="00C87B56">
        <w:rPr>
          <w:rFonts w:ascii="Linux Libertine" w:hAnsi="Linux Libertine" w:cs="Linux Libertine"/>
          <w:i/>
          <w:iCs/>
          <w:sz w:val="14"/>
          <w:szCs w:val="14"/>
        </w:rPr>
        <w:t xml:space="preserve"> ’23</w:t>
      </w:r>
      <w:r w:rsidRPr="00C87B56">
        <w:rPr>
          <w:rFonts w:ascii="Linux Libertine" w:hAnsi="Linux Libertine" w:cs="Linux Libertine"/>
          <w:sz w:val="14"/>
          <w:szCs w:val="14"/>
        </w:rPr>
        <w:t>), June 12, 2023. Association for Computing Machinery, New York, NY, USA, 1246–1266. https://doi.org/10.1145/3593013.3594078</w:t>
      </w:r>
    </w:p>
    <w:p w14:paraId="7E3A9571" w14:textId="58440236"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[31]</w:t>
      </w:r>
      <w:r w:rsidR="00C87B56" w:rsidRPr="00C87B56">
        <w:rPr>
          <w:rFonts w:ascii="Linux Libertine" w:hAnsi="Linux Libertine" w:cs="Linux Libertine"/>
          <w:sz w:val="14"/>
          <w:szCs w:val="14"/>
        </w:rPr>
        <w:tab/>
        <w:t>Yuval Reif and Roy Schwartz. 2023. Fighting Bias with Bias: Promoting Model Robustness by Amplifying Dataset Biases. https://doi.org/10.48550/arXiv.2305.18917</w:t>
      </w:r>
    </w:p>
    <w:p w14:paraId="28841593" w14:textId="78B816B4"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[32]</w:t>
      </w:r>
      <w:r w:rsidR="00C87B56" w:rsidRPr="00C87B56">
        <w:rPr>
          <w:rFonts w:ascii="Linux Libertine" w:hAnsi="Linux Libertine" w:cs="Linux Libertine"/>
          <w:sz w:val="14"/>
          <w:szCs w:val="14"/>
        </w:rPr>
        <w:tab/>
        <w:t>Rachel Rudinger, Jason Naradowsky, Brian Leonard, and Benjamin Van Durme. 2018. Gender Bias in Coreference Resolution. https://doi.org/10.48550/arXiv.1804.09301</w:t>
      </w:r>
    </w:p>
    <w:p w14:paraId="6E3C761A" w14:textId="4D29D0C3"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[33]</w:t>
      </w:r>
      <w:r w:rsidR="00C87B56" w:rsidRPr="00C87B56">
        <w:rPr>
          <w:rFonts w:ascii="Linux Libertine" w:hAnsi="Linux Libertine" w:cs="Linux Libertine"/>
          <w:sz w:val="14"/>
          <w:szCs w:val="14"/>
        </w:rPr>
        <w:tab/>
        <w:t xml:space="preserve">Sima Shakhsari. 2013. Shuttling Between Bodies and Borders: Transmigration and the Politics of Rightful Killing. In </w:t>
      </w:r>
      <w:r w:rsidR="00C87B56" w:rsidRPr="00C87B56">
        <w:rPr>
          <w:rFonts w:ascii="Linux Libertine" w:hAnsi="Linux Libertine" w:cs="Linux Libertine"/>
          <w:i/>
          <w:iCs/>
          <w:sz w:val="14"/>
          <w:szCs w:val="14"/>
        </w:rPr>
        <w:t>Transgender Studies Reader II</w:t>
      </w:r>
      <w:r w:rsidR="00C87B56" w:rsidRPr="00C87B56">
        <w:rPr>
          <w:rFonts w:ascii="Linux Libertine" w:hAnsi="Linux Libertine" w:cs="Linux Libertine"/>
          <w:sz w:val="14"/>
          <w:szCs w:val="14"/>
        </w:rPr>
        <w:t xml:space="preserve">, Susan Stryker and Aren Z. </w:t>
      </w:r>
      <w:proofErr w:type="spellStart"/>
      <w:r w:rsidR="00C87B56" w:rsidRPr="00C87B56">
        <w:rPr>
          <w:rFonts w:ascii="Linux Libertine" w:hAnsi="Linux Libertine" w:cs="Linux Libertine"/>
          <w:sz w:val="14"/>
          <w:szCs w:val="14"/>
        </w:rPr>
        <w:t>Aizura</w:t>
      </w:r>
      <w:proofErr w:type="spellEnd"/>
      <w:r w:rsidR="00C87B56" w:rsidRPr="00C87B56">
        <w:rPr>
          <w:rFonts w:ascii="Linux Libertine" w:hAnsi="Linux Libertine" w:cs="Linux Libertine"/>
          <w:sz w:val="14"/>
          <w:szCs w:val="14"/>
        </w:rPr>
        <w:t xml:space="preserve"> (eds.). Routledge, 565–379.</w:t>
      </w:r>
    </w:p>
    <w:p w14:paraId="208BAB26" w14:textId="7E0B6FD2"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[34]</w:t>
      </w:r>
      <w:r w:rsidR="00C87B56" w:rsidRPr="00C87B56">
        <w:rPr>
          <w:rFonts w:ascii="Linux Libertine" w:hAnsi="Linux Libertine" w:cs="Linux Libertine"/>
          <w:sz w:val="14"/>
          <w:szCs w:val="14"/>
        </w:rPr>
        <w:tab/>
        <w:t>Southern Poverty Law Center (SPLC). 2023. LGBTQ+ Health Care Buzzwords. Retrieved December 24, 2025 from https://www.splcenter.org/resources/stories/lgbtq-health-care-terms/</w:t>
      </w:r>
    </w:p>
    <w:p w14:paraId="29319345" w14:textId="050AAADA"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[35]</w:t>
      </w:r>
      <w:r w:rsidR="00C87B56" w:rsidRPr="00C87B56">
        <w:rPr>
          <w:rFonts w:ascii="Linux Libertine" w:hAnsi="Linux Libertine" w:cs="Linux Libertine"/>
          <w:sz w:val="14"/>
          <w:szCs w:val="14"/>
        </w:rPr>
        <w:tab/>
        <w:t xml:space="preserve">The White House. 2025. Defending Women </w:t>
      </w:r>
      <w:proofErr w:type="gramStart"/>
      <w:r w:rsidR="00C87B56" w:rsidRPr="00C87B56">
        <w:rPr>
          <w:rFonts w:ascii="Linux Libertine" w:hAnsi="Linux Libertine" w:cs="Linux Libertine"/>
          <w:sz w:val="14"/>
          <w:szCs w:val="14"/>
        </w:rPr>
        <w:t>From</w:t>
      </w:r>
      <w:proofErr w:type="gramEnd"/>
      <w:r w:rsidR="00C87B56" w:rsidRPr="00C87B56">
        <w:rPr>
          <w:rFonts w:ascii="Linux Libertine" w:hAnsi="Linux Libertine" w:cs="Linux Libertine"/>
          <w:sz w:val="14"/>
          <w:szCs w:val="14"/>
        </w:rPr>
        <w:t xml:space="preserve"> Gender Ideology Extremism </w:t>
      </w:r>
      <w:proofErr w:type="gramStart"/>
      <w:r w:rsidR="00C87B56" w:rsidRPr="00C87B56">
        <w:rPr>
          <w:rFonts w:ascii="Linux Libertine" w:hAnsi="Linux Libertine" w:cs="Linux Libertine"/>
          <w:sz w:val="14"/>
          <w:szCs w:val="14"/>
        </w:rPr>
        <w:t>And</w:t>
      </w:r>
      <w:proofErr w:type="gramEnd"/>
      <w:r w:rsidR="00C87B56" w:rsidRPr="00C87B56">
        <w:rPr>
          <w:rFonts w:ascii="Linux Libertine" w:hAnsi="Linux Libertine" w:cs="Linux Libertine"/>
          <w:sz w:val="14"/>
          <w:szCs w:val="14"/>
        </w:rPr>
        <w:t xml:space="preserve"> Restoring Biological Truth </w:t>
      </w:r>
      <w:proofErr w:type="gramStart"/>
      <w:r w:rsidR="00C87B56" w:rsidRPr="00C87B56">
        <w:rPr>
          <w:rFonts w:ascii="Linux Libertine" w:hAnsi="Linux Libertine" w:cs="Linux Libertine"/>
          <w:sz w:val="14"/>
          <w:szCs w:val="14"/>
        </w:rPr>
        <w:t>To</w:t>
      </w:r>
      <w:proofErr w:type="gramEnd"/>
      <w:r w:rsidR="00C87B56" w:rsidRPr="00C87B56">
        <w:rPr>
          <w:rFonts w:ascii="Linux Libertine" w:hAnsi="Linux Libertine" w:cs="Linux Libertine"/>
          <w:sz w:val="14"/>
          <w:szCs w:val="14"/>
        </w:rPr>
        <w:t xml:space="preserve"> </w:t>
      </w:r>
      <w:proofErr w:type="gramStart"/>
      <w:r w:rsidR="00C87B56" w:rsidRPr="00C87B56">
        <w:rPr>
          <w:rFonts w:ascii="Linux Libertine" w:hAnsi="Linux Libertine" w:cs="Linux Libertine"/>
          <w:sz w:val="14"/>
          <w:szCs w:val="14"/>
        </w:rPr>
        <w:t>The</w:t>
      </w:r>
      <w:proofErr w:type="gramEnd"/>
      <w:r w:rsidR="00C87B56" w:rsidRPr="00C87B56">
        <w:rPr>
          <w:rFonts w:ascii="Linux Libertine" w:hAnsi="Linux Libertine" w:cs="Linux Libertine"/>
          <w:sz w:val="14"/>
          <w:szCs w:val="14"/>
        </w:rPr>
        <w:t xml:space="preserve"> Federal Government. </w:t>
      </w:r>
      <w:r w:rsidR="00C87B56" w:rsidRPr="00C87B56">
        <w:rPr>
          <w:rFonts w:ascii="Linux Libertine" w:hAnsi="Linux Libertine" w:cs="Linux Libertine"/>
          <w:i/>
          <w:iCs/>
          <w:sz w:val="14"/>
          <w:szCs w:val="14"/>
        </w:rPr>
        <w:t>The White House</w:t>
      </w:r>
      <w:r w:rsidR="00C87B56" w:rsidRPr="00C87B56">
        <w:rPr>
          <w:rFonts w:ascii="Linux Libertine" w:hAnsi="Linux Libertine" w:cs="Linux Libertine"/>
          <w:sz w:val="14"/>
          <w:szCs w:val="14"/>
        </w:rPr>
        <w:t>. Retrieved February 19, 2025 from https://www.whitehouse.gov/presidential-actions/2025/01/defending-women-from-gender-ideology-extremism-and-restoring-biological-truth-to-the-federal-government/</w:t>
      </w:r>
    </w:p>
    <w:p w14:paraId="6DEB75F6" w14:textId="0B04906F"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[36]</w:t>
      </w:r>
      <w:r w:rsidR="00C87B56" w:rsidRPr="00C87B56">
        <w:rPr>
          <w:rFonts w:ascii="Linux Libertine" w:hAnsi="Linux Libertine" w:cs="Linux Libertine"/>
          <w:sz w:val="14"/>
          <w:szCs w:val="14"/>
        </w:rPr>
        <w:tab/>
        <w:t xml:space="preserve">The White House. 2025. Keeping Men Out of Women’s Sports. </w:t>
      </w:r>
      <w:r w:rsidR="00C87B56" w:rsidRPr="00C87B56">
        <w:rPr>
          <w:rFonts w:ascii="Linux Libertine" w:hAnsi="Linux Libertine" w:cs="Linux Libertine"/>
          <w:i/>
          <w:iCs/>
          <w:sz w:val="14"/>
          <w:szCs w:val="14"/>
        </w:rPr>
        <w:t>The White House</w:t>
      </w:r>
      <w:r w:rsidR="00C87B56" w:rsidRPr="00C87B56">
        <w:rPr>
          <w:rFonts w:ascii="Linux Libertine" w:hAnsi="Linux Libertine" w:cs="Linux Libertine"/>
          <w:sz w:val="14"/>
          <w:szCs w:val="14"/>
        </w:rPr>
        <w:t>. Retrieved February 19, 2025 from https://www.whitehouse.gov/presidential-actions/2025/02/keeping-men-out-of-womens-sports/</w:t>
      </w:r>
    </w:p>
    <w:p w14:paraId="7D194B89" w14:textId="70B91996"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[37]</w:t>
      </w:r>
      <w:r w:rsidR="00C87B56" w:rsidRPr="00C87B56">
        <w:rPr>
          <w:rFonts w:ascii="Linux Libertine" w:hAnsi="Linux Libertine" w:cs="Linux Libertine"/>
          <w:sz w:val="14"/>
          <w:szCs w:val="14"/>
        </w:rPr>
        <w:tab/>
        <w:t>Trans Legislation Tracker. 2025 Anti-Trans Bills: Trans Legislation Tracker. Retrieved December 24, 2025 from https://translegislation.com</w:t>
      </w:r>
    </w:p>
    <w:p w14:paraId="4E73B9A2" w14:textId="62C8163B" w:rsidR="00C87B56"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[38]</w:t>
      </w:r>
      <w:r w:rsidR="00C87B56" w:rsidRPr="00C87B56">
        <w:rPr>
          <w:rFonts w:ascii="Linux Libertine" w:hAnsi="Linux Libertine" w:cs="Linux Libertine"/>
          <w:sz w:val="14"/>
          <w:szCs w:val="14"/>
        </w:rPr>
        <w:tab/>
        <w:t xml:space="preserve">Angelina Wang. 2025. Identities are not Interchangeable: The Problem of Overgeneralization in Fair Machine Learning. In </w:t>
      </w:r>
      <w:r w:rsidR="00C87B56" w:rsidRPr="00C87B56">
        <w:rPr>
          <w:rFonts w:ascii="Linux Libertine" w:hAnsi="Linux Libertine" w:cs="Linux Libertine"/>
          <w:i/>
          <w:iCs/>
          <w:sz w:val="14"/>
          <w:szCs w:val="14"/>
        </w:rPr>
        <w:t>Proceedings of the 2025 ACM Conference on Fairness, Accountability, and Transparency</w:t>
      </w:r>
      <w:r w:rsidR="00C87B56" w:rsidRPr="00C87B56">
        <w:rPr>
          <w:rFonts w:ascii="Linux Libertine" w:hAnsi="Linux Libertine" w:cs="Linux Libertine"/>
          <w:sz w:val="14"/>
          <w:szCs w:val="14"/>
        </w:rPr>
        <w:t xml:space="preserve"> (</w:t>
      </w:r>
      <w:proofErr w:type="spellStart"/>
      <w:r w:rsidR="00C87B56" w:rsidRPr="00C87B56">
        <w:rPr>
          <w:rFonts w:ascii="Linux Libertine" w:hAnsi="Linux Libertine" w:cs="Linux Libertine"/>
          <w:i/>
          <w:iCs/>
          <w:sz w:val="14"/>
          <w:szCs w:val="14"/>
        </w:rPr>
        <w:t>FAccT</w:t>
      </w:r>
      <w:proofErr w:type="spellEnd"/>
      <w:r w:rsidR="00C87B56" w:rsidRPr="00C87B56">
        <w:rPr>
          <w:rFonts w:ascii="Linux Libertine" w:hAnsi="Linux Libertine" w:cs="Linux Libertine"/>
          <w:i/>
          <w:iCs/>
          <w:sz w:val="14"/>
          <w:szCs w:val="14"/>
        </w:rPr>
        <w:t xml:space="preserve"> ’25</w:t>
      </w:r>
      <w:r w:rsidR="00C87B56" w:rsidRPr="00C87B56">
        <w:rPr>
          <w:rFonts w:ascii="Linux Libertine" w:hAnsi="Linux Libertine" w:cs="Linux Libertine"/>
          <w:sz w:val="14"/>
          <w:szCs w:val="14"/>
        </w:rPr>
        <w:t>), June 23, 2025. Association for Computing Machinery, New York, NY, USA, 485–497. https://doi.org/10.1145/3715275.3732033</w:t>
      </w:r>
    </w:p>
    <w:p w14:paraId="48A56739" w14:textId="77ABFA86" w:rsidR="005B434B" w:rsidRPr="00C87B56" w:rsidRDefault="00386DA1" w:rsidP="00C87B56">
      <w:pPr>
        <w:tabs>
          <w:tab w:val="left" w:pos="504"/>
        </w:tabs>
        <w:autoSpaceDE w:val="0"/>
        <w:autoSpaceDN w:val="0"/>
        <w:adjustRightInd w:val="0"/>
        <w:spacing w:after="58" w:line="240" w:lineRule="auto"/>
        <w:ind w:left="504" w:hanging="504"/>
        <w:rPr>
          <w:rFonts w:ascii="Linux Libertine" w:hAnsi="Linux Libertine" w:cs="Linux Libertine"/>
          <w:sz w:val="14"/>
          <w:szCs w:val="14"/>
        </w:rPr>
      </w:pPr>
      <w:r>
        <w:rPr>
          <w:rFonts w:ascii="Linux Libertine" w:hAnsi="Linux Libertine" w:cs="Linux Libertine"/>
          <w:sz w:val="14"/>
          <w:szCs w:val="14"/>
        </w:rPr>
        <w:t>[39]</w:t>
      </w:r>
      <w:r w:rsidR="00C87B56" w:rsidRPr="00C87B56">
        <w:rPr>
          <w:rFonts w:ascii="Linux Libertine" w:hAnsi="Linux Libertine" w:cs="Linux Libertine"/>
          <w:sz w:val="14"/>
          <w:szCs w:val="14"/>
        </w:rPr>
        <w:tab/>
        <w:t>World Health Organization (WHO). Gender incongruence and transgender health in the ICD. Retrieved February 20, 2025 from https://www.who.int/standards/classifications/frequently-asked-questions/gender-incongruence-and-transgender-health-in-the-icd</w:t>
      </w:r>
    </w:p>
    <w:sectPr w:rsidR="005B434B" w:rsidRPr="00C87B56" w:rsidSect="000C6221">
      <w:footerReference w:type="default" r:id="rId8"/>
      <w:footerReference w:type="first" r:id="rId9"/>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267C" w14:textId="77777777" w:rsidR="00926CD2" w:rsidRDefault="00926CD2" w:rsidP="005B434B">
      <w:pPr>
        <w:spacing w:after="0" w:line="240" w:lineRule="auto"/>
      </w:pPr>
      <w:r>
        <w:separator/>
      </w:r>
    </w:p>
  </w:endnote>
  <w:endnote w:type="continuationSeparator" w:id="0">
    <w:p w14:paraId="1DE6B7C1" w14:textId="77777777" w:rsidR="00926CD2" w:rsidRDefault="00926CD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4E60" w14:textId="77777777" w:rsidR="00B6603D"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6425" w14:textId="77777777" w:rsidR="00B6603D" w:rsidRDefault="00B6603D">
    <w:pPr>
      <w:pStyle w:val="Footer"/>
    </w:pPr>
  </w:p>
  <w:p w14:paraId="56F3AC3E" w14:textId="77777777" w:rsidR="00B6603D" w:rsidRDefault="00B6603D">
    <w:pPr>
      <w:pStyle w:val="Footer"/>
    </w:pPr>
  </w:p>
  <w:p w14:paraId="5D23A754" w14:textId="77777777" w:rsidR="00B6603D" w:rsidRDefault="00B6603D">
    <w:pPr>
      <w:pStyle w:val="Footer"/>
    </w:pPr>
  </w:p>
  <w:p w14:paraId="3BD7356E" w14:textId="77777777" w:rsidR="00B6603D" w:rsidRDefault="00B6603D">
    <w:pPr>
      <w:pStyle w:val="Footer"/>
    </w:pPr>
  </w:p>
  <w:p w14:paraId="4A2996BA" w14:textId="77777777" w:rsidR="00B6603D" w:rsidRDefault="00B6603D">
    <w:pPr>
      <w:pStyle w:val="Footer"/>
    </w:pPr>
  </w:p>
  <w:p w14:paraId="38882846" w14:textId="77777777" w:rsidR="00B6603D" w:rsidRDefault="00B6603D">
    <w:pPr>
      <w:pStyle w:val="Footer"/>
    </w:pPr>
  </w:p>
  <w:p w14:paraId="5A7DE2F0" w14:textId="77777777" w:rsidR="00B6603D" w:rsidRDefault="00B6603D">
    <w:pPr>
      <w:pStyle w:val="Footer"/>
    </w:pPr>
  </w:p>
  <w:p w14:paraId="2A780567" w14:textId="77777777" w:rsidR="00B6603D" w:rsidRDefault="00B6603D">
    <w:pPr>
      <w:pStyle w:val="Footer"/>
    </w:pPr>
  </w:p>
  <w:p w14:paraId="59740FB1" w14:textId="77777777" w:rsidR="00B6603D" w:rsidRDefault="00B6603D">
    <w:pPr>
      <w:pStyle w:val="Footer"/>
    </w:pPr>
  </w:p>
  <w:p w14:paraId="548AD9E2" w14:textId="77777777" w:rsidR="00B6603D" w:rsidRDefault="00B6603D">
    <w:pPr>
      <w:pStyle w:val="Footer"/>
    </w:pPr>
  </w:p>
  <w:p w14:paraId="6DD5921C" w14:textId="77777777" w:rsidR="00B6603D" w:rsidRDefault="00B6603D">
    <w:pPr>
      <w:pStyle w:val="Footer"/>
    </w:pPr>
  </w:p>
  <w:p w14:paraId="3553224D" w14:textId="77777777" w:rsidR="00B6603D" w:rsidRDefault="00B6603D">
    <w:pPr>
      <w:pStyle w:val="Footer"/>
    </w:pPr>
  </w:p>
  <w:p w14:paraId="5157ADA0" w14:textId="77777777" w:rsidR="00B6603D" w:rsidRDefault="00B6603D">
    <w:pPr>
      <w:pStyle w:val="Footer"/>
    </w:pPr>
  </w:p>
  <w:p w14:paraId="2BACC22C" w14:textId="77777777" w:rsidR="00B6603D" w:rsidRDefault="00B6603D">
    <w:pPr>
      <w:pStyle w:val="Footer"/>
    </w:pPr>
  </w:p>
  <w:p w14:paraId="1DA1CCCE" w14:textId="77777777" w:rsidR="00B6603D" w:rsidRDefault="00B6603D">
    <w:pPr>
      <w:pStyle w:val="Footer"/>
    </w:pPr>
  </w:p>
  <w:p w14:paraId="633AC4DD" w14:textId="77777777" w:rsidR="00B6603D" w:rsidRDefault="00B6603D">
    <w:pPr>
      <w:pStyle w:val="Footer"/>
    </w:pPr>
  </w:p>
  <w:p w14:paraId="609F3DCE" w14:textId="77777777" w:rsidR="00B6603D" w:rsidRDefault="00B66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4F55" w14:textId="77777777" w:rsidR="00926CD2" w:rsidRDefault="00926CD2" w:rsidP="005B434B">
      <w:pPr>
        <w:spacing w:after="0" w:line="240" w:lineRule="auto"/>
      </w:pPr>
      <w:r>
        <w:separator/>
      </w:r>
    </w:p>
  </w:footnote>
  <w:footnote w:type="continuationSeparator" w:id="0">
    <w:p w14:paraId="17624193" w14:textId="77777777" w:rsidR="00926CD2" w:rsidRDefault="00926CD2"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1341C"/>
    <w:multiLevelType w:val="hybridMultilevel"/>
    <w:tmpl w:val="8AF67F64"/>
    <w:lvl w:ilvl="0" w:tplc="9E546B58">
      <w:numFmt w:val="bullet"/>
      <w:lvlText w:val="-"/>
      <w:lvlJc w:val="left"/>
      <w:pPr>
        <w:ind w:left="1080" w:hanging="360"/>
      </w:pPr>
      <w:rPr>
        <w:rFonts w:ascii="Linux Libertine O" w:eastAsia="Cambria" w:hAnsi="Linux Libertine O" w:cs="Linux Libertine 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432460">
    <w:abstractNumId w:val="0"/>
  </w:num>
  <w:num w:numId="2" w16cid:durableId="2109737662">
    <w:abstractNumId w:val="14"/>
  </w:num>
  <w:num w:numId="3" w16cid:durableId="1760250071">
    <w:abstractNumId w:val="10"/>
  </w:num>
  <w:num w:numId="4" w16cid:durableId="1375233673">
    <w:abstractNumId w:val="1"/>
  </w:num>
  <w:num w:numId="5" w16cid:durableId="1732383860">
    <w:abstractNumId w:val="3"/>
  </w:num>
  <w:num w:numId="6" w16cid:durableId="2145733681">
    <w:abstractNumId w:val="7"/>
  </w:num>
  <w:num w:numId="7" w16cid:durableId="281227795">
    <w:abstractNumId w:val="12"/>
  </w:num>
  <w:num w:numId="8" w16cid:durableId="540171543">
    <w:abstractNumId w:val="2"/>
  </w:num>
  <w:num w:numId="9" w16cid:durableId="446200428">
    <w:abstractNumId w:val="8"/>
  </w:num>
  <w:num w:numId="10" w16cid:durableId="251210506">
    <w:abstractNumId w:val="15"/>
  </w:num>
  <w:num w:numId="11" w16cid:durableId="1392074508">
    <w:abstractNumId w:val="5"/>
  </w:num>
  <w:num w:numId="12" w16cid:durableId="2039349615">
    <w:abstractNumId w:val="13"/>
  </w:num>
  <w:num w:numId="13" w16cid:durableId="886990816">
    <w:abstractNumId w:val="9"/>
  </w:num>
  <w:num w:numId="14" w16cid:durableId="1099957321">
    <w:abstractNumId w:val="4"/>
  </w:num>
  <w:num w:numId="15" w16cid:durableId="409500370">
    <w:abstractNumId w:val="11"/>
  </w:num>
  <w:num w:numId="16" w16cid:durableId="201333675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calado">
    <w15:presenceInfo w15:providerId="None" w15:userId="fcala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23998"/>
    <w:rsid w:val="00054E0A"/>
    <w:rsid w:val="00062A46"/>
    <w:rsid w:val="00070E0D"/>
    <w:rsid w:val="00080C59"/>
    <w:rsid w:val="0008391F"/>
    <w:rsid w:val="0009314B"/>
    <w:rsid w:val="000B00CB"/>
    <w:rsid w:val="000C4706"/>
    <w:rsid w:val="000D6541"/>
    <w:rsid w:val="000E6E1A"/>
    <w:rsid w:val="000F218E"/>
    <w:rsid w:val="000F4E3C"/>
    <w:rsid w:val="001142BA"/>
    <w:rsid w:val="0013119A"/>
    <w:rsid w:val="001754DD"/>
    <w:rsid w:val="001B16AC"/>
    <w:rsid w:val="001B633D"/>
    <w:rsid w:val="001C6FC6"/>
    <w:rsid w:val="001D3CDD"/>
    <w:rsid w:val="0022111E"/>
    <w:rsid w:val="0023048B"/>
    <w:rsid w:val="00231DBC"/>
    <w:rsid w:val="002364F2"/>
    <w:rsid w:val="00250761"/>
    <w:rsid w:val="0025309F"/>
    <w:rsid w:val="002601C2"/>
    <w:rsid w:val="00277C30"/>
    <w:rsid w:val="0029158F"/>
    <w:rsid w:val="00292C1F"/>
    <w:rsid w:val="00296257"/>
    <w:rsid w:val="002B2B8E"/>
    <w:rsid w:val="002C37CC"/>
    <w:rsid w:val="002C79D4"/>
    <w:rsid w:val="002E204E"/>
    <w:rsid w:val="002F1569"/>
    <w:rsid w:val="002F1927"/>
    <w:rsid w:val="002F58C9"/>
    <w:rsid w:val="002F5B40"/>
    <w:rsid w:val="002F766D"/>
    <w:rsid w:val="00311899"/>
    <w:rsid w:val="00337A77"/>
    <w:rsid w:val="00340671"/>
    <w:rsid w:val="00347928"/>
    <w:rsid w:val="003509F5"/>
    <w:rsid w:val="00357F09"/>
    <w:rsid w:val="0037190A"/>
    <w:rsid w:val="003756D0"/>
    <w:rsid w:val="00386DA1"/>
    <w:rsid w:val="00397D0F"/>
    <w:rsid w:val="003A253B"/>
    <w:rsid w:val="0041155A"/>
    <w:rsid w:val="00437AF5"/>
    <w:rsid w:val="00457C1D"/>
    <w:rsid w:val="00490939"/>
    <w:rsid w:val="004923DD"/>
    <w:rsid w:val="004D3EB0"/>
    <w:rsid w:val="004D536E"/>
    <w:rsid w:val="004E52DF"/>
    <w:rsid w:val="005114BD"/>
    <w:rsid w:val="005165D0"/>
    <w:rsid w:val="00547F6A"/>
    <w:rsid w:val="00553A65"/>
    <w:rsid w:val="00567738"/>
    <w:rsid w:val="005A19C2"/>
    <w:rsid w:val="005A5234"/>
    <w:rsid w:val="005B434B"/>
    <w:rsid w:val="005C3913"/>
    <w:rsid w:val="005E7BD8"/>
    <w:rsid w:val="005F548F"/>
    <w:rsid w:val="00612FE9"/>
    <w:rsid w:val="00621D9C"/>
    <w:rsid w:val="00630B2E"/>
    <w:rsid w:val="00676D35"/>
    <w:rsid w:val="00687F30"/>
    <w:rsid w:val="00691C87"/>
    <w:rsid w:val="006A7F18"/>
    <w:rsid w:val="006B4BD2"/>
    <w:rsid w:val="006B5C30"/>
    <w:rsid w:val="006C53BD"/>
    <w:rsid w:val="006E2860"/>
    <w:rsid w:val="007048F2"/>
    <w:rsid w:val="0072089A"/>
    <w:rsid w:val="00720F9D"/>
    <w:rsid w:val="007263BF"/>
    <w:rsid w:val="0073398C"/>
    <w:rsid w:val="00737F1F"/>
    <w:rsid w:val="00751AEE"/>
    <w:rsid w:val="00770E96"/>
    <w:rsid w:val="007773D5"/>
    <w:rsid w:val="00786740"/>
    <w:rsid w:val="007A6609"/>
    <w:rsid w:val="007B36F5"/>
    <w:rsid w:val="007C59F5"/>
    <w:rsid w:val="007D146F"/>
    <w:rsid w:val="007E20EF"/>
    <w:rsid w:val="0081437E"/>
    <w:rsid w:val="00835CE8"/>
    <w:rsid w:val="00854D22"/>
    <w:rsid w:val="008628F6"/>
    <w:rsid w:val="00884E06"/>
    <w:rsid w:val="00887880"/>
    <w:rsid w:val="00891A50"/>
    <w:rsid w:val="008B5454"/>
    <w:rsid w:val="008D14C0"/>
    <w:rsid w:val="008D3ECB"/>
    <w:rsid w:val="008E3C80"/>
    <w:rsid w:val="008F46DC"/>
    <w:rsid w:val="00920182"/>
    <w:rsid w:val="00926CD2"/>
    <w:rsid w:val="009641B8"/>
    <w:rsid w:val="009B76D7"/>
    <w:rsid w:val="009D0048"/>
    <w:rsid w:val="009F684F"/>
    <w:rsid w:val="00A05E43"/>
    <w:rsid w:val="00A106F1"/>
    <w:rsid w:val="00A149BC"/>
    <w:rsid w:val="00A27A9F"/>
    <w:rsid w:val="00A3685D"/>
    <w:rsid w:val="00A54008"/>
    <w:rsid w:val="00A55475"/>
    <w:rsid w:val="00A6011A"/>
    <w:rsid w:val="00A62B1B"/>
    <w:rsid w:val="00A719EB"/>
    <w:rsid w:val="00A87A2E"/>
    <w:rsid w:val="00AA1521"/>
    <w:rsid w:val="00AA3884"/>
    <w:rsid w:val="00AD6C5E"/>
    <w:rsid w:val="00AD6D62"/>
    <w:rsid w:val="00AF5390"/>
    <w:rsid w:val="00B12212"/>
    <w:rsid w:val="00B26754"/>
    <w:rsid w:val="00B3456D"/>
    <w:rsid w:val="00B40EB1"/>
    <w:rsid w:val="00B42FB7"/>
    <w:rsid w:val="00B657BD"/>
    <w:rsid w:val="00B6603D"/>
    <w:rsid w:val="00B84BB1"/>
    <w:rsid w:val="00BA0028"/>
    <w:rsid w:val="00BD04E6"/>
    <w:rsid w:val="00C146E0"/>
    <w:rsid w:val="00C17FAE"/>
    <w:rsid w:val="00C37159"/>
    <w:rsid w:val="00C541B1"/>
    <w:rsid w:val="00C730FF"/>
    <w:rsid w:val="00C87B56"/>
    <w:rsid w:val="00CA08F8"/>
    <w:rsid w:val="00CE6A69"/>
    <w:rsid w:val="00D07298"/>
    <w:rsid w:val="00D4067A"/>
    <w:rsid w:val="00D61CF2"/>
    <w:rsid w:val="00D6313D"/>
    <w:rsid w:val="00D64791"/>
    <w:rsid w:val="00D65DFE"/>
    <w:rsid w:val="00D87147"/>
    <w:rsid w:val="00DA1CE2"/>
    <w:rsid w:val="00DE5049"/>
    <w:rsid w:val="00E037CD"/>
    <w:rsid w:val="00E11726"/>
    <w:rsid w:val="00E22563"/>
    <w:rsid w:val="00E55E8D"/>
    <w:rsid w:val="00E75FEF"/>
    <w:rsid w:val="00E8234D"/>
    <w:rsid w:val="00E92194"/>
    <w:rsid w:val="00ED0F0A"/>
    <w:rsid w:val="00EF5BB9"/>
    <w:rsid w:val="00F07897"/>
    <w:rsid w:val="00F46728"/>
    <w:rsid w:val="00F570F1"/>
    <w:rsid w:val="00F6354E"/>
    <w:rsid w:val="00F75FE5"/>
    <w:rsid w:val="00F964E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5BB1"/>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FollowedHyperlink">
    <w:name w:val="FollowedHyperlink"/>
    <w:basedOn w:val="DefaultParagraphFont"/>
    <w:uiPriority w:val="99"/>
    <w:semiHidden/>
    <w:unhideWhenUsed/>
    <w:rsid w:val="0041155A"/>
    <w:rPr>
      <w:color w:val="954F72" w:themeColor="followedHyperlink"/>
      <w:u w:val="single"/>
    </w:rPr>
  </w:style>
  <w:style w:type="character" w:styleId="UnresolvedMention">
    <w:name w:val="Unresolved Mention"/>
    <w:basedOn w:val="DefaultParagraphFont"/>
    <w:uiPriority w:val="99"/>
    <w:semiHidden/>
    <w:unhideWhenUsed/>
    <w:rsid w:val="00C87B56"/>
    <w:rPr>
      <w:color w:val="605E5C"/>
      <w:shd w:val="clear" w:color="auto" w:fill="E1DFDD"/>
    </w:rPr>
  </w:style>
  <w:style w:type="character" w:styleId="CommentReference">
    <w:name w:val="annotation reference"/>
    <w:basedOn w:val="DefaultParagraphFont"/>
    <w:uiPriority w:val="99"/>
    <w:semiHidden/>
    <w:unhideWhenUsed/>
    <w:rsid w:val="00A149BC"/>
    <w:rPr>
      <w:sz w:val="16"/>
      <w:szCs w:val="16"/>
    </w:rPr>
  </w:style>
  <w:style w:type="paragraph" w:styleId="CommentText">
    <w:name w:val="annotation text"/>
    <w:basedOn w:val="Normal"/>
    <w:link w:val="CommentTextChar"/>
    <w:uiPriority w:val="99"/>
    <w:semiHidden/>
    <w:unhideWhenUsed/>
    <w:rsid w:val="00A149BC"/>
    <w:pPr>
      <w:spacing w:line="240" w:lineRule="auto"/>
    </w:pPr>
    <w:rPr>
      <w:sz w:val="20"/>
      <w:szCs w:val="20"/>
    </w:rPr>
  </w:style>
  <w:style w:type="character" w:customStyle="1" w:styleId="CommentTextChar">
    <w:name w:val="Comment Text Char"/>
    <w:basedOn w:val="DefaultParagraphFont"/>
    <w:link w:val="CommentText"/>
    <w:uiPriority w:val="99"/>
    <w:semiHidden/>
    <w:rsid w:val="00A149BC"/>
    <w:rPr>
      <w:sz w:val="20"/>
      <w:szCs w:val="20"/>
    </w:rPr>
  </w:style>
  <w:style w:type="paragraph" w:styleId="CommentSubject">
    <w:name w:val="annotation subject"/>
    <w:basedOn w:val="CommentText"/>
    <w:next w:val="CommentText"/>
    <w:link w:val="CommentSubjectChar"/>
    <w:uiPriority w:val="99"/>
    <w:semiHidden/>
    <w:unhideWhenUsed/>
    <w:rsid w:val="00A149BC"/>
    <w:rPr>
      <w:b/>
      <w:bCs/>
    </w:rPr>
  </w:style>
  <w:style w:type="character" w:customStyle="1" w:styleId="CommentSubjectChar">
    <w:name w:val="Comment Subject Char"/>
    <w:basedOn w:val="CommentTextChar"/>
    <w:link w:val="CommentSubject"/>
    <w:uiPriority w:val="99"/>
    <w:semiHidden/>
    <w:rsid w:val="00A149BC"/>
    <w:rPr>
      <w:b/>
      <w:bCs/>
      <w:sz w:val="20"/>
      <w:szCs w:val="20"/>
    </w:rPr>
  </w:style>
  <w:style w:type="paragraph" w:styleId="Revision">
    <w:name w:val="Revision"/>
    <w:hidden/>
    <w:uiPriority w:val="99"/>
    <w:semiHidden/>
    <w:rsid w:val="007339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628AA-F83E-654A-984B-CD479AF87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13</Pages>
  <Words>7927</Words>
  <Characters>45190</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fcalado</cp:lastModifiedBy>
  <cp:revision>6</cp:revision>
  <cp:lastPrinted>2026-01-13T15:41:00Z</cp:lastPrinted>
  <dcterms:created xsi:type="dcterms:W3CDTF">2026-03-14T13:59:00Z</dcterms:created>
  <dcterms:modified xsi:type="dcterms:W3CDTF">2026-03-14T17:41:00Z</dcterms:modified>
</cp:coreProperties>
</file>