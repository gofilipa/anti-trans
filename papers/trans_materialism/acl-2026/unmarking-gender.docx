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CAC4" w14:textId="4E0F5595" w:rsidR="005B434B" w:rsidRPr="006B5182" w:rsidRDefault="00E11726" w:rsidP="008579B0">
      <w:pPr>
        <w:pStyle w:val="Titledocument"/>
        <w:rPr>
          <w:rFonts w:ascii="Linux Libertine" w:hAnsi="Linux Libertine" w:cs="Linux Libertine"/>
        </w:rPr>
      </w:pPr>
      <w:r w:rsidRPr="006B5182">
        <w:rPr>
          <w:rFonts w:ascii="Linux Libertine" w:hAnsi="Linux Libertine" w:cs="Linux Libertine"/>
        </w:rPr>
        <w:t>Unmarking Gender</w:t>
      </w:r>
      <w:r w:rsidR="00BB2373">
        <w:rPr>
          <w:rFonts w:ascii="Linux Libertine" w:hAnsi="Linux Libertine" w:cs="Linux Libertine"/>
        </w:rPr>
        <w:t xml:space="preserve"> </w:t>
      </w:r>
      <w:r w:rsidR="00593202">
        <w:rPr>
          <w:rFonts w:ascii="Linux Libertine" w:hAnsi="Linux Libertine" w:cs="Linux Libertine"/>
        </w:rPr>
        <w:t>for</w:t>
      </w:r>
      <w:r w:rsidR="00BB2373">
        <w:rPr>
          <w:rFonts w:ascii="Linux Libertine" w:hAnsi="Linux Libertine" w:cs="Linux Libertine"/>
        </w:rPr>
        <w:t xml:space="preserve"> </w:t>
      </w:r>
      <w:r w:rsidRPr="006B5182">
        <w:rPr>
          <w:rFonts w:ascii="Linux Libertine" w:hAnsi="Linux Libertine" w:cs="Linux Libertine"/>
        </w:rPr>
        <w:t xml:space="preserve">Bias Evaluation Techniques </w:t>
      </w:r>
    </w:p>
    <w:p w14:paraId="7337A9F3" w14:textId="77777777" w:rsidR="00E11726" w:rsidRPr="006B5182" w:rsidRDefault="00E11726" w:rsidP="008579B0">
      <w:pPr>
        <w:pStyle w:val="Titledocument"/>
        <w:rPr>
          <w:rFonts w:ascii="Linux Libertine" w:hAnsi="Linux Libertine" w:cs="Linux Libertine"/>
        </w:rPr>
      </w:pPr>
    </w:p>
    <w:p w14:paraId="397FCCEF" w14:textId="77777777" w:rsidR="005B434B" w:rsidRPr="006B5182" w:rsidRDefault="00E11726" w:rsidP="008579B0">
      <w:pPr>
        <w:pStyle w:val="Authors"/>
        <w:rPr>
          <w:rFonts w:ascii="Linux Libertine" w:eastAsiaTheme="minorEastAsia" w:hAnsi="Linux Libertine" w:cs="Linux Libertine"/>
          <w:caps w:val="0"/>
        </w:rPr>
      </w:pPr>
      <w:r w:rsidRPr="006B5182">
        <w:rPr>
          <w:rFonts w:ascii="Linux Libertine" w:eastAsiaTheme="minorEastAsia" w:hAnsi="Linux Libertine" w:cs="Linux Libertine"/>
          <w:caps w:val="0"/>
        </w:rPr>
        <w:t>Anonymized</w:t>
      </w:r>
    </w:p>
    <w:p w14:paraId="40235068" w14:textId="172DCA73" w:rsidR="003A1B1A" w:rsidRPr="006B5182" w:rsidRDefault="00397D0F" w:rsidP="00820116">
      <w:pPr>
        <w:pStyle w:val="Abstract"/>
        <w:rPr>
          <w:rFonts w:ascii="Linux Libertine" w:hAnsi="Linux Libertine" w:cs="Linux Libertine"/>
          <w:i/>
          <w:iCs/>
          <w:szCs w:val="16"/>
        </w:rPr>
      </w:pPr>
      <w:r w:rsidRPr="006B5182">
        <w:rPr>
          <w:rFonts w:ascii="Linux Libertine" w:eastAsia="Times New Roman" w:hAnsi="Linux Libertine" w:cs="Linux Libertine"/>
          <w:color w:val="000000"/>
          <w:szCs w:val="16"/>
        </w:rPr>
        <w:t xml:space="preserve">This paper </w:t>
      </w:r>
      <w:r w:rsidR="006D00EF">
        <w:rPr>
          <w:rFonts w:ascii="Linux Libertine" w:eastAsia="Times New Roman" w:hAnsi="Linux Libertine" w:cs="Linux Libertine"/>
          <w:color w:val="000000"/>
          <w:szCs w:val="16"/>
        </w:rPr>
        <w:t xml:space="preserve">applies theorizing from the Humanities field of </w:t>
      </w:r>
      <w:r w:rsidRPr="006B5182">
        <w:rPr>
          <w:rFonts w:ascii="Linux Libertine" w:eastAsia="Times New Roman" w:hAnsi="Linux Libertine" w:cs="Linux Libertine"/>
          <w:color w:val="000000"/>
          <w:szCs w:val="16"/>
        </w:rPr>
        <w:t>Trans Studies</w:t>
      </w:r>
      <w:r w:rsidR="006D00EF">
        <w:rPr>
          <w:rFonts w:ascii="Linux Libertine" w:eastAsia="Times New Roman" w:hAnsi="Linux Libertine" w:cs="Linux Libertine"/>
          <w:color w:val="000000"/>
          <w:szCs w:val="16"/>
        </w:rPr>
        <w:t xml:space="preserve"> to analyze</w:t>
      </w:r>
      <w:r w:rsidRPr="006B5182">
        <w:rPr>
          <w:rFonts w:ascii="Linux Libertine" w:eastAsia="Times New Roman" w:hAnsi="Linux Libertine" w:cs="Linux Libertine"/>
          <w:color w:val="000000"/>
          <w:szCs w:val="16"/>
        </w:rPr>
        <w:t xml:space="preserve"> recent</w:t>
      </w:r>
      <w:r w:rsidRPr="006B5182">
        <w:rPr>
          <w:rFonts w:ascii="Linux Libertine" w:hAnsi="Linux Libertine" w:cs="Linux Libertine"/>
          <w:color w:val="000000"/>
          <w:szCs w:val="16"/>
        </w:rPr>
        <w:t xml:space="preserve"> Natural Language Processing (NLP)</w:t>
      </w:r>
      <w:r w:rsidRPr="006B5182">
        <w:rPr>
          <w:rFonts w:ascii="Linux Libertine" w:eastAsia="Times New Roman" w:hAnsi="Linux Libertine" w:cs="Linux Libertine"/>
          <w:color w:val="000000"/>
          <w:szCs w:val="16"/>
        </w:rPr>
        <w:t xml:space="preserve"> methods for detecting and evaluating </w:t>
      </w:r>
      <w:r w:rsidR="006D00EF">
        <w:rPr>
          <w:rFonts w:ascii="Linux Libertine" w:eastAsia="Times New Roman" w:hAnsi="Linux Libertine" w:cs="Linux Libertine"/>
          <w:color w:val="000000"/>
          <w:szCs w:val="16"/>
        </w:rPr>
        <w:t>gender bias</w:t>
      </w:r>
      <w:r w:rsidRPr="006B5182">
        <w:rPr>
          <w:rFonts w:ascii="Linux Libertine" w:eastAsia="Times New Roman" w:hAnsi="Linux Libertine" w:cs="Linux Libertine"/>
          <w:color w:val="000000"/>
          <w:szCs w:val="16"/>
        </w:rPr>
        <w:t xml:space="preserve"> in Large Language Models</w:t>
      </w:r>
      <w:r w:rsidRPr="006B5182">
        <w:rPr>
          <w:rFonts w:ascii="Linux Libertine" w:hAnsi="Linux Libertine" w:cs="Linux Libertine"/>
          <w:color w:val="000000"/>
          <w:szCs w:val="16"/>
        </w:rPr>
        <w:t xml:space="preserve"> (LLMs).</w:t>
      </w:r>
      <w:r w:rsidRPr="006B5182">
        <w:rPr>
          <w:rFonts w:ascii="Linux Libertine" w:eastAsia="Times New Roman" w:hAnsi="Linux Libertine" w:cs="Linux Libertine"/>
          <w:color w:val="000000"/>
          <w:szCs w:val="16"/>
        </w:rPr>
        <w:t xml:space="preserve"> Drawing in particular on Trans Studies</w:t>
      </w:r>
      <w:r w:rsidRPr="006B5182">
        <w:rPr>
          <w:rFonts w:ascii="Linux Libertine" w:hAnsi="Linux Libertine" w:cs="Linux Libertine"/>
          <w:color w:val="000000"/>
          <w:szCs w:val="16"/>
        </w:rPr>
        <w:t>’</w:t>
      </w:r>
      <w:r w:rsidRPr="006B5182">
        <w:rPr>
          <w:rFonts w:ascii="Linux Libertine" w:eastAsia="Times New Roman" w:hAnsi="Linux Libertine" w:cs="Linux Libertine"/>
          <w:color w:val="000000"/>
          <w:szCs w:val="16"/>
        </w:rPr>
        <w:t xml:space="preserve"> emphasis on gender as a visible, expressive, and social</w:t>
      </w:r>
      <w:r w:rsidRPr="006B5182">
        <w:rPr>
          <w:rFonts w:ascii="Linux Libertine" w:hAnsi="Linux Libertine" w:cs="Linux Libertine"/>
          <w:color w:val="000000"/>
          <w:szCs w:val="16"/>
        </w:rPr>
        <w:t xml:space="preserve"> </w:t>
      </w:r>
      <w:r w:rsidRPr="006B5182">
        <w:rPr>
          <w:rFonts w:ascii="Linux Libertine" w:eastAsia="Times New Roman" w:hAnsi="Linux Libertine" w:cs="Linux Libertine"/>
          <w:color w:val="000000"/>
          <w:szCs w:val="16"/>
        </w:rPr>
        <w:t xml:space="preserve">phenomenon, the paper examines how treating gender primarily as an internal identity limits what bias detection systems are able to perceive. </w:t>
      </w:r>
      <w:r w:rsidR="00070E0D" w:rsidRPr="006B5182">
        <w:rPr>
          <w:rFonts w:ascii="Linux Libertine" w:eastAsia="Times New Roman" w:hAnsi="Linux Libertine" w:cs="Linux Libertine"/>
          <w:color w:val="000000"/>
          <w:szCs w:val="16"/>
        </w:rPr>
        <w:t xml:space="preserve">According to </w:t>
      </w:r>
      <w:r w:rsidR="007D146F" w:rsidRPr="006B5182">
        <w:rPr>
          <w:rFonts w:ascii="Linux Libertine" w:eastAsia="Times New Roman" w:hAnsi="Linux Libertine" w:cs="Linux Libertine"/>
          <w:color w:val="000000"/>
          <w:szCs w:val="16"/>
        </w:rPr>
        <w:t>this</w:t>
      </w:r>
      <w:r w:rsidR="00070E0D" w:rsidRPr="006B5182">
        <w:rPr>
          <w:rFonts w:ascii="Linux Libertine" w:eastAsia="Times New Roman" w:hAnsi="Linux Libertine" w:cs="Linux Libertine"/>
          <w:color w:val="000000"/>
          <w:szCs w:val="16"/>
        </w:rPr>
        <w:t xml:space="preserve"> critique, s</w:t>
      </w:r>
      <w:r w:rsidRPr="006B5182">
        <w:rPr>
          <w:rFonts w:ascii="Linux Libertine" w:eastAsia="Times New Roman" w:hAnsi="Linux Libertine" w:cs="Linux Libertine"/>
          <w:color w:val="000000"/>
          <w:szCs w:val="16"/>
        </w:rPr>
        <w:t>ystems that conceptualize gender as internal render dominant</w:t>
      </w:r>
      <w:r w:rsidRPr="006B5182">
        <w:rPr>
          <w:rFonts w:ascii="Linux Libertine" w:hAnsi="Linux Libertine" w:cs="Linux Libertine"/>
          <w:color w:val="000000"/>
          <w:szCs w:val="16"/>
        </w:rPr>
        <w:t xml:space="preserve"> identities invisible </w:t>
      </w:r>
      <w:r w:rsidR="00070E0D" w:rsidRPr="006B5182">
        <w:rPr>
          <w:rFonts w:ascii="Linux Libertine" w:hAnsi="Linux Libertine" w:cs="Linux Libertine"/>
          <w:color w:val="000000"/>
          <w:szCs w:val="16"/>
        </w:rPr>
        <w:t xml:space="preserve">while </w:t>
      </w:r>
      <w:r w:rsidRPr="006B5182">
        <w:rPr>
          <w:rFonts w:ascii="Linux Libertine" w:eastAsia="Times New Roman" w:hAnsi="Linux Libertine" w:cs="Linux Libertine"/>
          <w:color w:val="000000"/>
          <w:szCs w:val="16"/>
        </w:rPr>
        <w:t xml:space="preserve">obscuring </w:t>
      </w:r>
      <w:r w:rsidRPr="006B5182">
        <w:rPr>
          <w:rFonts w:ascii="Linux Libertine" w:hAnsi="Linux Libertine" w:cs="Linux Libertine"/>
          <w:color w:val="000000"/>
          <w:szCs w:val="16"/>
        </w:rPr>
        <w:t xml:space="preserve">external expression and </w:t>
      </w:r>
      <w:r w:rsidRPr="006B5182">
        <w:rPr>
          <w:rFonts w:ascii="Linux Libertine" w:eastAsia="Times New Roman" w:hAnsi="Linux Libertine" w:cs="Linux Libertine"/>
          <w:color w:val="000000"/>
          <w:szCs w:val="16"/>
        </w:rPr>
        <w:t>presentation</w:t>
      </w:r>
      <w:r w:rsidRPr="006B5182">
        <w:rPr>
          <w:rFonts w:ascii="Linux Libertine" w:hAnsi="Linux Libertine" w:cs="Linux Libertine"/>
          <w:color w:val="000000"/>
          <w:szCs w:val="16"/>
        </w:rPr>
        <w:t xml:space="preserve"> which</w:t>
      </w:r>
      <w:r w:rsidRPr="006B5182">
        <w:rPr>
          <w:rFonts w:ascii="Linux Libertine" w:eastAsia="Times New Roman" w:hAnsi="Linux Libertine" w:cs="Linux Libertine"/>
          <w:color w:val="000000"/>
          <w:szCs w:val="16"/>
        </w:rPr>
        <w:t xml:space="preserve"> </w:t>
      </w:r>
      <w:r w:rsidRPr="006B5182">
        <w:rPr>
          <w:rFonts w:ascii="Linux Libertine" w:hAnsi="Linux Libertine" w:cs="Linux Libertine"/>
          <w:color w:val="000000"/>
          <w:szCs w:val="16"/>
        </w:rPr>
        <w:t>are</w:t>
      </w:r>
      <w:r w:rsidRPr="006B5182">
        <w:rPr>
          <w:rFonts w:ascii="Linux Libertine" w:eastAsia="Times New Roman" w:hAnsi="Linux Libertine" w:cs="Linux Libertine"/>
          <w:color w:val="000000"/>
          <w:szCs w:val="16"/>
        </w:rPr>
        <w:t xml:space="preserve"> most frequently targeted by discrimination. </w:t>
      </w:r>
      <w:r w:rsidR="00820116">
        <w:rPr>
          <w:rFonts w:ascii="Linux Libertine" w:hAnsi="Linux Libertine" w:cs="Linux Libertine"/>
          <w:color w:val="000000"/>
          <w:szCs w:val="16"/>
        </w:rPr>
        <w:t>The paper</w:t>
      </w:r>
      <w:r w:rsidRPr="006B5182">
        <w:rPr>
          <w:rFonts w:ascii="Linux Libertine" w:eastAsia="Times New Roman" w:hAnsi="Linux Libertine" w:cs="Linux Libertine"/>
          <w:color w:val="000000"/>
          <w:szCs w:val="16"/>
        </w:rPr>
        <w:t xml:space="preserve"> concludes by outlining directions for future research that integrate theoretical insights from Trans Studies to better capture the material and relational dimensions of gender bias in language technologies</w:t>
      </w:r>
      <w:r w:rsidR="00E75FEF" w:rsidRPr="006B5182">
        <w:rPr>
          <w:rFonts w:ascii="Linux Libertine" w:eastAsia="Times New Roman" w:hAnsi="Linux Libertine" w:cs="Linux Libertine"/>
          <w:color w:val="000000"/>
          <w:szCs w:val="16"/>
        </w:rPr>
        <w:t>.</w:t>
      </w:r>
    </w:p>
    <w:p w14:paraId="65CA1309" w14:textId="77777777" w:rsidR="005B434B" w:rsidRPr="006B5182" w:rsidRDefault="005B434B" w:rsidP="008579B0">
      <w:pPr>
        <w:pStyle w:val="CCSDescription"/>
        <w:rPr>
          <w:rFonts w:ascii="Linux Libertine" w:hAnsi="Linux Libertine" w:cs="Linux Libertine"/>
          <w:sz w:val="16"/>
          <w:szCs w:val="16"/>
        </w:rPr>
      </w:pPr>
      <w:r w:rsidRPr="006B5182">
        <w:rPr>
          <w:rStyle w:val="CCSHeadchar"/>
          <w:rFonts w:ascii="Linux Libertine" w:hAnsi="Linux Libertine" w:cs="Linux Libertine"/>
          <w:szCs w:val="18"/>
        </w:rPr>
        <w:t xml:space="preserve">CCS CONCEPTS </w:t>
      </w:r>
      <w:r w:rsidRPr="006B5182">
        <w:rPr>
          <w:rFonts w:ascii="Linux Libertine" w:hAnsi="Linux Libertine" w:cs="Linux Libertine"/>
          <w:sz w:val="16"/>
          <w:szCs w:val="16"/>
        </w:rPr>
        <w:t xml:space="preserve">• </w:t>
      </w:r>
      <w:r w:rsidR="00397D0F" w:rsidRPr="006B5182">
        <w:rPr>
          <w:rFonts w:ascii="Linux Libertine" w:hAnsi="Linux Libertine" w:cs="Linux Libertine"/>
          <w:sz w:val="16"/>
          <w:szCs w:val="16"/>
        </w:rPr>
        <w:t>Computing Methodologies</w:t>
      </w:r>
      <w:r w:rsidRPr="006B5182">
        <w:rPr>
          <w:rFonts w:ascii="Linux Libertine" w:hAnsi="Linux Libertine" w:cs="Linux Libertine"/>
          <w:b w:val="0"/>
          <w:sz w:val="16"/>
          <w:szCs w:val="16"/>
        </w:rPr>
        <w:t xml:space="preserve"> • </w:t>
      </w:r>
      <w:r w:rsidR="00397D0F" w:rsidRPr="006B5182">
        <w:rPr>
          <w:rFonts w:ascii="Linux Libertine" w:hAnsi="Linux Libertine" w:cs="Linux Libertine"/>
          <w:b w:val="0"/>
          <w:sz w:val="16"/>
          <w:szCs w:val="16"/>
        </w:rPr>
        <w:t>Artificial Intelligence</w:t>
      </w:r>
      <w:r w:rsidRPr="006B5182">
        <w:rPr>
          <w:rFonts w:ascii="Linux Libertine" w:hAnsi="Linux Libertine" w:cs="Linux Libertine"/>
          <w:b w:val="0"/>
          <w:sz w:val="16"/>
          <w:szCs w:val="16"/>
        </w:rPr>
        <w:t xml:space="preserve"> • </w:t>
      </w:r>
      <w:r w:rsidR="00397D0F" w:rsidRPr="006B5182">
        <w:rPr>
          <w:rFonts w:ascii="Linux Libertine" w:hAnsi="Linux Libertine" w:cs="Linux Libertine"/>
          <w:b w:val="0"/>
          <w:sz w:val="16"/>
          <w:szCs w:val="16"/>
        </w:rPr>
        <w:t>Natural language processing</w:t>
      </w:r>
    </w:p>
    <w:p w14:paraId="14492401" w14:textId="63060FDD" w:rsidR="005B434B" w:rsidRPr="006B5182" w:rsidRDefault="005B434B" w:rsidP="008579B0">
      <w:pPr>
        <w:pStyle w:val="KeyWords"/>
        <w:rPr>
          <w:rFonts w:ascii="Linux Libertine" w:hAnsi="Linux Libertine" w:cs="Linux Libertine"/>
          <w:b/>
          <w:szCs w:val="18"/>
        </w:rPr>
      </w:pPr>
      <w:r w:rsidRPr="006B5182">
        <w:rPr>
          <w:rStyle w:val="KeyWordHeadchar"/>
          <w:rFonts w:ascii="Linux Libertine" w:hAnsi="Linux Libertine" w:cs="Linux Libertine"/>
          <w:b/>
          <w:szCs w:val="18"/>
        </w:rPr>
        <w:t xml:space="preserve">Additional Keywords and Phrases: </w:t>
      </w:r>
      <w:r w:rsidR="00E11726" w:rsidRPr="006B5182">
        <w:rPr>
          <w:rFonts w:ascii="Linux Libertine" w:hAnsi="Linux Libertine" w:cs="Linux Libertine"/>
          <w:sz w:val="16"/>
          <w:szCs w:val="16"/>
        </w:rPr>
        <w:t xml:space="preserve">NLP, Gender bias, Transgender, </w:t>
      </w:r>
      <w:ins w:id="0" w:author="fcalado" w:date="2026-03-16T10:50:00Z" w16du:dateUtc="2026-03-16T14:50:00Z">
        <w:r w:rsidR="00CF4F23" w:rsidRPr="006B5182">
          <w:rPr>
            <w:rFonts w:ascii="Linux Libertine" w:hAnsi="Linux Libertine" w:cs="Linux Libertine"/>
            <w:sz w:val="16"/>
            <w:szCs w:val="16"/>
          </w:rPr>
          <w:t xml:space="preserve">Trans, </w:t>
        </w:r>
      </w:ins>
      <w:r w:rsidR="00E11726" w:rsidRPr="006B5182">
        <w:rPr>
          <w:rFonts w:ascii="Linux Libertine" w:hAnsi="Linux Libertine" w:cs="Linux Libertine"/>
          <w:sz w:val="16"/>
          <w:szCs w:val="16"/>
        </w:rPr>
        <w:t>Trans Studies, Bias Evaluation and Mitigation</w:t>
      </w:r>
    </w:p>
    <w:p w14:paraId="606DF8E9" w14:textId="77777777" w:rsidR="005B434B" w:rsidRPr="006B5182" w:rsidRDefault="005B434B"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t>Introduction</w:t>
      </w:r>
    </w:p>
    <w:p w14:paraId="75F2F043" w14:textId="52499ED0" w:rsidR="00397D0F" w:rsidRPr="006B5182" w:rsidRDefault="00397D0F" w:rsidP="008579B0">
      <w:pPr>
        <w:pStyle w:val="Para"/>
        <w:ind w:firstLine="0"/>
        <w:rPr>
          <w:rFonts w:ascii="Linux Libertine" w:eastAsia="Times New Roman" w:hAnsi="Linux Libertine" w:cs="Linux Libertine"/>
          <w:color w:val="000000"/>
          <w:szCs w:val="18"/>
        </w:rPr>
      </w:pPr>
      <w:r w:rsidRPr="006B5182">
        <w:rPr>
          <w:rFonts w:ascii="Linux Libertine" w:eastAsia="Times New Roman" w:hAnsi="Linux Libertine" w:cs="Linux Libertine"/>
          <w:color w:val="000000"/>
          <w:szCs w:val="18"/>
        </w:rPr>
        <w:t>There is a global urgency to define</w:t>
      </w:r>
      <w:r w:rsidR="00786740" w:rsidRPr="006B5182">
        <w:rPr>
          <w:rFonts w:ascii="Linux Libertine" w:eastAsia="Times New Roman" w:hAnsi="Linux Libertine" w:cs="Linux Libertine"/>
          <w:color w:val="000000"/>
          <w:szCs w:val="18"/>
        </w:rPr>
        <w:t xml:space="preserve"> gender</w:t>
      </w:r>
      <w:r w:rsidRPr="006B5182">
        <w:rPr>
          <w:rFonts w:ascii="Linux Libertine" w:eastAsia="Times New Roman" w:hAnsi="Linux Libertine" w:cs="Linux Libertine"/>
          <w:color w:val="000000"/>
          <w:szCs w:val="18"/>
        </w:rPr>
        <w:t xml:space="preserve">. In various </w:t>
      </w:r>
      <w:r w:rsidRPr="006B5182">
        <w:rPr>
          <w:rFonts w:ascii="Linux Libertine" w:hAnsi="Linux Libertine" w:cs="Linux Libertine"/>
          <w:szCs w:val="18"/>
        </w:rPr>
        <w:t>countries</w:t>
      </w:r>
      <w:r w:rsidRPr="006B5182">
        <w:rPr>
          <w:rFonts w:ascii="Linux Libertine" w:eastAsia="Times New Roman" w:hAnsi="Linux Libertine" w:cs="Linux Libertine"/>
          <w:color w:val="000000"/>
          <w:szCs w:val="18"/>
        </w:rPr>
        <w:t xml:space="preserve"> around the world, gender designations like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transgender</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and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nonbinary</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are prompting backlash that has resulted in the retraction of hard-gained rights for LGBTQ+ groups, such as the </w:t>
      </w:r>
      <w:r w:rsidRPr="006B5182">
        <w:rPr>
          <w:rFonts w:ascii="Linux Libertine" w:hAnsi="Linux Libertine" w:cs="Linux Libertine"/>
          <w:color w:val="000000"/>
          <w:szCs w:val="18"/>
        </w:rPr>
        <w:t xml:space="preserve">recent </w:t>
      </w:r>
      <w:r w:rsidRPr="006B5182">
        <w:rPr>
          <w:rFonts w:ascii="Linux Libertine" w:eastAsia="Times New Roman" w:hAnsi="Linux Libertine" w:cs="Linux Libertine"/>
          <w:color w:val="000000"/>
          <w:szCs w:val="18"/>
        </w:rPr>
        <w:t xml:space="preserve">ban on gender-affirming care for minors in the USA </w:t>
      </w:r>
      <w:r w:rsidR="00564F98">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28</w:t>
      </w:r>
      <w:r w:rsidR="00564F98">
        <w:rPr>
          <w:rFonts w:ascii="Linux Libertine" w:eastAsia="Times New Roman" w:hAnsi="Linux Libertine" w:cs="Linux Libertine"/>
          <w:color w:val="000000"/>
          <w:szCs w:val="18"/>
        </w:rPr>
        <w:t>)</w:t>
      </w:r>
      <w:r w:rsidR="00023998" w:rsidRPr="006B5182">
        <w:rPr>
          <w:rFonts w:ascii="Linux Libertine" w:eastAsia="Times New Roman" w:hAnsi="Linux Libertine" w:cs="Linux Libertine"/>
          <w:color w:val="000000"/>
          <w:szCs w:val="18"/>
        </w:rPr>
        <w:t>.</w:t>
      </w:r>
      <w:r w:rsidRPr="006B5182">
        <w:rPr>
          <w:rFonts w:ascii="Linux Libertine" w:eastAsia="Times New Roman" w:hAnsi="Linux Libertine" w:cs="Linux Libertine"/>
          <w:color w:val="000000"/>
          <w:szCs w:val="18"/>
        </w:rPr>
        <w:t xml:space="preserve"> This backlash takes what it terms </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gender ideology</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 or nontraditional views of gender that are not based on biological sex, as a rallying cry for political priorities that </w:t>
      </w:r>
      <w:r w:rsidR="0013119A" w:rsidRPr="006B5182">
        <w:rPr>
          <w:rFonts w:ascii="Linux Libertine" w:eastAsia="Times New Roman" w:hAnsi="Linux Libertine" w:cs="Linux Libertine"/>
          <w:color w:val="000000"/>
          <w:szCs w:val="18"/>
        </w:rPr>
        <w:t>align with patriarchal</w:t>
      </w:r>
      <w:r w:rsidR="00751AEE" w:rsidRPr="006B5182">
        <w:rPr>
          <w:rFonts w:ascii="Linux Libertine" w:eastAsia="Times New Roman" w:hAnsi="Linux Libertine" w:cs="Linux Libertine"/>
          <w:color w:val="000000"/>
          <w:szCs w:val="18"/>
        </w:rPr>
        <w:t xml:space="preserve"> and xenophobic</w:t>
      </w:r>
      <w:r w:rsidR="0013119A"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logic</w:t>
      </w:r>
      <w:r w:rsidR="0013119A" w:rsidRPr="006B5182">
        <w:rPr>
          <w:rFonts w:ascii="Linux Libertine" w:eastAsia="Times New Roman" w:hAnsi="Linux Libertine" w:cs="Linux Libertine"/>
          <w:color w:val="000000"/>
          <w:szCs w:val="18"/>
        </w:rPr>
        <w:t>s</w:t>
      </w:r>
      <w:r w:rsidRPr="006B5182">
        <w:rPr>
          <w:rFonts w:ascii="Linux Libertine" w:eastAsia="Times New Roman" w:hAnsi="Linux Libertine" w:cs="Linux Libertine"/>
          <w:color w:val="000000"/>
          <w:szCs w:val="18"/>
        </w:rPr>
        <w:t xml:space="preserve">, such as anti-immigrant discrimination </w:t>
      </w:r>
      <w:r w:rsidR="00564F98">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8,</w:t>
      </w:r>
      <w:r w:rsidR="00D6313D"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25</w:t>
      </w:r>
      <w:r w:rsidR="00023998"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36</w:t>
      </w:r>
      <w:r w:rsidR="00564F98">
        <w:rPr>
          <w:rFonts w:ascii="Linux Libertine" w:hAnsi="Linux Libertine" w:cs="Linux Libertine"/>
          <w:color w:val="000000"/>
          <w:szCs w:val="18"/>
        </w:rPr>
        <w:t>)</w:t>
      </w:r>
      <w:r w:rsidR="00D6313D" w:rsidRPr="006B5182">
        <w:rPr>
          <w:rFonts w:ascii="Linux Libertine" w:hAnsi="Linux Libertine" w:cs="Linux Libertine"/>
          <w:color w:val="000000"/>
          <w:szCs w:val="18"/>
        </w:rPr>
        <w:t>.</w:t>
      </w:r>
    </w:p>
    <w:p w14:paraId="5146A006" w14:textId="46B77E62" w:rsidR="008579B0" w:rsidRPr="006B5182" w:rsidRDefault="00397D0F" w:rsidP="008579B0">
      <w:pPr>
        <w:pStyle w:val="ParaContinue"/>
        <w:ind w:firstLine="720"/>
        <w:rPr>
          <w:ins w:id="1" w:author="fcalado" w:date="2026-03-15T14:44:00Z" w16du:dateUtc="2026-03-15T18:44:00Z"/>
          <w:rFonts w:ascii="Linux Libertine" w:hAnsi="Linux Libertine" w:cs="Linux Libertine"/>
        </w:rPr>
      </w:pPr>
      <w:r w:rsidRPr="006B5182">
        <w:rPr>
          <w:rFonts w:ascii="Linux Libertine" w:eastAsia="Times New Roman" w:hAnsi="Linux Libertine" w:cs="Linux Libertine"/>
          <w:color w:val="000000"/>
          <w:szCs w:val="18"/>
        </w:rPr>
        <w:t xml:space="preserve">In response to attacks on </w:t>
      </w:r>
      <w:r w:rsidRPr="006B5182">
        <w:rPr>
          <w:rFonts w:ascii="Linux Libertine" w:hAnsi="Linux Libertine" w:cs="Linux Libertine"/>
          <w:color w:val="000000"/>
          <w:szCs w:val="18"/>
        </w:rPr>
        <w:t xml:space="preserve">so-called </w:t>
      </w:r>
      <w:r w:rsidRPr="006B5182">
        <w:rPr>
          <w:rFonts w:ascii="Linux Libertine" w:eastAsia="Times New Roman" w:hAnsi="Linux Libertine" w:cs="Linux Libertine"/>
          <w:color w:val="000000"/>
          <w:szCs w:val="18"/>
        </w:rPr>
        <w:t xml:space="preserve">gender ideology, some progressive groups have doubled down on a definition of gender that is based on internal identification rather than biological reality </w:t>
      </w:r>
      <w:r w:rsidR="00564F98">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16</w:t>
      </w:r>
      <w:r w:rsidR="00564F98">
        <w:rPr>
          <w:rFonts w:ascii="Linux Libertine" w:eastAsia="Times New Roman" w:hAnsi="Linux Libertine" w:cs="Linux Libertine"/>
          <w:color w:val="000000"/>
          <w:szCs w:val="18"/>
        </w:rPr>
        <w:t>)</w:t>
      </w:r>
      <w:r w:rsidR="00023998"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Drawing from</w:t>
      </w:r>
      <w:r w:rsidR="00786740" w:rsidRPr="006B5182">
        <w:rPr>
          <w:rFonts w:ascii="Linux Libertine" w:eastAsia="Times New Roman" w:hAnsi="Linux Libertine" w:cs="Linux Libertine"/>
          <w:color w:val="000000"/>
          <w:szCs w:val="18"/>
        </w:rPr>
        <w:t xml:space="preserve"> foundational</w:t>
      </w:r>
      <w:r w:rsidRPr="006B5182">
        <w:rPr>
          <w:rFonts w:ascii="Linux Libertine" w:eastAsia="Times New Roman" w:hAnsi="Linux Libertine" w:cs="Linux Libertine"/>
          <w:color w:val="000000"/>
          <w:szCs w:val="18"/>
        </w:rPr>
        <w:t xml:space="preserve"> theories of gender, such as Judith Butler</w:t>
      </w:r>
      <w:r w:rsidRPr="006B5182">
        <w:rPr>
          <w:rFonts w:ascii="Linux Libertine" w:hAnsi="Linux Libertine" w:cs="Linux Libertine"/>
          <w:color w:val="000000"/>
          <w:szCs w:val="18"/>
        </w:rPr>
        <w:t>’</w:t>
      </w:r>
      <w:r w:rsidRPr="006B5182">
        <w:rPr>
          <w:rFonts w:ascii="Linux Libertine" w:eastAsia="Times New Roman" w:hAnsi="Linux Libertine" w:cs="Linux Libertine"/>
          <w:color w:val="000000"/>
          <w:szCs w:val="18"/>
        </w:rPr>
        <w:t xml:space="preserve">s </w:t>
      </w:r>
      <w:r w:rsidR="00564F98">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7</w:t>
      </w:r>
      <w:r w:rsidR="00564F98">
        <w:rPr>
          <w:rFonts w:ascii="Linux Libertine" w:eastAsia="Times New Roman" w:hAnsi="Linux Libertine" w:cs="Linux Libertine"/>
          <w:color w:val="000000"/>
          <w:szCs w:val="18"/>
        </w:rPr>
        <w:t>)</w:t>
      </w:r>
      <w:r w:rsidR="00D6313D" w:rsidRPr="006B5182">
        <w:rPr>
          <w:rFonts w:ascii="Linux Libertine" w:eastAsia="Times New Roman" w:hAnsi="Linux Libertine" w:cs="Linux Libertine"/>
          <w:color w:val="000000"/>
          <w:szCs w:val="18"/>
        </w:rPr>
        <w:t xml:space="preserve"> </w:t>
      </w:r>
      <w:r w:rsidRPr="006B5182">
        <w:rPr>
          <w:rFonts w:ascii="Linux Libertine" w:eastAsia="Times New Roman" w:hAnsi="Linux Libertine" w:cs="Linux Libertine"/>
          <w:color w:val="000000"/>
          <w:szCs w:val="18"/>
        </w:rPr>
        <w:t>theory of Gender Performativity</w:t>
      </w:r>
      <w:r w:rsidR="0062174C">
        <w:rPr>
          <w:rFonts w:ascii="Linux Libertine" w:eastAsia="Times New Roman" w:hAnsi="Linux Libertine" w:cs="Linux Libertine"/>
          <w:color w:val="000000"/>
          <w:szCs w:val="18"/>
        </w:rPr>
        <w:t xml:space="preserve">, </w:t>
      </w:r>
      <w:r w:rsidR="0013119A" w:rsidRPr="006B5182">
        <w:rPr>
          <w:rFonts w:ascii="Linux Libertine" w:eastAsia="Times New Roman" w:hAnsi="Linux Libertine" w:cs="Linux Libertine"/>
          <w:color w:val="000000"/>
          <w:szCs w:val="18"/>
        </w:rPr>
        <w:t>which</w:t>
      </w:r>
      <w:r w:rsidRPr="006B5182">
        <w:rPr>
          <w:rFonts w:ascii="Linux Libertine" w:eastAsia="Times New Roman" w:hAnsi="Linux Libertine" w:cs="Linux Libertine"/>
          <w:color w:val="000000"/>
          <w:szCs w:val="18"/>
        </w:rPr>
        <w:t xml:space="preserve"> breaks down the rigid and causal relationship between sex and gender</w:t>
      </w:r>
      <w:r w:rsidR="0062174C">
        <w:rPr>
          <w:rFonts w:ascii="Linux Libertine" w:eastAsia="Times New Roman" w:hAnsi="Linux Libertine" w:cs="Linux Libertine"/>
          <w:color w:val="000000"/>
          <w:szCs w:val="18"/>
        </w:rPr>
        <w:t xml:space="preserve"> (in which a male sale denotes a male gender)</w:t>
      </w:r>
      <w:r w:rsidRPr="006B5182">
        <w:rPr>
          <w:rFonts w:ascii="Linux Libertine" w:eastAsia="Times New Roman" w:hAnsi="Linux Libertine" w:cs="Linux Libertine"/>
          <w:color w:val="000000"/>
          <w:szCs w:val="18"/>
        </w:rPr>
        <w:t xml:space="preserve">, </w:t>
      </w:r>
      <w:r w:rsidR="0013119A" w:rsidRPr="006B5182">
        <w:rPr>
          <w:rFonts w:ascii="Linux Libertine" w:eastAsia="Times New Roman" w:hAnsi="Linux Libertine" w:cs="Linux Libertine"/>
          <w:color w:val="000000"/>
          <w:szCs w:val="18"/>
        </w:rPr>
        <w:t xml:space="preserve">this perspective </w:t>
      </w:r>
      <w:r w:rsidRPr="006B5182">
        <w:rPr>
          <w:rFonts w:ascii="Linux Libertine" w:eastAsia="Times New Roman" w:hAnsi="Linux Libertine" w:cs="Linux Libertine"/>
          <w:color w:val="000000"/>
          <w:szCs w:val="18"/>
        </w:rPr>
        <w:t>leav</w:t>
      </w:r>
      <w:r w:rsidR="0013119A" w:rsidRPr="006B5182">
        <w:rPr>
          <w:rFonts w:ascii="Linux Libertine" w:eastAsia="Times New Roman" w:hAnsi="Linux Libertine" w:cs="Linux Libertine"/>
          <w:color w:val="000000"/>
          <w:szCs w:val="18"/>
        </w:rPr>
        <w:t>es</w:t>
      </w:r>
      <w:r w:rsidRPr="006B5182">
        <w:rPr>
          <w:rFonts w:ascii="Linux Libertine" w:eastAsia="Times New Roman" w:hAnsi="Linux Libertine" w:cs="Linux Libertine"/>
          <w:color w:val="000000"/>
          <w:szCs w:val="18"/>
        </w:rPr>
        <w:t xml:space="preserve"> room for individuals to identify </w:t>
      </w:r>
      <w:r w:rsidR="0013119A" w:rsidRPr="006B5182">
        <w:rPr>
          <w:rFonts w:ascii="Linux Libertine" w:eastAsia="Times New Roman" w:hAnsi="Linux Libertine" w:cs="Linux Libertine"/>
          <w:color w:val="000000"/>
          <w:szCs w:val="18"/>
        </w:rPr>
        <w:t>according to their personal perception and feeling, which</w:t>
      </w:r>
      <w:r w:rsidRPr="006B5182">
        <w:rPr>
          <w:rFonts w:ascii="Linux Libertine" w:eastAsia="Times New Roman" w:hAnsi="Linux Libertine" w:cs="Linux Libertine"/>
          <w:color w:val="000000"/>
          <w:szCs w:val="18"/>
        </w:rPr>
        <w:t xml:space="preserve"> may or may not correspond to their assigned sex at birth.</w:t>
      </w:r>
      <w:r w:rsidR="0062174C">
        <w:rPr>
          <w:rFonts w:ascii="Linux Libertine" w:eastAsia="Times New Roman" w:hAnsi="Linux Libertine" w:cs="Linux Libertine"/>
          <w:color w:val="000000"/>
          <w:szCs w:val="18"/>
        </w:rPr>
        <w:t xml:space="preserve"> However, as I explain below, this understanding of gender as internal identification mis-applies Butler’s critique, which explicitly situates gender as a behavioral phenomenon.</w:t>
      </w:r>
    </w:p>
    <w:p w14:paraId="57C6B43B" w14:textId="08C64829" w:rsidR="00E75FEF" w:rsidRPr="006B5182" w:rsidRDefault="0062174C" w:rsidP="008579B0">
      <w:pPr>
        <w:pStyle w:val="Para"/>
        <w:ind w:firstLine="720"/>
        <w:rPr>
          <w:rFonts w:ascii="Linux Libertine" w:eastAsia="Times New Roman" w:hAnsi="Linux Libertine" w:cs="Linux Libertine"/>
          <w:color w:val="000000"/>
          <w:szCs w:val="18"/>
        </w:rPr>
      </w:pPr>
      <w:r>
        <w:rPr>
          <w:rFonts w:ascii="Linux Libertine" w:eastAsia="Times New Roman" w:hAnsi="Linux Libertine" w:cs="Linux Libertine"/>
          <w:color w:val="000000"/>
          <w:szCs w:val="18"/>
        </w:rPr>
        <w:t>Building on the notion of gender as external,</w:t>
      </w:r>
      <w:r w:rsidR="00F964EE" w:rsidRPr="006B5182">
        <w:rPr>
          <w:rFonts w:ascii="Linux Libertine" w:eastAsia="Times New Roman" w:hAnsi="Linux Libertine" w:cs="Linux Libertine"/>
          <w:color w:val="000000"/>
          <w:szCs w:val="18"/>
        </w:rPr>
        <w:t xml:space="preserve"> </w:t>
      </w:r>
      <w:r w:rsidR="00E75FEF" w:rsidRPr="006B5182">
        <w:rPr>
          <w:rFonts w:ascii="Linux Libertine" w:eastAsia="Times New Roman" w:hAnsi="Linux Libertine" w:cs="Linux Libertine"/>
          <w:color w:val="000000"/>
          <w:szCs w:val="18"/>
        </w:rPr>
        <w:t xml:space="preserve">the </w:t>
      </w:r>
      <w:r w:rsidR="00F964EE" w:rsidRPr="006B5182">
        <w:rPr>
          <w:rFonts w:ascii="Linux Libertine" w:eastAsia="Times New Roman" w:hAnsi="Linux Libertine" w:cs="Linux Libertine"/>
          <w:color w:val="000000"/>
          <w:szCs w:val="18"/>
        </w:rPr>
        <w:t>academic</w:t>
      </w:r>
      <w:r w:rsidR="00E75FEF" w:rsidRPr="006B5182">
        <w:rPr>
          <w:rFonts w:ascii="Linux Libertine" w:eastAsia="Times New Roman" w:hAnsi="Linux Libertine" w:cs="Linux Libertine"/>
          <w:color w:val="000000"/>
          <w:szCs w:val="18"/>
        </w:rPr>
        <w:t xml:space="preserve"> field of Trans Studies </w:t>
      </w:r>
      <w:r>
        <w:rPr>
          <w:rFonts w:ascii="Linux Libertine" w:eastAsia="Times New Roman" w:hAnsi="Linux Libertine" w:cs="Linux Libertine"/>
          <w:color w:val="000000"/>
          <w:szCs w:val="18"/>
        </w:rPr>
        <w:t>explores</w:t>
      </w:r>
      <w:r w:rsidR="00E75FEF" w:rsidRPr="006B5182">
        <w:rPr>
          <w:rFonts w:ascii="Linux Libertine" w:eastAsia="Times New Roman" w:hAnsi="Linux Libertine" w:cs="Linux Libertine"/>
          <w:color w:val="000000"/>
          <w:szCs w:val="18"/>
        </w:rPr>
        <w:t xml:space="preserve"> paradigms </w:t>
      </w:r>
      <w:r w:rsidR="00F964EE" w:rsidRPr="006B5182">
        <w:rPr>
          <w:rFonts w:ascii="Linux Libertine" w:eastAsia="Times New Roman" w:hAnsi="Linux Libertine" w:cs="Linux Libertine"/>
          <w:color w:val="000000"/>
          <w:szCs w:val="18"/>
        </w:rPr>
        <w:t>that d</w:t>
      </w:r>
      <w:r w:rsidR="00E75FEF" w:rsidRPr="006B5182">
        <w:rPr>
          <w:rFonts w:ascii="Linux Libertine" w:eastAsia="Times New Roman" w:hAnsi="Linux Libertine" w:cs="Linux Libertine"/>
          <w:color w:val="000000"/>
          <w:szCs w:val="18"/>
        </w:rPr>
        <w:t>escribe non-normative forms of gender</w:t>
      </w:r>
      <w:r w:rsidR="00F964EE" w:rsidRPr="006B5182">
        <w:rPr>
          <w:rFonts w:ascii="Linux Libertine" w:eastAsia="Times New Roman" w:hAnsi="Linux Libertine" w:cs="Linux Libertine"/>
          <w:color w:val="000000"/>
          <w:szCs w:val="18"/>
        </w:rPr>
        <w:t xml:space="preserve"> </w:t>
      </w:r>
      <w:r w:rsidR="00786740" w:rsidRPr="006B5182">
        <w:rPr>
          <w:rFonts w:ascii="Linux Libertine" w:eastAsia="Times New Roman" w:hAnsi="Linux Libertine" w:cs="Linux Libertine"/>
          <w:color w:val="000000"/>
          <w:szCs w:val="18"/>
        </w:rPr>
        <w:t xml:space="preserve">according to its </w:t>
      </w:r>
      <w:r>
        <w:rPr>
          <w:rFonts w:ascii="Linux Libertine" w:eastAsia="Times New Roman" w:hAnsi="Linux Libertine" w:cs="Linux Libertine"/>
          <w:color w:val="000000"/>
          <w:szCs w:val="18"/>
        </w:rPr>
        <w:t xml:space="preserve">behavioral and </w:t>
      </w:r>
      <w:r w:rsidR="00786740" w:rsidRPr="006B5182">
        <w:rPr>
          <w:rFonts w:ascii="Linux Libertine" w:eastAsia="Times New Roman" w:hAnsi="Linux Libertine" w:cs="Linux Libertine"/>
          <w:color w:val="000000"/>
          <w:szCs w:val="18"/>
        </w:rPr>
        <w:t>expressive characteristics</w:t>
      </w:r>
      <w:r w:rsidR="00F964EE" w:rsidRPr="006B5182">
        <w:rPr>
          <w:rFonts w:ascii="Linux Libertine" w:eastAsia="Times New Roman" w:hAnsi="Linux Libertine" w:cs="Linux Libertine"/>
          <w:color w:val="000000"/>
          <w:szCs w:val="18"/>
        </w:rPr>
        <w:t>. One</w:t>
      </w:r>
      <w:r w:rsidR="00E75FEF" w:rsidRPr="006B5182">
        <w:rPr>
          <w:rFonts w:ascii="Linux Libertine" w:eastAsia="Times New Roman" w:hAnsi="Linux Libertine" w:cs="Linux Libertine"/>
          <w:color w:val="000000"/>
          <w:szCs w:val="18"/>
        </w:rPr>
        <w:t xml:space="preserve"> perspective</w:t>
      </w:r>
      <w:r w:rsidR="00F964EE" w:rsidRPr="006B5182">
        <w:rPr>
          <w:rFonts w:ascii="Linux Libertine" w:eastAsia="Times New Roman" w:hAnsi="Linux Libertine" w:cs="Linux Libertine"/>
          <w:color w:val="000000"/>
          <w:szCs w:val="18"/>
        </w:rPr>
        <w:t xml:space="preserve"> from this field</w:t>
      </w:r>
      <w:r w:rsidR="00E75FEF" w:rsidRPr="006B5182">
        <w:rPr>
          <w:rFonts w:ascii="Linux Libertine" w:eastAsia="Times New Roman" w:hAnsi="Linux Libertine" w:cs="Linux Libertine"/>
          <w:color w:val="000000"/>
          <w:szCs w:val="18"/>
        </w:rPr>
        <w:t xml:space="preserve">, called </w:t>
      </w:r>
      <w:r w:rsidR="00E75FEF" w:rsidRPr="006B5182">
        <w:rPr>
          <w:rFonts w:ascii="Linux Libertine" w:hAnsi="Linux Libertine" w:cs="Linux Libertine"/>
          <w:color w:val="000000"/>
          <w:szCs w:val="18"/>
        </w:rPr>
        <w:t>“</w:t>
      </w:r>
      <w:r w:rsidR="00E75FEF" w:rsidRPr="006B5182">
        <w:rPr>
          <w:rFonts w:ascii="Linux Libertine" w:eastAsia="Times New Roman" w:hAnsi="Linux Libertine" w:cs="Linux Libertine"/>
          <w:color w:val="000000"/>
          <w:szCs w:val="18"/>
        </w:rPr>
        <w:t>trans materialism</w:t>
      </w:r>
      <w:r w:rsidR="00E75FEF" w:rsidRPr="006B5182">
        <w:rPr>
          <w:rFonts w:ascii="Linux Libertine" w:hAnsi="Linux Libertine" w:cs="Linux Libertine"/>
          <w:color w:val="000000"/>
          <w:szCs w:val="18"/>
        </w:rPr>
        <w:t>”</w:t>
      </w:r>
      <w:r w:rsidR="00E75FEF" w:rsidRPr="006B5182">
        <w:rPr>
          <w:rFonts w:ascii="Linux Libertine" w:eastAsia="Times New Roman" w:hAnsi="Linux Libertine" w:cs="Linux Libertine"/>
          <w:color w:val="000000"/>
          <w:szCs w:val="18"/>
        </w:rPr>
        <w:t xml:space="preserve">, </w:t>
      </w:r>
      <w:r>
        <w:rPr>
          <w:rFonts w:ascii="Linux Libertine" w:eastAsia="Times New Roman" w:hAnsi="Linux Libertine" w:cs="Linux Libertine"/>
          <w:color w:val="000000"/>
          <w:szCs w:val="18"/>
        </w:rPr>
        <w:t xml:space="preserve">claims that </w:t>
      </w:r>
      <w:r w:rsidR="00E75FEF" w:rsidRPr="006B5182">
        <w:rPr>
          <w:rFonts w:ascii="Linux Libertine" w:eastAsia="Times New Roman" w:hAnsi="Linux Libertine" w:cs="Linux Libertine"/>
          <w:color w:val="000000"/>
          <w:szCs w:val="18"/>
        </w:rPr>
        <w:t>gender</w:t>
      </w:r>
      <w:r>
        <w:rPr>
          <w:rFonts w:ascii="Linux Libertine" w:eastAsia="Times New Roman" w:hAnsi="Linux Libertine" w:cs="Linux Libertine"/>
          <w:color w:val="000000"/>
          <w:szCs w:val="18"/>
        </w:rPr>
        <w:t xml:space="preserve"> ought to be </w:t>
      </w:r>
      <w:r w:rsidR="00564F98">
        <w:rPr>
          <w:rFonts w:ascii="Linux Libertine" w:eastAsia="Times New Roman" w:hAnsi="Linux Libertine" w:cs="Linux Libertine"/>
          <w:color w:val="000000"/>
          <w:szCs w:val="18"/>
        </w:rPr>
        <w:t xml:space="preserve">defined by </w:t>
      </w:r>
      <w:r w:rsidR="0013119A" w:rsidRPr="006B5182">
        <w:rPr>
          <w:rFonts w:ascii="Linux Libertine" w:eastAsia="Times New Roman" w:hAnsi="Linux Libertine" w:cs="Linux Libertine"/>
          <w:color w:val="000000"/>
          <w:szCs w:val="18"/>
        </w:rPr>
        <w:t xml:space="preserve">behavior, </w:t>
      </w:r>
      <w:r w:rsidR="00F964EE" w:rsidRPr="006B5182">
        <w:rPr>
          <w:rFonts w:ascii="Linux Libertine" w:eastAsia="Times New Roman" w:hAnsi="Linux Libertine" w:cs="Linux Libertine"/>
          <w:color w:val="000000"/>
          <w:szCs w:val="18"/>
        </w:rPr>
        <w:t>social relations</w:t>
      </w:r>
      <w:r w:rsidR="0013119A" w:rsidRPr="006B5182">
        <w:rPr>
          <w:rFonts w:ascii="Linux Libertine" w:eastAsia="Times New Roman" w:hAnsi="Linux Libertine" w:cs="Linux Libertine"/>
          <w:color w:val="000000"/>
          <w:szCs w:val="18"/>
        </w:rPr>
        <w:t xml:space="preserve">, and </w:t>
      </w:r>
      <w:r w:rsidR="00786740" w:rsidRPr="006B5182">
        <w:rPr>
          <w:rFonts w:ascii="Linux Libertine" w:eastAsia="Times New Roman" w:hAnsi="Linux Libertine" w:cs="Linux Libertine"/>
          <w:color w:val="000000"/>
          <w:szCs w:val="18"/>
        </w:rPr>
        <w:t>appearance</w:t>
      </w:r>
      <w:r w:rsidR="00564F98">
        <w:rPr>
          <w:rFonts w:ascii="Linux Libertine" w:eastAsia="Times New Roman" w:hAnsi="Linux Libertine" w:cs="Linux Libertine"/>
          <w:color w:val="000000"/>
          <w:szCs w:val="18"/>
        </w:rPr>
        <w:t xml:space="preserve"> (</w:t>
      </w:r>
      <w:r w:rsidR="00E75FEF" w:rsidRPr="006B5182">
        <w:rPr>
          <w:rFonts w:ascii="Linux Libertine" w:eastAsia="Times New Roman" w:hAnsi="Linux Libertine" w:cs="Linux Libertine"/>
          <w:color w:val="000000"/>
          <w:szCs w:val="18"/>
        </w:rPr>
        <w:t>1</w:t>
      </w:r>
      <w:r w:rsidR="00564F98">
        <w:rPr>
          <w:rFonts w:ascii="Linux Libertine" w:eastAsia="Times New Roman" w:hAnsi="Linux Libertine" w:cs="Linux Libertine"/>
          <w:color w:val="000000"/>
          <w:szCs w:val="18"/>
        </w:rPr>
        <w:t>)</w:t>
      </w:r>
      <w:r w:rsidR="00E75FEF" w:rsidRPr="006B5182">
        <w:rPr>
          <w:rFonts w:ascii="Linux Libertine" w:eastAsia="Times New Roman" w:hAnsi="Linux Libertine" w:cs="Linux Libertine"/>
          <w:color w:val="000000"/>
          <w:szCs w:val="18"/>
        </w:rPr>
        <w:t xml:space="preserve">. Its </w:t>
      </w:r>
      <w:r>
        <w:rPr>
          <w:rFonts w:ascii="Linux Libertine" w:eastAsia="Times New Roman" w:hAnsi="Linux Libertine" w:cs="Linux Libertine"/>
          <w:color w:val="000000"/>
          <w:szCs w:val="18"/>
        </w:rPr>
        <w:t xml:space="preserve">reasoning </w:t>
      </w:r>
      <w:r w:rsidR="00E75FEF" w:rsidRPr="006B5182">
        <w:rPr>
          <w:rFonts w:ascii="Linux Libertine" w:eastAsia="Times New Roman" w:hAnsi="Linux Libertine" w:cs="Linux Libertine"/>
          <w:color w:val="000000"/>
          <w:szCs w:val="18"/>
        </w:rPr>
        <w:t>states that if gender is conceived as an</w:t>
      </w:r>
      <w:r w:rsidR="0013119A" w:rsidRPr="006B5182">
        <w:rPr>
          <w:rFonts w:ascii="Linux Libertine" w:eastAsia="Times New Roman" w:hAnsi="Linux Libertine" w:cs="Linux Libertine"/>
          <w:color w:val="000000"/>
          <w:szCs w:val="18"/>
        </w:rPr>
        <w:t xml:space="preserve"> </w:t>
      </w:r>
      <w:r w:rsidR="00786740" w:rsidRPr="006B5182">
        <w:rPr>
          <w:rFonts w:ascii="Linux Libertine" w:eastAsia="Times New Roman" w:hAnsi="Linux Libertine" w:cs="Linux Libertine"/>
          <w:color w:val="000000"/>
          <w:szCs w:val="18"/>
        </w:rPr>
        <w:t>external</w:t>
      </w:r>
      <w:r w:rsidR="00E75FEF" w:rsidRPr="006B5182">
        <w:rPr>
          <w:rFonts w:ascii="Linux Libertine" w:eastAsia="Times New Roman" w:hAnsi="Linux Libertine" w:cs="Linux Libertine"/>
          <w:color w:val="000000"/>
          <w:szCs w:val="18"/>
        </w:rPr>
        <w:t xml:space="preserve"> phenomenon</w:t>
      </w:r>
      <w:r w:rsidR="00E75FEF" w:rsidRPr="006B5182">
        <w:rPr>
          <w:rFonts w:ascii="Linux Libertine" w:hAnsi="Linux Libertine" w:cs="Linux Libertine"/>
          <w:color w:val="000000"/>
          <w:szCs w:val="18"/>
        </w:rPr>
        <w:t xml:space="preserve">, </w:t>
      </w:r>
      <w:r w:rsidR="00E75FEF" w:rsidRPr="006B5182">
        <w:rPr>
          <w:rFonts w:ascii="Linux Libertine" w:eastAsia="Times New Roman" w:hAnsi="Linux Libertine" w:cs="Linux Libertine"/>
          <w:color w:val="000000"/>
          <w:szCs w:val="18"/>
        </w:rPr>
        <w:t>it will be easier to make visible those who are non-conforming</w:t>
      </w:r>
      <w:r w:rsidR="00786740" w:rsidRPr="006B5182">
        <w:rPr>
          <w:rFonts w:ascii="Linux Libertine" w:eastAsia="Times New Roman" w:hAnsi="Linux Libertine" w:cs="Linux Libertine"/>
          <w:color w:val="000000"/>
          <w:szCs w:val="18"/>
        </w:rPr>
        <w:t xml:space="preserve"> to gender norms</w:t>
      </w:r>
      <w:r w:rsidR="00E75FEF" w:rsidRPr="006B5182">
        <w:rPr>
          <w:rFonts w:ascii="Linux Libertine" w:eastAsia="Times New Roman" w:hAnsi="Linux Libertine" w:cs="Linux Libertine"/>
          <w:color w:val="000000"/>
          <w:szCs w:val="18"/>
        </w:rPr>
        <w:t>, and therefore most marginalized</w:t>
      </w:r>
      <w:r w:rsidR="00786740" w:rsidRPr="006B5182">
        <w:rPr>
          <w:rFonts w:ascii="Linux Libertine" w:eastAsia="Times New Roman" w:hAnsi="Linux Libertine" w:cs="Linux Libertine"/>
          <w:color w:val="000000"/>
          <w:szCs w:val="18"/>
        </w:rPr>
        <w:t>.</w:t>
      </w:r>
    </w:p>
    <w:p w14:paraId="35CB523E" w14:textId="72C43367" w:rsidR="00087C5A" w:rsidRPr="006B5182" w:rsidRDefault="0013119A" w:rsidP="00087C5A">
      <w:pPr>
        <w:pStyle w:val="Para"/>
        <w:ind w:firstLine="720"/>
        <w:rPr>
          <w:rFonts w:ascii="Linux Libertine" w:hAnsi="Linux Libertine" w:cs="Linux Libertine"/>
        </w:rPr>
      </w:pPr>
      <w:r w:rsidRPr="006B5182">
        <w:rPr>
          <w:rFonts w:ascii="Linux Libertine" w:eastAsia="Times New Roman" w:hAnsi="Linux Libertine" w:cs="Linux Libertine"/>
          <w:color w:val="000000"/>
          <w:szCs w:val="18"/>
        </w:rPr>
        <w:t>Across</w:t>
      </w:r>
      <w:r w:rsidR="00F964EE" w:rsidRPr="006B5182">
        <w:rPr>
          <w:rFonts w:ascii="Linux Libertine" w:eastAsia="Times New Roman" w:hAnsi="Linux Libertine" w:cs="Linux Libertine"/>
          <w:color w:val="000000"/>
          <w:szCs w:val="18"/>
        </w:rPr>
        <w:t xml:space="preserve"> the disciplinary divide,</w:t>
      </w:r>
      <w:r w:rsidR="00E75FEF" w:rsidRPr="006B5182">
        <w:rPr>
          <w:rFonts w:ascii="Linux Libertine" w:eastAsia="Times New Roman" w:hAnsi="Linux Libertine" w:cs="Linux Libertine"/>
          <w:color w:val="000000"/>
          <w:szCs w:val="18"/>
        </w:rPr>
        <w:t xml:space="preserve"> NLP has been developing </w:t>
      </w:r>
      <w:r w:rsidR="00F964EE" w:rsidRPr="006B5182">
        <w:rPr>
          <w:rFonts w:ascii="Linux Libertine" w:eastAsia="Times New Roman" w:hAnsi="Linux Libertine" w:cs="Linux Libertine"/>
          <w:color w:val="000000"/>
          <w:szCs w:val="18"/>
        </w:rPr>
        <w:t xml:space="preserve">various </w:t>
      </w:r>
      <w:r w:rsidR="00E75FEF" w:rsidRPr="006B5182">
        <w:rPr>
          <w:rFonts w:ascii="Linux Libertine" w:eastAsia="Times New Roman" w:hAnsi="Linux Libertine" w:cs="Linux Libertine"/>
          <w:color w:val="000000"/>
          <w:szCs w:val="18"/>
        </w:rPr>
        <w:t>methods for studying gender bias in language</w:t>
      </w:r>
      <w:r w:rsidRPr="006B5182">
        <w:rPr>
          <w:rFonts w:ascii="Linux Libertine" w:eastAsia="Times New Roman" w:hAnsi="Linux Libertine" w:cs="Linux Libertine"/>
          <w:color w:val="000000"/>
          <w:szCs w:val="18"/>
        </w:rPr>
        <w:t xml:space="preserve"> forms</w:t>
      </w:r>
      <w:r w:rsidR="00087C5A">
        <w:rPr>
          <w:rFonts w:ascii="Linux Libertine" w:eastAsia="Times New Roman" w:hAnsi="Linux Libertine" w:cs="Linux Libertine"/>
          <w:color w:val="000000"/>
          <w:szCs w:val="18"/>
        </w:rPr>
        <w:t xml:space="preserve"> (6, 35, 27)</w:t>
      </w:r>
      <w:r w:rsidR="00397D0F" w:rsidRPr="006B5182">
        <w:rPr>
          <w:rFonts w:ascii="Linux Libertine" w:eastAsia="Times New Roman" w:hAnsi="Linux Libertine" w:cs="Linux Libertine"/>
          <w:color w:val="000000"/>
          <w:szCs w:val="18"/>
        </w:rPr>
        <w:t xml:space="preserve">. </w:t>
      </w:r>
      <w:r w:rsidR="0062174C">
        <w:rPr>
          <w:rFonts w:ascii="Linux Libertine" w:eastAsia="Times New Roman" w:hAnsi="Linux Libertine" w:cs="Linux Libertine"/>
          <w:color w:val="000000"/>
          <w:szCs w:val="18"/>
        </w:rPr>
        <w:t>In the last few years</w:t>
      </w:r>
      <w:r w:rsidR="00751AEE" w:rsidRPr="006B5182">
        <w:rPr>
          <w:rFonts w:ascii="Linux Libertine" w:eastAsia="Times New Roman" w:hAnsi="Linux Libertine" w:cs="Linux Libertine"/>
          <w:color w:val="000000"/>
          <w:szCs w:val="18"/>
        </w:rPr>
        <w:t xml:space="preserve">, a </w:t>
      </w:r>
      <w:r w:rsidR="000C4706" w:rsidRPr="006B5182">
        <w:rPr>
          <w:rFonts w:ascii="Linux Libertine" w:eastAsia="Times New Roman" w:hAnsi="Linux Libertine" w:cs="Linux Libertine"/>
          <w:color w:val="000000"/>
          <w:szCs w:val="18"/>
        </w:rPr>
        <w:t>growing number of</w:t>
      </w:r>
      <w:r w:rsidR="007D146F" w:rsidRPr="006B5182">
        <w:rPr>
          <w:rFonts w:ascii="Linux Libertine" w:eastAsia="Times New Roman" w:hAnsi="Linux Libertine" w:cs="Linux Libertine"/>
          <w:color w:val="000000"/>
          <w:szCs w:val="18"/>
        </w:rPr>
        <w:t xml:space="preserve"> these methods address </w:t>
      </w:r>
      <w:r w:rsidR="000C4706" w:rsidRPr="006B5182">
        <w:rPr>
          <w:rFonts w:ascii="Linux Libertine" w:eastAsia="Times New Roman" w:hAnsi="Linux Libertine" w:cs="Linux Libertine"/>
          <w:color w:val="000000"/>
          <w:szCs w:val="18"/>
        </w:rPr>
        <w:t xml:space="preserve">queer and </w:t>
      </w:r>
      <w:r w:rsidR="007D146F" w:rsidRPr="006B5182">
        <w:rPr>
          <w:rFonts w:ascii="Linux Libertine" w:eastAsia="Times New Roman" w:hAnsi="Linux Libertine" w:cs="Linux Libertine"/>
          <w:color w:val="000000"/>
          <w:szCs w:val="18"/>
        </w:rPr>
        <w:t>trans</w:t>
      </w:r>
      <w:ins w:id="2" w:author="fcalado" w:date="2026-03-16T10:50:00Z" w16du:dateUtc="2026-03-16T14:50:00Z">
        <w:r w:rsidR="00CF4F23" w:rsidRPr="006B5182">
          <w:rPr>
            <w:rFonts w:ascii="Linux Libertine" w:eastAsia="Times New Roman" w:hAnsi="Linux Libertine" w:cs="Linux Libertine"/>
            <w:color w:val="000000"/>
            <w:szCs w:val="18"/>
          </w:rPr>
          <w:t xml:space="preserve"> </w:t>
        </w:r>
      </w:ins>
      <w:r w:rsidR="007D146F" w:rsidRPr="006B5182">
        <w:rPr>
          <w:rFonts w:ascii="Linux Libertine" w:eastAsia="Times New Roman" w:hAnsi="Linux Libertine" w:cs="Linux Libertine"/>
          <w:color w:val="000000"/>
          <w:szCs w:val="18"/>
        </w:rPr>
        <w:t xml:space="preserve">bias </w:t>
      </w:r>
      <w:r w:rsidR="000C4706" w:rsidRPr="006B5182">
        <w:rPr>
          <w:rFonts w:ascii="Linux Libertine" w:eastAsia="Times New Roman" w:hAnsi="Linux Libertine" w:cs="Linux Libertine"/>
          <w:color w:val="000000"/>
          <w:szCs w:val="18"/>
        </w:rPr>
        <w:t xml:space="preserve">in particular </w:t>
      </w:r>
      <w:r w:rsidR="00564F98">
        <w:rPr>
          <w:rFonts w:ascii="Linux Libertine" w:eastAsia="Times New Roman" w:hAnsi="Linux Libertine" w:cs="Linux Libertine"/>
          <w:color w:val="000000"/>
          <w:szCs w:val="18"/>
        </w:rPr>
        <w:t>(</w:t>
      </w:r>
      <w:r w:rsidR="003E0169">
        <w:rPr>
          <w:rFonts w:ascii="Linux Libertine" w:eastAsia="Times New Roman" w:hAnsi="Linux Libertine" w:cs="Linux Libertine"/>
          <w:color w:val="000000"/>
          <w:szCs w:val="18"/>
        </w:rPr>
        <w:t>19</w:t>
      </w:r>
      <w:r w:rsidR="00023998" w:rsidRPr="006B5182">
        <w:rPr>
          <w:rFonts w:ascii="Linux Libertine" w:eastAsia="Times New Roman" w:hAnsi="Linux Libertine" w:cs="Linux Libertine"/>
          <w:color w:val="000000"/>
          <w:szCs w:val="18"/>
        </w:rPr>
        <w:t xml:space="preserve">, </w:t>
      </w:r>
      <w:r w:rsidR="003E0169">
        <w:rPr>
          <w:rFonts w:ascii="Linux Libertine" w:eastAsia="Times New Roman" w:hAnsi="Linux Libertine" w:cs="Linux Libertine"/>
          <w:color w:val="000000"/>
          <w:szCs w:val="18"/>
        </w:rPr>
        <w:t>33, 31, 15</w:t>
      </w:r>
      <w:r w:rsidR="00564F98">
        <w:rPr>
          <w:rFonts w:ascii="Linux Libertine" w:eastAsia="Times New Roman" w:hAnsi="Linux Libertine" w:cs="Linux Libertine"/>
          <w:color w:val="000000"/>
          <w:szCs w:val="18"/>
        </w:rPr>
        <w:t>)</w:t>
      </w:r>
      <w:r w:rsidR="002B2B8E" w:rsidRPr="006B5182">
        <w:rPr>
          <w:rFonts w:ascii="Linux Libertine" w:eastAsia="Times New Roman" w:hAnsi="Linux Libertine" w:cs="Linux Libertine"/>
          <w:color w:val="000000"/>
          <w:szCs w:val="18"/>
        </w:rPr>
        <w:t>.</w:t>
      </w:r>
      <w:r w:rsidR="00ED0F0A" w:rsidRPr="006B5182">
        <w:rPr>
          <w:rFonts w:ascii="Linux Libertine" w:eastAsia="Times New Roman" w:hAnsi="Linux Libertine" w:cs="Linux Libertine"/>
          <w:color w:val="000000"/>
          <w:szCs w:val="18"/>
        </w:rPr>
        <w:t xml:space="preserve"> </w:t>
      </w:r>
      <w:r w:rsidR="00397D0F" w:rsidRPr="006B5182">
        <w:rPr>
          <w:rFonts w:ascii="Linux Libertine" w:hAnsi="Linux Libertine" w:cs="Linux Libertine"/>
        </w:rPr>
        <w:t xml:space="preserve">This paper explores how </w:t>
      </w:r>
      <w:r w:rsidR="000C4706" w:rsidRPr="006B5182">
        <w:rPr>
          <w:rFonts w:ascii="Linux Libertine" w:hAnsi="Linux Libertine" w:cs="Linux Libertine"/>
        </w:rPr>
        <w:t xml:space="preserve">theorizing from Trans Studies </w:t>
      </w:r>
      <w:r w:rsidR="00397D0F" w:rsidRPr="006B5182">
        <w:rPr>
          <w:rFonts w:ascii="Linux Libertine" w:hAnsi="Linux Libertine" w:cs="Linux Libertine"/>
        </w:rPr>
        <w:t xml:space="preserve">might be applied </w:t>
      </w:r>
      <w:r w:rsidR="00087C5A">
        <w:rPr>
          <w:rFonts w:ascii="Linux Libertine" w:hAnsi="Linux Libertine" w:cs="Linux Libertine"/>
        </w:rPr>
        <w:t xml:space="preserve">to </w:t>
      </w:r>
      <w:ins w:id="3" w:author="fcalado" w:date="2026-03-14T14:39:00Z" w16du:dateUtc="2026-03-14T18:39:00Z">
        <w:r w:rsidR="00F3107A" w:rsidRPr="006B5182">
          <w:rPr>
            <w:rFonts w:ascii="Linux Libertine" w:hAnsi="Linux Libertine" w:cs="Linux Libertine"/>
          </w:rPr>
          <w:t xml:space="preserve">three </w:t>
        </w:r>
      </w:ins>
      <w:r w:rsidR="00397D0F" w:rsidRPr="006B5182">
        <w:rPr>
          <w:rFonts w:ascii="Linux Libertine" w:hAnsi="Linux Libertine" w:cs="Linux Libertine"/>
        </w:rPr>
        <w:t xml:space="preserve">recent </w:t>
      </w:r>
      <w:r w:rsidR="000C4706" w:rsidRPr="006B5182">
        <w:rPr>
          <w:rFonts w:ascii="Linux Libertine" w:hAnsi="Linux Libertine" w:cs="Linux Libertine"/>
        </w:rPr>
        <w:t>frameworks</w:t>
      </w:r>
      <w:r w:rsidR="00397D0F" w:rsidRPr="006B5182">
        <w:rPr>
          <w:rFonts w:ascii="Linux Libertine" w:hAnsi="Linux Libertine" w:cs="Linux Libertine"/>
        </w:rPr>
        <w:t xml:space="preserve"> for </w:t>
      </w:r>
      <w:r w:rsidR="00397D0F" w:rsidRPr="006B5182">
        <w:rPr>
          <w:rFonts w:ascii="Linux Libertine" w:hAnsi="Linux Libertine" w:cs="Linux Libertine"/>
        </w:rPr>
        <w:lastRenderedPageBreak/>
        <w:t xml:space="preserve">detecting </w:t>
      </w:r>
      <w:ins w:id="4" w:author="fcalado" w:date="2026-03-16T12:37:00Z" w16du:dateUtc="2026-03-16T16:37:00Z">
        <w:r w:rsidR="00812A37" w:rsidRPr="006B5182">
          <w:rPr>
            <w:rFonts w:ascii="Linux Libertine" w:hAnsi="Linux Libertine" w:cs="Linux Libertine"/>
          </w:rPr>
          <w:t>trans bias</w:t>
        </w:r>
      </w:ins>
      <w:r w:rsidR="00397D0F" w:rsidRPr="006B5182">
        <w:rPr>
          <w:rFonts w:ascii="Linux Libertine" w:hAnsi="Linux Libertine" w:cs="Linux Libertine"/>
        </w:rPr>
        <w:t xml:space="preserve"> in language</w:t>
      </w:r>
      <w:ins w:id="5" w:author="fcalado" w:date="2026-03-16T10:52:00Z" w16du:dateUtc="2026-03-16T14:52:00Z">
        <w:r w:rsidR="00CF4F23" w:rsidRPr="006B5182">
          <w:rPr>
            <w:rFonts w:ascii="Linux Libertine" w:hAnsi="Linux Libertine" w:cs="Linux Libertine"/>
          </w:rPr>
          <w:t xml:space="preserve">: </w:t>
        </w:r>
      </w:ins>
      <w:r w:rsidR="00397D0F" w:rsidRPr="006B5182">
        <w:rPr>
          <w:rFonts w:ascii="Linux Libertine" w:hAnsi="Linux Libertine" w:cs="Linux Libertine"/>
        </w:rPr>
        <w:t>TIDEs</w:t>
      </w:r>
      <w:ins w:id="6" w:author="fcalado" w:date="2026-03-14T14:39:00Z" w16du:dateUtc="2026-03-14T18:39:00Z">
        <w:r w:rsidR="00F3107A" w:rsidRPr="006B5182">
          <w:rPr>
            <w:rFonts w:ascii="Linux Libertine" w:hAnsi="Linux Libertine" w:cs="Linux Libertine"/>
          </w:rPr>
          <w:t>,</w:t>
        </w:r>
      </w:ins>
      <w:r w:rsidR="00397D0F" w:rsidRPr="006B5182">
        <w:rPr>
          <w:rFonts w:ascii="Linux Libertine" w:hAnsi="Linux Libertine" w:cs="Linux Libertine"/>
        </w:rPr>
        <w:t xml:space="preserve"> </w:t>
      </w:r>
      <w:ins w:id="7" w:author="fcalado" w:date="2026-03-14T10:11:00Z" w16du:dateUtc="2026-03-14T14:11:00Z">
        <w:r w:rsidR="0073398C" w:rsidRPr="006B5182">
          <w:rPr>
            <w:rFonts w:ascii="Linux Libertine" w:hAnsi="Linux Libertine" w:cs="Linux Libertine"/>
          </w:rPr>
          <w:t>EQUITBL</w:t>
        </w:r>
      </w:ins>
      <w:ins w:id="8" w:author="fcalado" w:date="2026-03-14T14:39:00Z" w16du:dateUtc="2026-03-14T18:39:00Z">
        <w:r w:rsidR="00F3107A" w:rsidRPr="006B5182">
          <w:rPr>
            <w:rFonts w:ascii="Linux Libertine" w:hAnsi="Linux Libertine" w:cs="Linux Libertine"/>
          </w:rPr>
          <w:t>, and TANGO</w:t>
        </w:r>
      </w:ins>
      <w:r w:rsidR="00397D0F" w:rsidRPr="006B5182">
        <w:rPr>
          <w:rFonts w:ascii="Linux Libertine" w:hAnsi="Linux Libertine" w:cs="Linux Libertine"/>
        </w:rPr>
        <w:t xml:space="preserve"> </w:t>
      </w:r>
      <w:r w:rsidR="00564F98">
        <w:rPr>
          <w:rFonts w:ascii="Linux Libertine" w:hAnsi="Linux Libertine" w:cs="Linux Libertine"/>
        </w:rPr>
        <w:t>(</w:t>
      </w:r>
      <w:r w:rsidR="003E0169">
        <w:rPr>
          <w:rFonts w:ascii="Linux Libertine" w:hAnsi="Linux Libertine" w:cs="Linux Libertine"/>
        </w:rPr>
        <w:t>31</w:t>
      </w:r>
      <w:r w:rsidR="00397D0F" w:rsidRPr="006B5182">
        <w:rPr>
          <w:rFonts w:ascii="Linux Libertine" w:hAnsi="Linux Libertine" w:cs="Linux Libertine"/>
        </w:rPr>
        <w:t>,</w:t>
      </w:r>
      <w:r w:rsidR="00D6313D" w:rsidRPr="006B5182">
        <w:rPr>
          <w:rFonts w:ascii="Linux Libertine" w:hAnsi="Linux Libertine" w:cs="Linux Libertine"/>
        </w:rPr>
        <w:t xml:space="preserve"> </w:t>
      </w:r>
      <w:r w:rsidR="003E0169">
        <w:rPr>
          <w:rFonts w:ascii="Linux Libertine" w:hAnsi="Linux Libertine" w:cs="Linux Libertine"/>
        </w:rPr>
        <w:t>15,</w:t>
      </w:r>
      <w:ins w:id="9" w:author="fcalado" w:date="2026-03-14T14:40:00Z" w16du:dateUtc="2026-03-14T18:40:00Z">
        <w:r w:rsidR="00F3107A" w:rsidRPr="006B5182">
          <w:rPr>
            <w:rFonts w:ascii="Linux Libertine" w:hAnsi="Linux Libertine" w:cs="Linux Libertine"/>
          </w:rPr>
          <w:t xml:space="preserve"> </w:t>
        </w:r>
      </w:ins>
      <w:r w:rsidR="003E0169">
        <w:rPr>
          <w:rFonts w:ascii="Linux Libertine" w:hAnsi="Linux Libertine" w:cs="Linux Libertine"/>
        </w:rPr>
        <w:t>33</w:t>
      </w:r>
      <w:r w:rsidR="00564F98">
        <w:rPr>
          <w:rFonts w:ascii="Linux Libertine" w:hAnsi="Linux Libertine" w:cs="Linux Libertine"/>
        </w:rPr>
        <w:t>)</w:t>
      </w:r>
      <w:r w:rsidR="00397D0F" w:rsidRPr="006B5182">
        <w:rPr>
          <w:rFonts w:ascii="Linux Libertine" w:hAnsi="Linux Libertine" w:cs="Linux Libertine"/>
        </w:rPr>
        <w:t xml:space="preserve">. </w:t>
      </w:r>
      <w:ins w:id="10" w:author="fcalado" w:date="2026-03-14T14:49:00Z" w16du:dateUtc="2026-03-14T18:49:00Z">
        <w:r w:rsidR="00F3107A" w:rsidRPr="006B5182">
          <w:rPr>
            <w:rFonts w:ascii="Linux Libertine" w:hAnsi="Linux Libertine" w:cs="Linux Libertine"/>
          </w:rPr>
          <w:t>A close reading</w:t>
        </w:r>
      </w:ins>
      <w:r w:rsidR="000C4706" w:rsidRPr="006B5182">
        <w:rPr>
          <w:rFonts w:ascii="Linux Libertine" w:hAnsi="Linux Libertine" w:cs="Linux Libertine"/>
        </w:rPr>
        <w:t xml:space="preserve"> of</w:t>
      </w:r>
      <w:ins w:id="11" w:author="fcalado" w:date="2026-03-14T14:49:00Z" w16du:dateUtc="2026-03-14T18:49:00Z">
        <w:r w:rsidR="00F3107A" w:rsidRPr="006B5182">
          <w:rPr>
            <w:rFonts w:ascii="Linux Libertine" w:hAnsi="Linux Libertine" w:cs="Linux Libertine"/>
          </w:rPr>
          <w:t xml:space="preserve"> each of</w:t>
        </w:r>
      </w:ins>
      <w:ins w:id="12" w:author="fcalado" w:date="2026-03-14T14:46:00Z" w16du:dateUtc="2026-03-14T18:46:00Z">
        <w:r w:rsidR="00F3107A" w:rsidRPr="006B5182">
          <w:rPr>
            <w:rFonts w:ascii="Linux Libertine" w:hAnsi="Linux Libertine" w:cs="Linux Libertine"/>
          </w:rPr>
          <w:t xml:space="preserve"> </w:t>
        </w:r>
      </w:ins>
      <w:ins w:id="13" w:author="fcalado" w:date="2026-03-15T14:44:00Z" w16du:dateUtc="2026-03-15T18:44:00Z">
        <w:r w:rsidR="008579B0" w:rsidRPr="006B5182">
          <w:rPr>
            <w:rFonts w:ascii="Linux Libertine" w:hAnsi="Linux Libertine" w:cs="Linux Libertine"/>
          </w:rPr>
          <w:t>these three frameworks</w:t>
        </w:r>
      </w:ins>
      <w:ins w:id="14" w:author="fcalado" w:date="2026-03-14T14:40:00Z" w16du:dateUtc="2026-03-14T18:40:00Z">
        <w:r w:rsidR="00F3107A" w:rsidRPr="006B5182">
          <w:rPr>
            <w:rFonts w:ascii="Linux Libertine" w:hAnsi="Linux Libertine" w:cs="Linux Libertine"/>
          </w:rPr>
          <w:t xml:space="preserve"> examine</w:t>
        </w:r>
      </w:ins>
      <w:ins w:id="15" w:author="fcalado" w:date="2026-03-16T12:38:00Z" w16du:dateUtc="2026-03-16T16:38:00Z">
        <w:r w:rsidR="00812A37" w:rsidRPr="006B5182">
          <w:rPr>
            <w:rFonts w:ascii="Linux Libertine" w:hAnsi="Linux Libertine" w:cs="Linux Libertine"/>
          </w:rPr>
          <w:t>s</w:t>
        </w:r>
      </w:ins>
      <w:ins w:id="16" w:author="fcalado" w:date="2026-03-14T14:40:00Z" w16du:dateUtc="2026-03-14T18:40:00Z">
        <w:r w:rsidR="00F3107A" w:rsidRPr="006B5182">
          <w:rPr>
            <w:rFonts w:ascii="Linux Libertine" w:hAnsi="Linux Libertine" w:cs="Linux Libertine"/>
          </w:rPr>
          <w:t xml:space="preserve"> in detail how gender </w:t>
        </w:r>
      </w:ins>
      <w:ins w:id="17" w:author="fcalado" w:date="2026-03-14T14:41:00Z" w16du:dateUtc="2026-03-14T18:41:00Z">
        <w:r w:rsidR="00F3107A" w:rsidRPr="006B5182">
          <w:rPr>
            <w:rFonts w:ascii="Linux Libertine" w:hAnsi="Linux Libertine" w:cs="Linux Libertine"/>
          </w:rPr>
          <w:t>is operationalized</w:t>
        </w:r>
      </w:ins>
      <w:ins w:id="18" w:author="fcalado" w:date="2026-03-14T14:46:00Z" w16du:dateUtc="2026-03-14T18:46:00Z">
        <w:r w:rsidR="00F3107A" w:rsidRPr="006B5182">
          <w:rPr>
            <w:rFonts w:ascii="Linux Libertine" w:hAnsi="Linux Libertine" w:cs="Linux Libertine"/>
          </w:rPr>
          <w:t xml:space="preserve"> </w:t>
        </w:r>
      </w:ins>
      <w:ins w:id="19" w:author="fcalado" w:date="2026-03-14T14:47:00Z" w16du:dateUtc="2026-03-14T18:47:00Z">
        <w:r w:rsidR="00F3107A" w:rsidRPr="006B5182">
          <w:rPr>
            <w:rFonts w:ascii="Linux Libertine" w:hAnsi="Linux Libertine" w:cs="Linux Libertine"/>
          </w:rPr>
          <w:t>and how language makes gender forms visible</w:t>
        </w:r>
      </w:ins>
      <w:ins w:id="20" w:author="fcalado" w:date="2026-03-14T14:41:00Z" w16du:dateUtc="2026-03-14T18:41:00Z">
        <w:r w:rsidR="00F3107A" w:rsidRPr="006B5182">
          <w:rPr>
            <w:rFonts w:ascii="Linux Libertine" w:hAnsi="Linux Libertine" w:cs="Linux Libertine"/>
          </w:rPr>
          <w:t xml:space="preserve">. </w:t>
        </w:r>
      </w:ins>
      <w:r w:rsidR="00397D0F" w:rsidRPr="006B5182">
        <w:rPr>
          <w:rFonts w:ascii="Linux Libertine" w:hAnsi="Linux Libertine" w:cs="Linux Libertine"/>
        </w:rPr>
        <w:t xml:space="preserve">It argues that </w:t>
      </w:r>
      <w:ins w:id="21" w:author="fcalado" w:date="2026-03-14T14:42:00Z" w16du:dateUtc="2026-03-14T18:42:00Z">
        <w:r w:rsidR="00F3107A" w:rsidRPr="006B5182">
          <w:rPr>
            <w:rFonts w:ascii="Linux Libertine" w:hAnsi="Linux Libertine" w:cs="Linux Libertine"/>
          </w:rPr>
          <w:t xml:space="preserve">two of these </w:t>
        </w:r>
      </w:ins>
      <w:ins w:id="22" w:author="fcalado" w:date="2026-03-14T14:47:00Z" w16du:dateUtc="2026-03-14T18:47:00Z">
        <w:r w:rsidR="00F3107A" w:rsidRPr="006B5182">
          <w:rPr>
            <w:rFonts w:ascii="Linux Libertine" w:hAnsi="Linux Libertine" w:cs="Linux Libertine"/>
          </w:rPr>
          <w:t>frameworks</w:t>
        </w:r>
      </w:ins>
      <w:ins w:id="23" w:author="fcalado" w:date="2026-03-14T14:42:00Z" w16du:dateUtc="2026-03-14T18:42:00Z">
        <w:r w:rsidR="00F3107A" w:rsidRPr="006B5182">
          <w:rPr>
            <w:rFonts w:ascii="Linux Libertine" w:hAnsi="Linux Libertine" w:cs="Linux Libertine"/>
          </w:rPr>
          <w:t>, TIDEs and EQUITBL</w:t>
        </w:r>
      </w:ins>
      <w:r w:rsidR="00087C5A">
        <w:rPr>
          <w:rFonts w:ascii="Linux Libertine" w:hAnsi="Linux Libertine" w:cs="Linux Libertine"/>
        </w:rPr>
        <w:t xml:space="preserve"> </w:t>
      </w:r>
      <w:r w:rsidR="00397D0F" w:rsidRPr="006B5182">
        <w:rPr>
          <w:rFonts w:ascii="Linux Libertine" w:hAnsi="Linux Libertine" w:cs="Linux Libertine"/>
        </w:rPr>
        <w:t xml:space="preserve">significantly </w:t>
      </w:r>
      <w:r w:rsidR="00ED0F0A" w:rsidRPr="006B5182">
        <w:rPr>
          <w:rFonts w:ascii="Linux Libertine" w:hAnsi="Linux Libertine" w:cs="Linux Libertine"/>
        </w:rPr>
        <w:t>benefit</w:t>
      </w:r>
      <w:r w:rsidR="000C4706" w:rsidRPr="006B5182">
        <w:rPr>
          <w:rFonts w:ascii="Linux Libertine" w:hAnsi="Linux Libertine" w:cs="Linux Libertine"/>
        </w:rPr>
        <w:t xml:space="preserve"> from </w:t>
      </w:r>
      <w:ins w:id="24" w:author="fcalado" w:date="2026-03-16T12:38:00Z" w16du:dateUtc="2026-03-16T16:38:00Z">
        <w:r w:rsidR="00812A37" w:rsidRPr="006B5182">
          <w:rPr>
            <w:rFonts w:ascii="Linux Libertine" w:hAnsi="Linux Libertine" w:cs="Linux Libertine"/>
          </w:rPr>
          <w:t>addressing</w:t>
        </w:r>
      </w:ins>
      <w:r w:rsidR="000C4706" w:rsidRPr="006B5182">
        <w:rPr>
          <w:rFonts w:ascii="Linux Libertine" w:hAnsi="Linux Libertine" w:cs="Linux Libertine"/>
        </w:rPr>
        <w:t xml:space="preserve"> gender as a behavioral and social phenomenon, as theorized in Trans Studies</w:t>
      </w:r>
      <w:r w:rsidR="00397D0F" w:rsidRPr="006B5182">
        <w:rPr>
          <w:rFonts w:ascii="Linux Libertine" w:hAnsi="Linux Libertine" w:cs="Linux Libertine"/>
        </w:rPr>
        <w:t>.</w:t>
      </w:r>
      <w:ins w:id="25" w:author="fcalado" w:date="2026-03-14T14:50:00Z" w16du:dateUtc="2026-03-14T18:50:00Z">
        <w:r w:rsidR="008D300C" w:rsidRPr="006B5182">
          <w:rPr>
            <w:rFonts w:ascii="Linux Libertine" w:hAnsi="Linux Libertine" w:cs="Linux Libertine"/>
          </w:rPr>
          <w:t xml:space="preserve"> </w:t>
        </w:r>
      </w:ins>
      <w:ins w:id="26" w:author="fcalado" w:date="2026-03-14T14:51:00Z" w16du:dateUtc="2026-03-14T18:51:00Z">
        <w:r w:rsidR="008D300C" w:rsidRPr="006B5182">
          <w:rPr>
            <w:rFonts w:ascii="Linux Libertine" w:hAnsi="Linux Libertine" w:cs="Linux Libertine"/>
          </w:rPr>
          <w:t>Conversely,</w:t>
        </w:r>
      </w:ins>
      <w:ins w:id="27" w:author="fcalado" w:date="2026-03-14T14:44:00Z" w16du:dateUtc="2026-03-14T18:44:00Z">
        <w:r w:rsidR="00F3107A" w:rsidRPr="006B5182">
          <w:rPr>
            <w:rFonts w:ascii="Linux Libertine" w:hAnsi="Linux Libertine" w:cs="Linux Libertine"/>
          </w:rPr>
          <w:t xml:space="preserve"> the third approach, TANGO, is found to be limited by its focus </w:t>
        </w:r>
      </w:ins>
      <w:ins w:id="28" w:author="fcalado" w:date="2026-03-14T14:45:00Z" w16du:dateUtc="2026-03-14T18:45:00Z">
        <w:r w:rsidR="00F3107A" w:rsidRPr="006B5182">
          <w:rPr>
            <w:rFonts w:ascii="Linux Libertine" w:hAnsi="Linux Libertine" w:cs="Linux Libertine"/>
          </w:rPr>
          <w:t xml:space="preserve">on gender as </w:t>
        </w:r>
      </w:ins>
      <w:r w:rsidR="00564F98">
        <w:rPr>
          <w:rFonts w:ascii="Linux Libertine" w:hAnsi="Linux Libertine" w:cs="Linux Libertine"/>
        </w:rPr>
        <w:t xml:space="preserve">primarily an </w:t>
      </w:r>
      <w:ins w:id="29" w:author="fcalado" w:date="2026-03-14T14:45:00Z" w16du:dateUtc="2026-03-14T18:45:00Z">
        <w:r w:rsidR="00F3107A" w:rsidRPr="006B5182">
          <w:rPr>
            <w:rFonts w:ascii="Linux Libertine" w:hAnsi="Linux Libertine" w:cs="Linux Libertine"/>
          </w:rPr>
          <w:t xml:space="preserve">internal </w:t>
        </w:r>
      </w:ins>
      <w:r w:rsidR="00564F98">
        <w:rPr>
          <w:rFonts w:ascii="Linux Libertine" w:hAnsi="Linux Libertine" w:cs="Linux Libertine"/>
        </w:rPr>
        <w:t>quality</w:t>
      </w:r>
      <w:ins w:id="30" w:author="fcalado" w:date="2026-03-14T14:45:00Z" w16du:dateUtc="2026-03-14T18:45:00Z">
        <w:r w:rsidR="00F3107A" w:rsidRPr="006B5182">
          <w:rPr>
            <w:rFonts w:ascii="Linux Libertine" w:hAnsi="Linux Libertine" w:cs="Linux Libertine"/>
          </w:rPr>
          <w:t>. The discussion thus illustrates how</w:t>
        </w:r>
      </w:ins>
      <w:r w:rsidR="00397D0F" w:rsidRPr="006B5182">
        <w:rPr>
          <w:rFonts w:ascii="Linux Libertine" w:hAnsi="Linux Libertine" w:cs="Linux Libertine"/>
        </w:rPr>
        <w:t xml:space="preserve"> </w:t>
      </w:r>
      <w:r w:rsidR="000C4706" w:rsidRPr="006B5182">
        <w:rPr>
          <w:rFonts w:ascii="Linux Libertine" w:hAnsi="Linux Libertine" w:cs="Linux Libertine"/>
        </w:rPr>
        <w:t>Tran</w:t>
      </w:r>
      <w:ins w:id="31" w:author="fcalado" w:date="2026-03-16T10:44:00Z" w16du:dateUtc="2026-03-16T14:44:00Z">
        <w:r w:rsidR="00CF4F23" w:rsidRPr="006B5182">
          <w:rPr>
            <w:rFonts w:ascii="Linux Libertine" w:hAnsi="Linux Libertine" w:cs="Linux Libertine"/>
          </w:rPr>
          <w:t>s</w:t>
        </w:r>
      </w:ins>
      <w:r w:rsidR="000C4706" w:rsidRPr="006B5182">
        <w:rPr>
          <w:rFonts w:ascii="Linux Libertine" w:hAnsi="Linux Libertine" w:cs="Linux Libertine"/>
        </w:rPr>
        <w:t xml:space="preserve"> Studies’ </w:t>
      </w:r>
      <w:ins w:id="32" w:author="fcalado" w:date="2026-03-14T14:45:00Z" w16du:dateUtc="2026-03-14T18:45:00Z">
        <w:r w:rsidR="00F3107A" w:rsidRPr="006B5182">
          <w:rPr>
            <w:rFonts w:ascii="Linux Libertine" w:hAnsi="Linux Libertine" w:cs="Linux Libertine"/>
          </w:rPr>
          <w:t>theorizing</w:t>
        </w:r>
      </w:ins>
      <w:ins w:id="33" w:author="fcalado" w:date="2026-03-14T14:46:00Z" w16du:dateUtc="2026-03-14T18:46:00Z">
        <w:r w:rsidR="00F3107A" w:rsidRPr="006B5182">
          <w:rPr>
            <w:rFonts w:ascii="Linux Libertine" w:hAnsi="Linux Libertine" w:cs="Linux Libertine"/>
          </w:rPr>
          <w:t xml:space="preserve"> on</w:t>
        </w:r>
      </w:ins>
      <w:r w:rsidR="000C4706" w:rsidRPr="006B5182">
        <w:rPr>
          <w:rFonts w:ascii="Linux Libertine" w:hAnsi="Linux Libertine" w:cs="Linux Libertine"/>
        </w:rPr>
        <w:t xml:space="preserve"> expressive</w:t>
      </w:r>
      <w:ins w:id="34" w:author="fcalado" w:date="2026-03-14T14:46:00Z" w16du:dateUtc="2026-03-14T18:46:00Z">
        <w:r w:rsidR="00F3107A" w:rsidRPr="006B5182">
          <w:rPr>
            <w:rFonts w:ascii="Linux Libertine" w:hAnsi="Linux Libertine" w:cs="Linux Libertine"/>
          </w:rPr>
          <w:t xml:space="preserve"> and behavioral</w:t>
        </w:r>
      </w:ins>
      <w:r w:rsidR="000C4706" w:rsidRPr="006B5182">
        <w:rPr>
          <w:rFonts w:ascii="Linux Libertine" w:hAnsi="Linux Libertine" w:cs="Linux Libertine"/>
        </w:rPr>
        <w:t xml:space="preserve"> aspects of gender identity</w:t>
      </w:r>
      <w:r w:rsidR="00397D0F" w:rsidRPr="006B5182">
        <w:rPr>
          <w:rFonts w:ascii="Linux Libertine" w:hAnsi="Linux Libertine" w:cs="Linux Libertine"/>
        </w:rPr>
        <w:t xml:space="preserve"> has direct application to </w:t>
      </w:r>
      <w:r w:rsidR="000C4706" w:rsidRPr="006B5182">
        <w:rPr>
          <w:rFonts w:ascii="Linux Libertine" w:hAnsi="Linux Libertine" w:cs="Linux Libertine"/>
        </w:rPr>
        <w:t>techniques for marking up and coding gender</w:t>
      </w:r>
      <w:r w:rsidR="00397D0F" w:rsidRPr="006B5182">
        <w:rPr>
          <w:rFonts w:ascii="Linux Libertine" w:hAnsi="Linux Libertine" w:cs="Linux Libertine"/>
        </w:rPr>
        <w:t xml:space="preserve"> in NLP.</w:t>
      </w:r>
      <w:ins w:id="35" w:author="fcalado" w:date="2026-03-14T14:43:00Z" w16du:dateUtc="2026-03-14T18:43:00Z">
        <w:r w:rsidR="00F3107A" w:rsidRPr="006B5182">
          <w:rPr>
            <w:rFonts w:ascii="Linux Libertine" w:hAnsi="Linux Libertine" w:cs="Linux Libertine"/>
          </w:rPr>
          <w:t xml:space="preserve"> </w:t>
        </w:r>
      </w:ins>
      <w:r w:rsidR="00087C5A">
        <w:rPr>
          <w:rFonts w:ascii="Linux Libertine" w:hAnsi="Linux Libertine" w:cs="Linux Libertine"/>
        </w:rPr>
        <w:t>Answering</w:t>
      </w:r>
      <w:r w:rsidR="00087C5A">
        <w:rPr>
          <w:rFonts w:ascii="Linux Libertine" w:eastAsia="Times New Roman" w:hAnsi="Linux Libertine" w:cs="Linux Libertine"/>
          <w:color w:val="000000"/>
          <w:szCs w:val="18"/>
        </w:rPr>
        <w:t xml:space="preserve"> </w:t>
      </w:r>
      <w:r w:rsidR="00087C5A" w:rsidRPr="006B5182">
        <w:rPr>
          <w:rFonts w:ascii="Linux Libertine" w:eastAsia="Times New Roman" w:hAnsi="Linux Libertine" w:cs="Linux Libertine"/>
          <w:color w:val="000000"/>
          <w:szCs w:val="18"/>
        </w:rPr>
        <w:t xml:space="preserve">calls for interdisciplinary theorizing </w:t>
      </w:r>
      <w:r w:rsidR="00087C5A" w:rsidRPr="006B5182">
        <w:rPr>
          <w:rFonts w:ascii="Linux Libertine" w:hAnsi="Linux Libertine" w:cs="Linux Libertine"/>
          <w:color w:val="000000"/>
          <w:szCs w:val="18"/>
        </w:rPr>
        <w:t>in</w:t>
      </w:r>
      <w:r w:rsidR="00087C5A" w:rsidRPr="006B5182">
        <w:rPr>
          <w:rFonts w:ascii="Linux Libertine" w:eastAsia="Times New Roman" w:hAnsi="Linux Libertine" w:cs="Linux Libertine"/>
          <w:color w:val="000000"/>
          <w:szCs w:val="18"/>
        </w:rPr>
        <w:t xml:space="preserve"> NLP</w:t>
      </w:r>
      <w:r w:rsidR="00087C5A" w:rsidRPr="006B5182">
        <w:rPr>
          <w:rFonts w:ascii="Linux Libertine" w:hAnsi="Linux Libertine" w:cs="Linux Libertine"/>
          <w:color w:val="000000"/>
          <w:szCs w:val="18"/>
        </w:rPr>
        <w:t xml:space="preserve"> </w:t>
      </w:r>
      <w:r w:rsidR="00087C5A">
        <w:rPr>
          <w:rFonts w:ascii="Linux Libertine" w:eastAsia="Times New Roman" w:hAnsi="Linux Libertine" w:cs="Linux Libertine"/>
          <w:color w:val="000000"/>
          <w:szCs w:val="18"/>
        </w:rPr>
        <w:t>(43</w:t>
      </w:r>
      <w:r w:rsidR="00087C5A" w:rsidRPr="006B5182">
        <w:rPr>
          <w:rFonts w:ascii="Linux Libertine" w:eastAsia="Times New Roman" w:hAnsi="Linux Libertine" w:cs="Linux Libertine"/>
          <w:color w:val="000000"/>
          <w:szCs w:val="18"/>
        </w:rPr>
        <w:t>, 4</w:t>
      </w:r>
      <w:r w:rsidR="00087C5A">
        <w:rPr>
          <w:rFonts w:ascii="Linux Libertine" w:eastAsia="Times New Roman" w:hAnsi="Linux Libertine" w:cs="Linux Libertine"/>
          <w:color w:val="000000"/>
          <w:szCs w:val="18"/>
        </w:rPr>
        <w:t>)</w:t>
      </w:r>
      <w:r w:rsidR="00087C5A">
        <w:rPr>
          <w:rFonts w:ascii="Linux Libertine" w:hAnsi="Linux Libertine" w:cs="Linux Libertine"/>
        </w:rPr>
        <w:t xml:space="preserve">, this paper thus contributes </w:t>
      </w:r>
      <w:ins w:id="36" w:author="fcalado" w:date="2026-03-16T13:01:00Z" w16du:dateUtc="2026-03-16T17:01:00Z">
        <w:r w:rsidR="00087C5A" w:rsidRPr="006B5182">
          <w:rPr>
            <w:rFonts w:ascii="Linux Libertine" w:hAnsi="Linux Libertine" w:cs="Linux Libertine"/>
          </w:rPr>
          <w:t xml:space="preserve">to the increasing momentum around deconstructing “gender” as a concept within NLP by drawing </w:t>
        </w:r>
      </w:ins>
      <w:ins w:id="37" w:author="fcalado" w:date="2026-03-17T08:25:00Z" w16du:dateUtc="2026-03-17T12:25:00Z">
        <w:r w:rsidR="00087C5A" w:rsidRPr="006B5182">
          <w:rPr>
            <w:rFonts w:ascii="Linux Libertine" w:hAnsi="Linux Libertine" w:cs="Linux Libertine"/>
          </w:rPr>
          <w:t>from</w:t>
        </w:r>
      </w:ins>
      <w:ins w:id="38" w:author="fcalado" w:date="2026-03-16T13:01:00Z" w16du:dateUtc="2026-03-16T17:01:00Z">
        <w:r w:rsidR="00087C5A" w:rsidRPr="006B5182">
          <w:rPr>
            <w:rFonts w:ascii="Linux Libertine" w:hAnsi="Linux Libertine" w:cs="Linux Libertine"/>
          </w:rPr>
          <w:t xml:space="preserve"> knowledge domains </w:t>
        </w:r>
      </w:ins>
      <w:r w:rsidR="00087C5A">
        <w:rPr>
          <w:rFonts w:ascii="Linux Libertine" w:hAnsi="Linux Libertine" w:cs="Linux Libertine"/>
        </w:rPr>
        <w:t>in Queer and Trans Studies</w:t>
      </w:r>
      <w:ins w:id="39" w:author="fcalado" w:date="2026-03-16T13:02:00Z" w16du:dateUtc="2026-03-16T17:02:00Z">
        <w:r w:rsidR="00087C5A" w:rsidRPr="006B5182">
          <w:rPr>
            <w:rFonts w:ascii="Linux Libertine" w:hAnsi="Linux Libertine" w:cs="Linux Libertine"/>
          </w:rPr>
          <w:t xml:space="preserve"> </w:t>
        </w:r>
      </w:ins>
      <w:r w:rsidR="00087C5A">
        <w:rPr>
          <w:rFonts w:ascii="Linux Libertine" w:hAnsi="Linux Libertine" w:cs="Linux Libertine"/>
        </w:rPr>
        <w:t>(</w:t>
      </w:r>
      <w:ins w:id="40" w:author="fcalado" w:date="2026-03-16T13:02:00Z" w16du:dateUtc="2026-03-16T17:02:00Z">
        <w:r w:rsidR="00087C5A" w:rsidRPr="006B5182">
          <w:rPr>
            <w:rFonts w:ascii="Linux Libertine" w:hAnsi="Linux Libertine" w:cs="Linux Libertine"/>
          </w:rPr>
          <w:t xml:space="preserve">23, </w:t>
        </w:r>
      </w:ins>
      <w:r w:rsidR="00087C5A">
        <w:rPr>
          <w:rFonts w:ascii="Linux Libertine" w:hAnsi="Linux Libertine" w:cs="Linux Libertine"/>
        </w:rPr>
        <w:t>9)</w:t>
      </w:r>
      <w:r w:rsidR="00087C5A">
        <w:rPr>
          <w:rFonts w:ascii="Linux Libertine" w:hAnsi="Linux Libertine" w:cs="Linux Libertine"/>
        </w:rPr>
        <w:t>.</w:t>
      </w:r>
    </w:p>
    <w:p w14:paraId="6ADA2319" w14:textId="541ED795" w:rsidR="005B434B" w:rsidRPr="006B5182" w:rsidRDefault="005B434B" w:rsidP="008579B0">
      <w:pPr>
        <w:pStyle w:val="Para"/>
        <w:ind w:firstLine="720"/>
        <w:rPr>
          <w:ins w:id="41" w:author="fcalado" w:date="2026-03-15T14:22:00Z" w16du:dateUtc="2026-03-15T18:22:00Z"/>
          <w:rFonts w:ascii="Linux Libertine" w:eastAsia="Times New Roman" w:hAnsi="Linux Libertine" w:cs="Linux Libertine"/>
          <w:color w:val="000000"/>
          <w:szCs w:val="18"/>
        </w:rPr>
      </w:pPr>
    </w:p>
    <w:p w14:paraId="0440C5FD" w14:textId="65BADD90" w:rsidR="008B3B8A" w:rsidRPr="006B5182" w:rsidRDefault="005B710F" w:rsidP="008B3B8A">
      <w:pPr>
        <w:pStyle w:val="Head1"/>
        <w:tabs>
          <w:tab w:val="clear" w:pos="360"/>
        </w:tabs>
        <w:ind w:left="432" w:hanging="432"/>
        <w:rPr>
          <w:ins w:id="42" w:author="fcalado" w:date="2026-03-16T12:49:00Z" w16du:dateUtc="2026-03-16T16:49:00Z"/>
          <w:rFonts w:ascii="Linux Libertine" w:hAnsi="Linux Libertine" w:cs="Linux Libertine"/>
        </w:rPr>
      </w:pPr>
      <w:ins w:id="43" w:author="fcalado" w:date="2026-03-15T14:30:00Z" w16du:dateUtc="2026-03-15T18:30:00Z">
        <w:r w:rsidRPr="006B5182">
          <w:rPr>
            <w:rFonts w:ascii="Linux Libertine" w:hAnsi="Linux Libertine" w:cs="Linux Libertine"/>
          </w:rPr>
          <w:t>gender bias in NLP</w:t>
        </w:r>
      </w:ins>
    </w:p>
    <w:p w14:paraId="493DC364" w14:textId="5842AB91" w:rsidR="008B3B8A" w:rsidRPr="006B5182" w:rsidRDefault="00087C5A" w:rsidP="00087C5A">
      <w:pPr>
        <w:pStyle w:val="PostHeadPara"/>
        <w:rPr>
          <w:ins w:id="44" w:author="fcalado" w:date="2026-03-16T12:49:00Z" w16du:dateUtc="2026-03-16T16:49:00Z"/>
          <w:rFonts w:ascii="Linux Libertine" w:hAnsi="Linux Libertine" w:cs="Linux Libertine"/>
        </w:rPr>
      </w:pPr>
      <w:r>
        <w:rPr>
          <w:rFonts w:ascii="Linux Libertine" w:hAnsi="Linux Libertine" w:cs="Linux Libertine"/>
        </w:rPr>
        <w:t>Current</w:t>
      </w:r>
      <w:ins w:id="45" w:author="fcalado" w:date="2026-03-17T09:31:00Z" w16du:dateUtc="2026-03-17T13:31:00Z">
        <w:r w:rsidR="00AC0BD1" w:rsidRPr="006B5182">
          <w:rPr>
            <w:rFonts w:ascii="Linux Libertine" w:hAnsi="Linux Libertine" w:cs="Linux Libertine"/>
          </w:rPr>
          <w:t xml:space="preserve"> t</w:t>
        </w:r>
      </w:ins>
      <w:ins w:id="46" w:author="fcalado" w:date="2026-03-17T09:27:00Z" w16du:dateUtc="2026-03-17T13:27:00Z">
        <w:r w:rsidR="00AC0BD1" w:rsidRPr="006B5182">
          <w:rPr>
            <w:rFonts w:ascii="Linux Libertine" w:hAnsi="Linux Libertine" w:cs="Linux Libertine"/>
          </w:rPr>
          <w:t>e</w:t>
        </w:r>
      </w:ins>
      <w:ins w:id="47" w:author="fcalado" w:date="2026-03-17T09:31:00Z" w16du:dateUtc="2026-03-17T13:31:00Z">
        <w:r w:rsidR="00AC0BD1" w:rsidRPr="006B5182">
          <w:rPr>
            <w:rFonts w:ascii="Linux Libertine" w:hAnsi="Linux Libertine" w:cs="Linux Libertine"/>
          </w:rPr>
          <w:t>chniques for detecting and mitigating</w:t>
        </w:r>
      </w:ins>
      <w:ins w:id="48" w:author="fcalado" w:date="2026-03-16T12:49:00Z" w16du:dateUtc="2026-03-16T16:49:00Z">
        <w:r w:rsidR="008B3B8A" w:rsidRPr="006B5182">
          <w:rPr>
            <w:rFonts w:ascii="Linux Libertine" w:hAnsi="Linux Libertine" w:cs="Linux Libertine"/>
          </w:rPr>
          <w:t xml:space="preserve"> gender bias </w:t>
        </w:r>
      </w:ins>
      <w:ins w:id="49" w:author="fcalado" w:date="2026-03-16T12:52:00Z" w16du:dateUtc="2026-03-16T16:52:00Z">
        <w:r w:rsidR="008B3B8A" w:rsidRPr="006B5182">
          <w:rPr>
            <w:rFonts w:ascii="Linux Libertine" w:hAnsi="Linux Libertine" w:cs="Linux Libertine"/>
          </w:rPr>
          <w:t xml:space="preserve">often </w:t>
        </w:r>
      </w:ins>
      <w:ins w:id="50" w:author="fcalado" w:date="2026-03-16T12:56:00Z" w16du:dateUtc="2026-03-16T16:56:00Z">
        <w:r w:rsidR="008B3B8A" w:rsidRPr="006B5182">
          <w:rPr>
            <w:rFonts w:ascii="Linux Libertine" w:hAnsi="Linux Libertine" w:cs="Linux Libertine"/>
          </w:rPr>
          <w:t>assum</w:t>
        </w:r>
      </w:ins>
      <w:ins w:id="51" w:author="fcalado" w:date="2026-03-17T09:31:00Z" w16du:dateUtc="2026-03-17T13:31:00Z">
        <w:r w:rsidR="00AC0BD1" w:rsidRPr="006B5182">
          <w:rPr>
            <w:rFonts w:ascii="Linux Libertine" w:hAnsi="Linux Libertine" w:cs="Linux Libertine"/>
          </w:rPr>
          <w:t>e</w:t>
        </w:r>
      </w:ins>
      <w:ins w:id="52" w:author="fcalado" w:date="2026-03-16T12:56:00Z" w16du:dateUtc="2026-03-16T16:56:00Z">
        <w:r w:rsidR="008B3B8A" w:rsidRPr="006B5182">
          <w:rPr>
            <w:rFonts w:ascii="Linux Libertine" w:hAnsi="Linux Libertine" w:cs="Linux Libertine"/>
          </w:rPr>
          <w:t xml:space="preserve"> that</w:t>
        </w:r>
      </w:ins>
      <w:ins w:id="53" w:author="fcalado" w:date="2026-03-16T12:49:00Z" w16du:dateUtc="2026-03-16T16:49:00Z">
        <w:r w:rsidR="008B3B8A" w:rsidRPr="006B5182">
          <w:rPr>
            <w:rFonts w:ascii="Linux Libertine" w:hAnsi="Linux Libertine" w:cs="Linux Libertine"/>
          </w:rPr>
          <w:t xml:space="preserve"> </w:t>
        </w:r>
      </w:ins>
      <w:ins w:id="54" w:author="fcalado" w:date="2026-03-17T09:32:00Z" w16du:dateUtc="2026-03-17T13:32:00Z">
        <w:r w:rsidR="00AC0BD1" w:rsidRPr="006B5182">
          <w:rPr>
            <w:rFonts w:ascii="Linux Libertine" w:hAnsi="Linux Libertine" w:cs="Linux Libertine"/>
          </w:rPr>
          <w:t xml:space="preserve">gender equality means that </w:t>
        </w:r>
      </w:ins>
      <w:ins w:id="55" w:author="fcalado" w:date="2026-03-16T12:49:00Z" w16du:dateUtc="2026-03-16T16:49:00Z">
        <w:r w:rsidR="008B3B8A" w:rsidRPr="006B5182">
          <w:rPr>
            <w:rFonts w:ascii="Linux Libertine" w:hAnsi="Linux Libertine" w:cs="Linux Libertine"/>
          </w:rPr>
          <w:t xml:space="preserve">gender terms </w:t>
        </w:r>
      </w:ins>
      <w:ins w:id="56" w:author="fcalado" w:date="2026-03-17T09:31:00Z" w16du:dateUtc="2026-03-17T13:31:00Z">
        <w:r w:rsidR="00AC0BD1" w:rsidRPr="006B5182">
          <w:rPr>
            <w:rFonts w:ascii="Linux Libertine" w:hAnsi="Linux Libertine" w:cs="Linux Libertine"/>
          </w:rPr>
          <w:t>ought to</w:t>
        </w:r>
      </w:ins>
      <w:ins w:id="57" w:author="fcalado" w:date="2026-03-16T12:52:00Z" w16du:dateUtc="2026-03-16T16:52:00Z">
        <w:r w:rsidR="008B3B8A" w:rsidRPr="006B5182">
          <w:rPr>
            <w:rFonts w:ascii="Linux Libertine" w:hAnsi="Linux Libertine" w:cs="Linux Libertine"/>
          </w:rPr>
          <w:t xml:space="preserve"> be </w:t>
        </w:r>
      </w:ins>
      <w:ins w:id="58" w:author="fcalado" w:date="2026-03-16T12:49:00Z" w16du:dateUtc="2026-03-16T16:49:00Z">
        <w:r w:rsidR="008B3B8A" w:rsidRPr="006B5182">
          <w:rPr>
            <w:rFonts w:ascii="Linux Libertine" w:hAnsi="Linux Libertine" w:cs="Linux Libertine"/>
          </w:rPr>
          <w:t>interchangeable (i.e., switching “male” for “female” in text generation tasks</w:t>
        </w:r>
      </w:ins>
      <w:ins w:id="59" w:author="fcalado" w:date="2026-03-17T09:31:00Z" w16du:dateUtc="2026-03-17T13:31:00Z">
        <w:r w:rsidR="00AC0BD1" w:rsidRPr="006B5182">
          <w:rPr>
            <w:rFonts w:ascii="Linux Libertine" w:hAnsi="Linux Libertine" w:cs="Linux Libertine"/>
          </w:rPr>
          <w:t>)</w:t>
        </w:r>
      </w:ins>
      <w:ins w:id="60" w:author="fcalado" w:date="2026-03-16T12:49:00Z" w16du:dateUtc="2026-03-16T16:49:00Z">
        <w:r w:rsidR="008B3B8A" w:rsidRPr="006B5182">
          <w:rPr>
            <w:rFonts w:ascii="Linux Libertine" w:hAnsi="Linux Libertine" w:cs="Linux Libertine"/>
          </w:rPr>
          <w:t xml:space="preserve">. Word embedding </w:t>
        </w:r>
      </w:ins>
      <w:r w:rsidR="00564F98">
        <w:rPr>
          <w:rFonts w:ascii="Linux Libertine" w:hAnsi="Linux Libertine" w:cs="Linux Libertine"/>
        </w:rPr>
        <w:t>(</w:t>
      </w:r>
      <w:ins w:id="61" w:author="fcalado" w:date="2026-03-17T11:49:00Z" w16du:dateUtc="2026-03-17T15:49:00Z">
        <w:r w:rsidR="003E0169">
          <w:rPr>
            <w:rFonts w:ascii="Linux Libertine" w:hAnsi="Linux Libertine" w:cs="Linux Libertine"/>
          </w:rPr>
          <w:t>6</w:t>
        </w:r>
      </w:ins>
      <w:r w:rsidR="00564F98">
        <w:rPr>
          <w:rFonts w:ascii="Linux Libertine" w:hAnsi="Linux Libertine" w:cs="Linux Libertine"/>
        </w:rPr>
        <w:t>)</w:t>
      </w:r>
      <w:ins w:id="62" w:author="fcalado" w:date="2026-03-16T12:49:00Z" w16du:dateUtc="2026-03-16T16:49:00Z">
        <w:r w:rsidR="008B3B8A" w:rsidRPr="006B5182">
          <w:rPr>
            <w:rFonts w:ascii="Linux Libertine" w:hAnsi="Linux Libertine" w:cs="Linux Libertine"/>
          </w:rPr>
          <w:t xml:space="preserve"> and Coreference Resolution tasks </w:t>
        </w:r>
      </w:ins>
      <w:r w:rsidR="00564F98">
        <w:rPr>
          <w:rFonts w:ascii="Linux Libertine" w:hAnsi="Linux Libertine" w:cs="Linux Libertine"/>
        </w:rPr>
        <w:t>(</w:t>
      </w:r>
      <w:ins w:id="63" w:author="fcalado" w:date="2026-03-16T12:49:00Z" w16du:dateUtc="2026-03-16T16:49:00Z">
        <w:r w:rsidR="008B3B8A" w:rsidRPr="006B5182">
          <w:rPr>
            <w:rFonts w:ascii="Linux Libertine" w:hAnsi="Linux Libertine" w:cs="Linux Libertine"/>
          </w:rPr>
          <w:t>3</w:t>
        </w:r>
      </w:ins>
      <w:ins w:id="64" w:author="fcalado" w:date="2026-03-17T11:49:00Z" w16du:dateUtc="2026-03-17T15:49:00Z">
        <w:r w:rsidR="003E0169">
          <w:rPr>
            <w:rFonts w:ascii="Linux Libertine" w:hAnsi="Linux Libertine" w:cs="Linux Libertine"/>
          </w:rPr>
          <w:t>5</w:t>
        </w:r>
      </w:ins>
      <w:r w:rsidR="00564F98">
        <w:rPr>
          <w:rFonts w:ascii="Linux Libertine" w:hAnsi="Linux Libertine" w:cs="Linux Libertine"/>
        </w:rPr>
        <w:t>)</w:t>
      </w:r>
      <w:ins w:id="65" w:author="fcalado" w:date="2026-03-16T12:49:00Z" w16du:dateUtc="2026-03-16T16:49:00Z">
        <w:r w:rsidR="008B3B8A" w:rsidRPr="006B5182">
          <w:rPr>
            <w:rFonts w:ascii="Linux Libertine" w:hAnsi="Linux Libertine" w:cs="Linux Libertine"/>
          </w:rPr>
          <w:t>, for example, are based on the idea that each of the genders ought to have equal associations with all attributes</w:t>
        </w:r>
      </w:ins>
      <w:ins w:id="66" w:author="fcalado" w:date="2026-03-16T12:53:00Z" w16du:dateUtc="2026-03-16T16:53:00Z">
        <w:r w:rsidR="008B3B8A" w:rsidRPr="006B5182">
          <w:rPr>
            <w:rFonts w:ascii="Linux Libertine" w:hAnsi="Linux Libertine" w:cs="Linux Libertine"/>
          </w:rPr>
          <w:t xml:space="preserve"> (i.e. </w:t>
        </w:r>
      </w:ins>
      <w:ins w:id="67" w:author="fcalado" w:date="2026-03-16T12:49:00Z" w16du:dateUtc="2026-03-16T16:49:00Z">
        <w:r w:rsidR="008B3B8A" w:rsidRPr="006B5182">
          <w:rPr>
            <w:rFonts w:ascii="Linux Libertine" w:hAnsi="Linux Libertine" w:cs="Linux Libertine"/>
          </w:rPr>
          <w:t>that a male gendered term ought to be as equally associated as a female one to attributes such as “babysitter” or “computer programmer”</w:t>
        </w:r>
      </w:ins>
      <w:ins w:id="68" w:author="fcalado" w:date="2026-03-16T12:53:00Z" w16du:dateUtc="2026-03-16T16:53:00Z">
        <w:r w:rsidR="008B3B8A" w:rsidRPr="006B5182">
          <w:rPr>
            <w:rFonts w:ascii="Linux Libertine" w:hAnsi="Linux Libertine" w:cs="Linux Libertine"/>
          </w:rPr>
          <w:t>)</w:t>
        </w:r>
      </w:ins>
      <w:ins w:id="69" w:author="fcalado" w:date="2026-03-16T12:49:00Z" w16du:dateUtc="2026-03-16T16:49:00Z">
        <w:r w:rsidR="008B3B8A" w:rsidRPr="006B5182">
          <w:rPr>
            <w:rFonts w:ascii="Linux Libertine" w:hAnsi="Linux Libertine" w:cs="Linux Libertine"/>
          </w:rPr>
          <w:t xml:space="preserve"> </w:t>
        </w:r>
      </w:ins>
      <w:r w:rsidR="00564F98">
        <w:rPr>
          <w:rFonts w:ascii="Linux Libertine" w:hAnsi="Linux Libertine" w:cs="Linux Libertine"/>
        </w:rPr>
        <w:t>(</w:t>
      </w:r>
      <w:ins w:id="70" w:author="fcalado" w:date="2026-03-17T11:50:00Z" w16du:dateUtc="2026-03-17T15:50:00Z">
        <w:r w:rsidR="003E0169">
          <w:rPr>
            <w:rFonts w:ascii="Linux Libertine" w:hAnsi="Linux Libertine" w:cs="Linux Libertine"/>
          </w:rPr>
          <w:t>6</w:t>
        </w:r>
      </w:ins>
      <w:r w:rsidR="00564F98">
        <w:rPr>
          <w:rFonts w:ascii="Linux Libertine" w:hAnsi="Linux Libertine" w:cs="Linux Libertine"/>
        </w:rPr>
        <w:t>)</w:t>
      </w:r>
      <w:ins w:id="71" w:author="fcalado" w:date="2026-03-16T12:49:00Z" w16du:dateUtc="2026-03-16T16:49:00Z">
        <w:r w:rsidR="008B3B8A" w:rsidRPr="006B5182">
          <w:rPr>
            <w:rFonts w:ascii="Linux Libertine" w:hAnsi="Linux Libertine" w:cs="Linux Libertine"/>
          </w:rPr>
          <w:t xml:space="preserve">. Meanwhile, other research </w:t>
        </w:r>
      </w:ins>
      <w:r w:rsidR="00564F98">
        <w:rPr>
          <w:rFonts w:ascii="Linux Libertine" w:hAnsi="Linux Libertine" w:cs="Linux Libertine"/>
        </w:rPr>
        <w:t>(</w:t>
      </w:r>
      <w:r>
        <w:rPr>
          <w:rFonts w:ascii="Linux Libertine" w:hAnsi="Linux Libertine" w:cs="Linux Libertine"/>
        </w:rPr>
        <w:t xml:space="preserve">5, </w:t>
      </w:r>
      <w:ins w:id="72" w:author="fcalado" w:date="2026-03-16T12:49:00Z" w16du:dateUtc="2026-03-16T16:49:00Z">
        <w:r w:rsidR="008B3B8A" w:rsidRPr="006B5182">
          <w:rPr>
            <w:rFonts w:ascii="Linux Libertine" w:hAnsi="Linux Libertine" w:cs="Linux Libertine"/>
          </w:rPr>
          <w:t xml:space="preserve">21, 23, </w:t>
        </w:r>
      </w:ins>
      <w:ins w:id="73" w:author="fcalado" w:date="2026-03-17T11:52:00Z" w16du:dateUtc="2026-03-17T15:52:00Z">
        <w:r w:rsidR="0013306E">
          <w:rPr>
            <w:rFonts w:ascii="Linux Libertine" w:hAnsi="Linux Libertine" w:cs="Linux Libertine"/>
          </w:rPr>
          <w:t>9</w:t>
        </w:r>
      </w:ins>
      <w:r w:rsidR="00564F98">
        <w:rPr>
          <w:rFonts w:ascii="Linux Libertine" w:hAnsi="Linux Libertine" w:cs="Linux Libertine"/>
        </w:rPr>
        <w:t>)</w:t>
      </w:r>
      <w:ins w:id="74" w:author="fcalado" w:date="2026-03-16T12:49:00Z" w16du:dateUtc="2026-03-16T16:49:00Z">
        <w:r w:rsidR="008B3B8A" w:rsidRPr="006B5182">
          <w:rPr>
            <w:rFonts w:ascii="Linux Libertine" w:hAnsi="Linux Libertine" w:cs="Linux Libertine"/>
          </w:rPr>
          <w:t xml:space="preserve"> points out that such frameworks do not consider how gender terms contain deeper associations</w:t>
        </w:r>
      </w:ins>
      <w:ins w:id="75" w:author="fcalado" w:date="2026-03-17T08:25:00Z" w16du:dateUtc="2026-03-17T12:25:00Z">
        <w:r w:rsidR="00507254" w:rsidRPr="006B5182">
          <w:rPr>
            <w:rFonts w:ascii="Linux Libertine" w:hAnsi="Linux Libertine" w:cs="Linux Libertine"/>
          </w:rPr>
          <w:t xml:space="preserve"> </w:t>
        </w:r>
      </w:ins>
      <w:ins w:id="76" w:author="fcalado" w:date="2026-03-17T08:26:00Z" w16du:dateUtc="2026-03-17T12:26:00Z">
        <w:r w:rsidR="00507254" w:rsidRPr="006B5182">
          <w:rPr>
            <w:rFonts w:ascii="Linux Libertine" w:hAnsi="Linux Libertine" w:cs="Linux Libertine"/>
          </w:rPr>
          <w:t>with</w:t>
        </w:r>
      </w:ins>
      <w:ins w:id="77" w:author="fcalado" w:date="2026-03-17T08:25:00Z" w16du:dateUtc="2026-03-17T12:25:00Z">
        <w:r w:rsidR="00507254" w:rsidRPr="006B5182">
          <w:rPr>
            <w:rFonts w:ascii="Linux Libertine" w:hAnsi="Linux Libertine" w:cs="Linux Libertine"/>
          </w:rPr>
          <w:t xml:space="preserve"> social norms</w:t>
        </w:r>
      </w:ins>
      <w:ins w:id="78" w:author="fcalado" w:date="2026-03-16T12:49:00Z" w16du:dateUtc="2026-03-16T16:49:00Z">
        <w:r w:rsidR="008B3B8A" w:rsidRPr="006B5182">
          <w:rPr>
            <w:rFonts w:ascii="Linux Libertine" w:hAnsi="Linux Libertine" w:cs="Linux Libertine"/>
          </w:rPr>
          <w:t xml:space="preserve">. </w:t>
        </w:r>
      </w:ins>
    </w:p>
    <w:p w14:paraId="7877A146" w14:textId="10BCCAD2" w:rsidR="00F005D7" w:rsidRPr="006B5182" w:rsidRDefault="003523D3" w:rsidP="003523D3">
      <w:pPr>
        <w:pStyle w:val="PostHeadPara"/>
        <w:ind w:firstLine="720"/>
        <w:rPr>
          <w:ins w:id="79" w:author="fcalado" w:date="2026-03-15T14:57:00Z" w16du:dateUtc="2026-03-15T18:57:00Z"/>
          <w:rFonts w:ascii="Linux Libertine" w:hAnsi="Linux Libertine" w:cs="Linux Libertine"/>
        </w:rPr>
      </w:pPr>
      <w:ins w:id="80" w:author="fcalado" w:date="2026-03-16T12:56:00Z" w16du:dateUtc="2026-03-16T16:56:00Z">
        <w:r w:rsidRPr="006B5182">
          <w:rPr>
            <w:rFonts w:ascii="Linux Libertine" w:hAnsi="Linux Libertine" w:cs="Linux Libertine"/>
          </w:rPr>
          <w:t>One major a</w:t>
        </w:r>
      </w:ins>
      <w:ins w:id="81" w:author="fcalado" w:date="2026-03-16T12:57:00Z" w16du:dateUtc="2026-03-16T16:57:00Z">
        <w:r w:rsidRPr="006B5182">
          <w:rPr>
            <w:rFonts w:ascii="Linux Libertine" w:hAnsi="Linux Libertine" w:cs="Linux Libertine"/>
          </w:rPr>
          <w:t xml:space="preserve">ssumption that guides gender bias research is the gender </w:t>
        </w:r>
      </w:ins>
      <w:ins w:id="82" w:author="fcalado" w:date="2026-03-15T14:33:00Z" w16du:dateUtc="2026-03-15T18:33:00Z">
        <w:r w:rsidR="00DA4E83" w:rsidRPr="006B5182">
          <w:rPr>
            <w:rFonts w:ascii="Linux Libertine" w:hAnsi="Linux Libertine" w:cs="Linux Libertine"/>
          </w:rPr>
          <w:t>binary</w:t>
        </w:r>
      </w:ins>
      <w:ins w:id="83" w:author="fcalado" w:date="2026-03-16T12:57:00Z" w16du:dateUtc="2026-03-16T16:57:00Z">
        <w:r w:rsidRPr="006B5182">
          <w:rPr>
            <w:rFonts w:ascii="Linux Libertine" w:hAnsi="Linux Libertine" w:cs="Linux Libertine"/>
          </w:rPr>
          <w:t xml:space="preserve"> itself, the assumption of gender</w:t>
        </w:r>
      </w:ins>
      <w:ins w:id="84" w:author="fcalado" w:date="2026-03-15T14:34:00Z" w16du:dateUtc="2026-03-15T18:34:00Z">
        <w:r w:rsidR="00DA4E83" w:rsidRPr="006B5182">
          <w:rPr>
            <w:rFonts w:ascii="Linux Libertine" w:hAnsi="Linux Libertine" w:cs="Linux Libertine"/>
          </w:rPr>
          <w:t xml:space="preserve"> as</w:t>
        </w:r>
      </w:ins>
      <w:ins w:id="85" w:author="fcalado" w:date="2026-03-15T14:33:00Z" w16du:dateUtc="2026-03-15T18:33:00Z">
        <w:r w:rsidR="00DA4E83" w:rsidRPr="006B5182">
          <w:rPr>
            <w:rFonts w:ascii="Linux Libertine" w:hAnsi="Linux Libertine" w:cs="Linux Libertine"/>
          </w:rPr>
          <w:t xml:space="preserve"> male</w:t>
        </w:r>
      </w:ins>
      <w:ins w:id="86" w:author="fcalado" w:date="2026-03-15T14:34:00Z" w16du:dateUtc="2026-03-15T18:34:00Z">
        <w:r w:rsidR="00DA4E83" w:rsidRPr="006B5182">
          <w:rPr>
            <w:rFonts w:ascii="Linux Libertine" w:hAnsi="Linux Libertine" w:cs="Linux Libertine"/>
          </w:rPr>
          <w:t xml:space="preserve"> </w:t>
        </w:r>
      </w:ins>
      <w:ins w:id="87" w:author="fcalado" w:date="2026-03-16T12:57:00Z" w16du:dateUtc="2026-03-16T16:57:00Z">
        <w:r w:rsidRPr="006B5182">
          <w:rPr>
            <w:rFonts w:ascii="Linux Libertine" w:hAnsi="Linux Libertine" w:cs="Linux Libertine"/>
          </w:rPr>
          <w:t>or</w:t>
        </w:r>
      </w:ins>
      <w:ins w:id="88" w:author="fcalado" w:date="2026-03-15T14:34:00Z" w16du:dateUtc="2026-03-15T18:34:00Z">
        <w:r w:rsidR="00DA4E83" w:rsidRPr="006B5182">
          <w:rPr>
            <w:rFonts w:ascii="Linux Libertine" w:hAnsi="Linux Libertine" w:cs="Linux Libertine"/>
          </w:rPr>
          <w:t xml:space="preserve"> female </w:t>
        </w:r>
      </w:ins>
      <w:r w:rsidR="00564F98">
        <w:rPr>
          <w:rFonts w:ascii="Linux Libertine" w:hAnsi="Linux Libertine" w:cs="Linux Libertine"/>
        </w:rPr>
        <w:t>(</w:t>
      </w:r>
      <w:ins w:id="89" w:author="fcalado" w:date="2026-03-16T12:40:00Z" w16du:dateUtc="2026-03-16T16:40:00Z">
        <w:r w:rsidR="00812A37" w:rsidRPr="006B5182">
          <w:rPr>
            <w:rFonts w:ascii="Linux Libertine" w:hAnsi="Linux Libertine" w:cs="Linux Libertine"/>
          </w:rPr>
          <w:t>6</w:t>
        </w:r>
      </w:ins>
      <w:ins w:id="90" w:author="fcalado" w:date="2026-03-15T14:36:00Z" w16du:dateUtc="2026-03-15T18:36:00Z">
        <w:r w:rsidR="00DA4E83" w:rsidRPr="006B5182">
          <w:rPr>
            <w:rFonts w:ascii="Linux Libertine" w:hAnsi="Linux Libertine" w:cs="Linux Libertine"/>
          </w:rPr>
          <w:t xml:space="preserve">, </w:t>
        </w:r>
      </w:ins>
      <w:ins w:id="91" w:author="fcalado" w:date="2026-03-16T12:41:00Z" w16du:dateUtc="2026-03-16T16:41:00Z">
        <w:r w:rsidR="00812A37" w:rsidRPr="006B5182">
          <w:rPr>
            <w:rFonts w:ascii="Linux Libertine" w:hAnsi="Linux Libertine" w:cs="Linux Libertine"/>
          </w:rPr>
          <w:t>22</w:t>
        </w:r>
      </w:ins>
      <w:ins w:id="92" w:author="fcalado" w:date="2026-03-15T14:34:00Z" w16du:dateUtc="2026-03-15T18:34:00Z">
        <w:r w:rsidR="00DA4E83" w:rsidRPr="006B5182">
          <w:rPr>
            <w:rFonts w:ascii="Linux Libertine" w:hAnsi="Linux Libertine" w:cs="Linux Libertine"/>
          </w:rPr>
          <w:t xml:space="preserve">, </w:t>
        </w:r>
      </w:ins>
      <w:ins w:id="93" w:author="fcalado" w:date="2026-03-16T12:41:00Z" w16du:dateUtc="2026-03-16T16:41:00Z">
        <w:r w:rsidR="00812A37" w:rsidRPr="006B5182">
          <w:rPr>
            <w:rFonts w:ascii="Linux Libertine" w:hAnsi="Linux Libertine" w:cs="Linux Libertine"/>
          </w:rPr>
          <w:t>21</w:t>
        </w:r>
      </w:ins>
      <w:r w:rsidR="00564F98">
        <w:rPr>
          <w:rFonts w:ascii="Linux Libertine" w:hAnsi="Linux Libertine" w:cs="Linux Libertine"/>
        </w:rPr>
        <w:t>)</w:t>
      </w:r>
      <w:ins w:id="94" w:author="fcalado" w:date="2026-03-15T14:34:00Z" w16du:dateUtc="2026-03-15T18:34:00Z">
        <w:r w:rsidR="00DA4E83" w:rsidRPr="006B5182">
          <w:rPr>
            <w:rFonts w:ascii="Linux Libertine" w:hAnsi="Linux Libertine" w:cs="Linux Libertine"/>
          </w:rPr>
          <w:t>.</w:t>
        </w:r>
      </w:ins>
      <w:ins w:id="95" w:author="fcalado" w:date="2026-03-15T14:37:00Z" w16du:dateUtc="2026-03-15T18:37:00Z">
        <w:r w:rsidR="00DA4E83" w:rsidRPr="006B5182">
          <w:rPr>
            <w:rFonts w:ascii="Linux Libertine" w:hAnsi="Linux Libertine" w:cs="Linux Libertine"/>
          </w:rPr>
          <w:t xml:space="preserve"> This tendency has been strongly critiqued in work that </w:t>
        </w:r>
      </w:ins>
      <w:ins w:id="96" w:author="fcalado" w:date="2026-03-15T14:38:00Z" w16du:dateUtc="2026-03-15T18:38:00Z">
        <w:r w:rsidR="00DA4E83" w:rsidRPr="006B5182">
          <w:rPr>
            <w:rFonts w:ascii="Linux Libertine" w:hAnsi="Linux Libertine" w:cs="Linux Libertine"/>
          </w:rPr>
          <w:t>emphasizes LGBTIQIA+ identities and</w:t>
        </w:r>
      </w:ins>
      <w:ins w:id="97" w:author="fcalado" w:date="2026-03-15T14:43:00Z" w16du:dateUtc="2026-03-15T18:43:00Z">
        <w:r w:rsidR="008579B0" w:rsidRPr="006B5182">
          <w:rPr>
            <w:rFonts w:ascii="Linux Libertine" w:hAnsi="Linux Libertine" w:cs="Linux Libertine"/>
          </w:rPr>
          <w:t xml:space="preserve"> which</w:t>
        </w:r>
      </w:ins>
      <w:ins w:id="98" w:author="fcalado" w:date="2026-03-15T14:38:00Z" w16du:dateUtc="2026-03-15T18:38:00Z">
        <w:r w:rsidR="00DA4E83" w:rsidRPr="006B5182">
          <w:rPr>
            <w:rFonts w:ascii="Linux Libertine" w:hAnsi="Linux Libertine" w:cs="Linux Libertine"/>
          </w:rPr>
          <w:t>, increasingly, centers these communities in the creation of bias detection and mitigation techniques</w:t>
        </w:r>
      </w:ins>
      <w:ins w:id="99" w:author="fcalado" w:date="2026-03-15T14:39:00Z" w16du:dateUtc="2026-03-15T18:39:00Z">
        <w:r w:rsidR="00DA4E83" w:rsidRPr="006B5182">
          <w:rPr>
            <w:rFonts w:ascii="Linux Libertine" w:hAnsi="Linux Libertine" w:cs="Linux Libertine"/>
          </w:rPr>
          <w:t xml:space="preserve"> </w:t>
        </w:r>
      </w:ins>
      <w:r w:rsidR="00564F98">
        <w:rPr>
          <w:rFonts w:ascii="Linux Libertine" w:hAnsi="Linux Libertine" w:cs="Linux Libertine"/>
        </w:rPr>
        <w:t>(</w:t>
      </w:r>
      <w:ins w:id="100" w:author="fcalado" w:date="2026-03-16T12:42:00Z" w16du:dateUtc="2026-03-16T16:42:00Z">
        <w:r w:rsidR="00812A37" w:rsidRPr="006B5182">
          <w:rPr>
            <w:rFonts w:ascii="Linux Libertine" w:hAnsi="Linux Libertine" w:cs="Linux Libertine"/>
          </w:rPr>
          <w:t>19</w:t>
        </w:r>
      </w:ins>
      <w:ins w:id="101" w:author="fcalado" w:date="2026-03-15T14:39:00Z" w16du:dateUtc="2026-03-15T18:39:00Z">
        <w:r w:rsidR="00DA4E83" w:rsidRPr="006B5182">
          <w:rPr>
            <w:rFonts w:ascii="Linux Libertine" w:hAnsi="Linux Libertine" w:cs="Linux Libertine"/>
          </w:rPr>
          <w:t xml:space="preserve">, </w:t>
        </w:r>
      </w:ins>
      <w:ins w:id="102" w:author="fcalado" w:date="2026-03-16T12:42:00Z" w16du:dateUtc="2026-03-16T16:42:00Z">
        <w:r w:rsidR="00812A37" w:rsidRPr="006B5182">
          <w:rPr>
            <w:rFonts w:ascii="Linux Libertine" w:hAnsi="Linux Libertine" w:cs="Linux Libertine"/>
          </w:rPr>
          <w:t>14</w:t>
        </w:r>
      </w:ins>
      <w:ins w:id="103" w:author="fcalado" w:date="2026-03-15T14:39:00Z" w16du:dateUtc="2026-03-15T18:39:00Z">
        <w:r w:rsidR="00DA4E83" w:rsidRPr="006B5182">
          <w:rPr>
            <w:rFonts w:ascii="Linux Libertine" w:hAnsi="Linux Libertine" w:cs="Linux Libertine"/>
          </w:rPr>
          <w:t xml:space="preserve">, </w:t>
        </w:r>
      </w:ins>
      <w:ins w:id="104" w:author="fcalado" w:date="2026-03-16T12:43:00Z" w16du:dateUtc="2026-03-16T16:43:00Z">
        <w:r w:rsidR="00812A37" w:rsidRPr="006B5182">
          <w:rPr>
            <w:rFonts w:ascii="Linux Libertine" w:hAnsi="Linux Libertine" w:cs="Linux Libertine"/>
          </w:rPr>
          <w:t>31</w:t>
        </w:r>
      </w:ins>
      <w:ins w:id="105" w:author="fcalado" w:date="2026-03-15T14:39:00Z" w16du:dateUtc="2026-03-15T18:39:00Z">
        <w:r w:rsidR="00DA4E83" w:rsidRPr="006B5182">
          <w:rPr>
            <w:rFonts w:ascii="Linux Libertine" w:hAnsi="Linux Libertine" w:cs="Linux Libertine"/>
          </w:rPr>
          <w:t xml:space="preserve">, </w:t>
        </w:r>
      </w:ins>
      <w:ins w:id="106" w:author="fcalado" w:date="2026-03-16T12:44:00Z" w16du:dateUtc="2026-03-16T16:44:00Z">
        <w:r w:rsidR="00812A37" w:rsidRPr="006B5182">
          <w:rPr>
            <w:rFonts w:ascii="Linux Libertine" w:hAnsi="Linux Libertine" w:cs="Linux Libertine"/>
          </w:rPr>
          <w:t>33</w:t>
        </w:r>
      </w:ins>
      <w:r w:rsidR="00564F98">
        <w:rPr>
          <w:rFonts w:ascii="Linux Libertine" w:hAnsi="Linux Libertine" w:cs="Linux Libertine"/>
        </w:rPr>
        <w:t>)</w:t>
      </w:r>
      <w:ins w:id="107" w:author="fcalado" w:date="2026-03-15T14:38:00Z" w16du:dateUtc="2026-03-15T18:38:00Z">
        <w:r w:rsidR="00DA4E83" w:rsidRPr="006B5182">
          <w:rPr>
            <w:rFonts w:ascii="Linux Libertine" w:hAnsi="Linux Libertine" w:cs="Linux Libertine"/>
          </w:rPr>
          <w:t>.</w:t>
        </w:r>
      </w:ins>
      <w:ins w:id="108" w:author="fcalado" w:date="2026-03-15T14:34:00Z" w16du:dateUtc="2026-03-15T18:34:00Z">
        <w:r w:rsidR="00DA4E83" w:rsidRPr="006B5182">
          <w:rPr>
            <w:rFonts w:ascii="Linux Libertine" w:hAnsi="Linux Libertine" w:cs="Linux Libertine"/>
          </w:rPr>
          <w:t xml:space="preserve"> </w:t>
        </w:r>
      </w:ins>
      <w:ins w:id="109" w:author="fcalado" w:date="2026-03-15T14:43:00Z" w16du:dateUtc="2026-03-15T18:43:00Z">
        <w:r w:rsidR="008579B0" w:rsidRPr="006B5182">
          <w:rPr>
            <w:rFonts w:ascii="Linux Libertine" w:hAnsi="Linux Libertine" w:cs="Linux Libertine"/>
          </w:rPr>
          <w:t>From this</w:t>
        </w:r>
      </w:ins>
      <w:ins w:id="110" w:author="fcalado" w:date="2026-03-16T12:45:00Z" w16du:dateUtc="2026-03-16T16:45:00Z">
        <w:r w:rsidR="00812A37" w:rsidRPr="006B5182">
          <w:rPr>
            <w:rFonts w:ascii="Linux Libertine" w:hAnsi="Linux Libertine" w:cs="Linux Libertine"/>
          </w:rPr>
          <w:t xml:space="preserve"> </w:t>
        </w:r>
      </w:ins>
      <w:ins w:id="111" w:author="fcalado" w:date="2026-03-15T14:43:00Z" w16du:dateUtc="2026-03-15T18:43:00Z">
        <w:r w:rsidR="008579B0" w:rsidRPr="006B5182">
          <w:rPr>
            <w:rFonts w:ascii="Linux Libertine" w:hAnsi="Linux Libertine" w:cs="Linux Libertine"/>
          </w:rPr>
          <w:t>research</w:t>
        </w:r>
      </w:ins>
      <w:ins w:id="112" w:author="fcalado" w:date="2026-03-16T12:45:00Z" w16du:dateUtc="2026-03-16T16:45:00Z">
        <w:r w:rsidR="00812A37" w:rsidRPr="006B5182">
          <w:rPr>
            <w:rFonts w:ascii="Linux Libertine" w:hAnsi="Linux Libertine" w:cs="Linux Libertine"/>
          </w:rPr>
          <w:t xml:space="preserve">, </w:t>
        </w:r>
      </w:ins>
      <w:ins w:id="113" w:author="fcalado" w:date="2026-03-15T15:03:00Z" w16du:dateUtc="2026-03-15T19:03:00Z">
        <w:r w:rsidR="00A56D1E" w:rsidRPr="006B5182">
          <w:rPr>
            <w:rFonts w:ascii="Linux Libertine" w:hAnsi="Linux Libertine" w:cs="Linux Libertine"/>
          </w:rPr>
          <w:t>one</w:t>
        </w:r>
      </w:ins>
      <w:ins w:id="114" w:author="fcalado" w:date="2026-03-15T14:45:00Z" w16du:dateUtc="2026-03-15T18:45:00Z">
        <w:r w:rsidR="008579B0" w:rsidRPr="006B5182">
          <w:rPr>
            <w:rFonts w:ascii="Linux Libertine" w:hAnsi="Linux Libertine" w:cs="Linux Libertine"/>
          </w:rPr>
          <w:t xml:space="preserve"> major trend</w:t>
        </w:r>
      </w:ins>
      <w:ins w:id="115" w:author="fcalado" w:date="2026-03-15T15:03:00Z" w16du:dateUtc="2026-03-15T19:03:00Z">
        <w:r w:rsidR="00A56D1E" w:rsidRPr="006B5182">
          <w:rPr>
            <w:rFonts w:ascii="Linux Libertine" w:hAnsi="Linux Libertine" w:cs="Linux Libertine"/>
          </w:rPr>
          <w:t xml:space="preserve"> is relevant to this project</w:t>
        </w:r>
      </w:ins>
      <w:ins w:id="116" w:author="fcalado" w:date="2026-03-15T14:45:00Z" w16du:dateUtc="2026-03-15T18:45:00Z">
        <w:r w:rsidR="008579B0" w:rsidRPr="006B5182">
          <w:rPr>
            <w:rFonts w:ascii="Linux Libertine" w:hAnsi="Linux Libertine" w:cs="Linux Libertine"/>
          </w:rPr>
          <w:t xml:space="preserve">: </w:t>
        </w:r>
      </w:ins>
      <w:ins w:id="117" w:author="fcalado" w:date="2026-03-15T14:46:00Z" w16du:dateUtc="2026-03-15T18:46:00Z">
        <w:r w:rsidR="008579B0" w:rsidRPr="006B5182">
          <w:rPr>
            <w:rFonts w:ascii="Linux Libertine" w:hAnsi="Linux Libertine" w:cs="Linux Libertine"/>
          </w:rPr>
          <w:t>the</w:t>
        </w:r>
      </w:ins>
      <w:ins w:id="118" w:author="fcalado" w:date="2026-03-15T14:45:00Z" w16du:dateUtc="2026-03-15T18:45:00Z">
        <w:r w:rsidR="008579B0" w:rsidRPr="006B5182">
          <w:rPr>
            <w:rFonts w:ascii="Linux Libertine" w:hAnsi="Linux Libertine" w:cs="Linux Libertine"/>
          </w:rPr>
          <w:t xml:space="preserve"> </w:t>
        </w:r>
      </w:ins>
      <w:ins w:id="119" w:author="fcalado" w:date="2026-03-15T14:46:00Z" w16du:dateUtc="2026-03-15T18:46:00Z">
        <w:r w:rsidR="008579B0" w:rsidRPr="006B5182">
          <w:rPr>
            <w:rFonts w:ascii="Linux Libertine" w:hAnsi="Linux Libertine" w:cs="Linux Libertine"/>
          </w:rPr>
          <w:t>interrogation of</w:t>
        </w:r>
      </w:ins>
      <w:ins w:id="120" w:author="fcalado" w:date="2026-03-15T14:45:00Z" w16du:dateUtc="2026-03-15T18:45:00Z">
        <w:r w:rsidR="008579B0" w:rsidRPr="006B5182">
          <w:rPr>
            <w:rFonts w:ascii="Linux Libertine" w:hAnsi="Linux Libertine" w:cs="Linux Libertine"/>
          </w:rPr>
          <w:t xml:space="preserve"> how </w:t>
        </w:r>
      </w:ins>
      <w:ins w:id="121" w:author="fcalado" w:date="2026-03-15T14:48:00Z" w16du:dateUtc="2026-03-15T18:48:00Z">
        <w:r w:rsidR="008579B0" w:rsidRPr="006B5182">
          <w:rPr>
            <w:rFonts w:ascii="Linux Libertine" w:hAnsi="Linux Libertine" w:cs="Linux Libertine"/>
          </w:rPr>
          <w:t xml:space="preserve">key </w:t>
        </w:r>
      </w:ins>
      <w:ins w:id="122" w:author="fcalado" w:date="2026-03-15T14:45:00Z" w16du:dateUtc="2026-03-15T18:45:00Z">
        <w:r w:rsidR="008579B0" w:rsidRPr="006B5182">
          <w:rPr>
            <w:rFonts w:ascii="Linux Libertine" w:hAnsi="Linux Libertine" w:cs="Linux Libertine"/>
          </w:rPr>
          <w:t xml:space="preserve">terms </w:t>
        </w:r>
      </w:ins>
      <w:ins w:id="123" w:author="fcalado" w:date="2026-03-15T15:04:00Z" w16du:dateUtc="2026-03-15T19:04:00Z">
        <w:r w:rsidR="00A56D1E" w:rsidRPr="006B5182">
          <w:rPr>
            <w:rFonts w:ascii="Linux Libertine" w:hAnsi="Linux Libertine" w:cs="Linux Libertine"/>
          </w:rPr>
          <w:t xml:space="preserve">like “gender” </w:t>
        </w:r>
      </w:ins>
      <w:ins w:id="124" w:author="fcalado" w:date="2026-03-15T14:45:00Z" w16du:dateUtc="2026-03-15T18:45:00Z">
        <w:r w:rsidR="008579B0" w:rsidRPr="006B5182">
          <w:rPr>
            <w:rFonts w:ascii="Linux Libertine" w:hAnsi="Linux Libertine" w:cs="Linux Libertine"/>
          </w:rPr>
          <w:t>are being defined and operationalized</w:t>
        </w:r>
      </w:ins>
      <w:ins w:id="125" w:author="fcalado" w:date="2026-03-15T15:04:00Z" w16du:dateUtc="2026-03-15T19:04:00Z">
        <w:r w:rsidR="00A56D1E" w:rsidRPr="006B5182">
          <w:rPr>
            <w:rFonts w:ascii="Linux Libertine" w:hAnsi="Linux Libertine" w:cs="Linux Libertine"/>
          </w:rPr>
          <w:t>.</w:t>
        </w:r>
      </w:ins>
      <w:ins w:id="126" w:author="fcalado" w:date="2026-03-16T12:54:00Z" w16du:dateUtc="2026-03-16T16:54:00Z">
        <w:r w:rsidR="008B3B8A" w:rsidRPr="006B5182">
          <w:rPr>
            <w:rFonts w:ascii="Linux Libertine" w:hAnsi="Linux Libertine" w:cs="Linux Libertine"/>
          </w:rPr>
          <w:t xml:space="preserve"> </w:t>
        </w:r>
      </w:ins>
      <w:r w:rsidR="00564F98">
        <w:rPr>
          <w:rFonts w:ascii="Linux Libertine" w:hAnsi="Linux Libertine" w:cs="Linux Libertine"/>
        </w:rPr>
        <w:t>(</w:t>
      </w:r>
      <w:ins w:id="127" w:author="fcalado" w:date="2026-03-16T12:44:00Z" w16du:dateUtc="2026-03-16T16:44:00Z">
        <w:r w:rsidR="00812A37" w:rsidRPr="006B5182">
          <w:rPr>
            <w:rFonts w:ascii="Linux Libertine" w:hAnsi="Linux Libertine" w:cs="Linux Libertine"/>
          </w:rPr>
          <w:t>23</w:t>
        </w:r>
      </w:ins>
      <w:ins w:id="128" w:author="fcalado" w:date="2026-03-16T12:59:00Z" w16du:dateUtc="2026-03-16T16:59:00Z">
        <w:r w:rsidRPr="006B5182">
          <w:rPr>
            <w:rFonts w:ascii="Linux Libertine" w:hAnsi="Linux Libertine" w:cs="Linux Libertine"/>
          </w:rPr>
          <w:t>, 9</w:t>
        </w:r>
      </w:ins>
      <w:r w:rsidR="00564F98">
        <w:rPr>
          <w:rFonts w:ascii="Linux Libertine" w:hAnsi="Linux Libertine" w:cs="Linux Libertine"/>
        </w:rPr>
        <w:t>)</w:t>
      </w:r>
      <w:ins w:id="129" w:author="fcalado" w:date="2026-03-16T12:57:00Z" w16du:dateUtc="2026-03-16T16:57:00Z">
        <w:r w:rsidRPr="006B5182">
          <w:rPr>
            <w:rFonts w:ascii="Linux Libertine" w:hAnsi="Linux Libertine" w:cs="Linux Libertine"/>
          </w:rPr>
          <w:t>, for example,</w:t>
        </w:r>
      </w:ins>
      <w:ins w:id="130" w:author="fcalado" w:date="2026-03-15T14:53:00Z" w16du:dateUtc="2026-03-15T18:53:00Z">
        <w:r w:rsidR="00F005D7" w:rsidRPr="006B5182">
          <w:rPr>
            <w:rFonts w:ascii="Linux Libertine" w:hAnsi="Linux Libertine" w:cs="Linux Libertine"/>
          </w:rPr>
          <w:t xml:space="preserve"> </w:t>
        </w:r>
      </w:ins>
      <w:ins w:id="131" w:author="fcalado" w:date="2026-03-16T12:48:00Z" w16du:dateUtc="2026-03-16T16:48:00Z">
        <w:r w:rsidR="008B3B8A" w:rsidRPr="006B5182">
          <w:rPr>
            <w:rFonts w:ascii="Linux Libertine" w:hAnsi="Linux Libertine" w:cs="Linux Libertine"/>
          </w:rPr>
          <w:t xml:space="preserve">draw from the insights of seminal gender theorist, Judith Butler, </w:t>
        </w:r>
      </w:ins>
      <w:ins w:id="132" w:author="fcalado" w:date="2026-03-16T12:58:00Z" w16du:dateUtc="2026-03-16T16:58:00Z">
        <w:r w:rsidRPr="006B5182">
          <w:rPr>
            <w:rFonts w:ascii="Linux Libertine" w:hAnsi="Linux Libertine" w:cs="Linux Libertine"/>
          </w:rPr>
          <w:t>in order to conceptualize gender as a social construction</w:t>
        </w:r>
      </w:ins>
      <w:ins w:id="133" w:author="fcalado" w:date="2026-03-15T14:57:00Z" w16du:dateUtc="2026-03-15T18:57:00Z">
        <w:r w:rsidR="00F005D7" w:rsidRPr="006B5182">
          <w:rPr>
            <w:rFonts w:ascii="Linux Libertine" w:hAnsi="Linux Libertine" w:cs="Linux Libertine"/>
          </w:rPr>
          <w:t>.</w:t>
        </w:r>
      </w:ins>
      <w:ins w:id="134" w:author="fcalado" w:date="2026-03-16T12:59:00Z" w16du:dateUtc="2026-03-16T16:59:00Z">
        <w:r w:rsidRPr="006B5182">
          <w:rPr>
            <w:rFonts w:ascii="Linux Libertine" w:hAnsi="Linux Libertine" w:cs="Linux Libertine"/>
          </w:rPr>
          <w:t xml:space="preserve"> </w:t>
        </w:r>
      </w:ins>
    </w:p>
    <w:p w14:paraId="4D817922" w14:textId="41055C86" w:rsidR="005B434B" w:rsidRPr="006B5182" w:rsidRDefault="005B710F"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t xml:space="preserve">defining </w:t>
      </w:r>
      <w:r w:rsidR="0041155A" w:rsidRPr="006B5182">
        <w:rPr>
          <w:rFonts w:ascii="Linux Libertine" w:hAnsi="Linux Libertine" w:cs="Linux Libertine"/>
        </w:rPr>
        <w:t>GENDER</w:t>
      </w:r>
    </w:p>
    <w:p w14:paraId="7B10DB59" w14:textId="3364982B" w:rsidR="005B434B" w:rsidRPr="006B5182" w:rsidRDefault="005B434B" w:rsidP="008579B0">
      <w:pPr>
        <w:pStyle w:val="PostHeadPara"/>
        <w:rPr>
          <w:rFonts w:ascii="Linux Libertine" w:hAnsi="Linux Libertine" w:cs="Linux Libertine"/>
        </w:rPr>
      </w:pPr>
      <w:r w:rsidRPr="006B5182">
        <w:rPr>
          <w:rFonts w:ascii="Linux Libertine" w:hAnsi="Linux Libertine" w:cs="Linux Libertine"/>
        </w:rPr>
        <w:t>The next subsections</w:t>
      </w:r>
      <w:r w:rsidR="0041155A" w:rsidRPr="006B5182">
        <w:rPr>
          <w:rFonts w:ascii="Linux Libertine" w:hAnsi="Linux Libertine" w:cs="Linux Libertine"/>
        </w:rPr>
        <w:t xml:space="preserve"> consider how gender has been conceptualized </w:t>
      </w:r>
      <w:ins w:id="135" w:author="fcalado" w:date="2026-03-15T14:24:00Z" w16du:dateUtc="2026-03-15T18:24:00Z">
        <w:r w:rsidR="005B710F" w:rsidRPr="006B5182">
          <w:rPr>
            <w:rFonts w:ascii="Linux Libertine" w:hAnsi="Linux Libertine" w:cs="Linux Libertine"/>
          </w:rPr>
          <w:t xml:space="preserve">between popular </w:t>
        </w:r>
      </w:ins>
      <w:ins w:id="136" w:author="fcalado" w:date="2026-03-14T12:35:00Z" w16du:dateUtc="2026-03-14T16:35:00Z">
        <w:r w:rsidR="00B12212" w:rsidRPr="006B5182">
          <w:rPr>
            <w:rFonts w:ascii="Linux Libertine" w:hAnsi="Linux Libertine" w:cs="Linux Libertine"/>
          </w:rPr>
          <w:t>discourse</w:t>
        </w:r>
      </w:ins>
      <w:ins w:id="137" w:author="fcalado" w:date="2026-03-15T14:24:00Z" w16du:dateUtc="2026-03-15T18:24:00Z">
        <w:r w:rsidR="005B710F" w:rsidRPr="006B5182">
          <w:rPr>
            <w:rFonts w:ascii="Linux Libertine" w:hAnsi="Linux Libertine" w:cs="Linux Libertine"/>
          </w:rPr>
          <w:t>s</w:t>
        </w:r>
      </w:ins>
      <w:ins w:id="138" w:author="fcalado" w:date="2026-03-14T12:35:00Z" w16du:dateUtc="2026-03-14T16:35:00Z">
        <w:r w:rsidR="00B12212" w:rsidRPr="006B5182">
          <w:rPr>
            <w:rFonts w:ascii="Linux Libertine" w:hAnsi="Linux Libertine" w:cs="Linux Libertine"/>
          </w:rPr>
          <w:t xml:space="preserve"> and the academic field of Trans Studies</w:t>
        </w:r>
      </w:ins>
      <w:ins w:id="139" w:author="fcalado" w:date="2026-03-15T14:23:00Z" w16du:dateUtc="2026-03-15T18:23:00Z">
        <w:r w:rsidR="005B710F" w:rsidRPr="006B5182">
          <w:rPr>
            <w:rFonts w:ascii="Linux Libertine" w:hAnsi="Linux Libertine" w:cs="Linux Libertine"/>
          </w:rPr>
          <w:t>.</w:t>
        </w:r>
      </w:ins>
    </w:p>
    <w:p w14:paraId="50BBE8E8" w14:textId="6EA4C6E1" w:rsidR="005B434B" w:rsidRPr="006B5182" w:rsidRDefault="0041155A" w:rsidP="008579B0">
      <w:pPr>
        <w:pStyle w:val="Head2"/>
        <w:tabs>
          <w:tab w:val="clear" w:pos="360"/>
        </w:tabs>
        <w:rPr>
          <w:rFonts w:ascii="Linux Libertine" w:hAnsi="Linux Libertine" w:cs="Linux Libertine"/>
        </w:rPr>
      </w:pPr>
      <w:r w:rsidRPr="006B5182">
        <w:rPr>
          <w:rFonts w:ascii="Linux Libertine" w:hAnsi="Linux Libertine" w:cs="Linux Libertine"/>
        </w:rPr>
        <w:t>Gender Ideology</w:t>
      </w:r>
      <w:ins w:id="140" w:author="fcalado" w:date="2026-03-14T12:34:00Z" w16du:dateUtc="2026-03-14T16:34:00Z">
        <w:r w:rsidR="00B12212" w:rsidRPr="006B5182">
          <w:rPr>
            <w:rFonts w:ascii="Linux Libertine" w:hAnsi="Linux Libertine" w:cs="Linux Libertine"/>
          </w:rPr>
          <w:t xml:space="preserve"> in Popular Discourse</w:t>
        </w:r>
      </w:ins>
    </w:p>
    <w:p w14:paraId="53E2E49F" w14:textId="70309862" w:rsidR="0041155A" w:rsidRPr="006B5182" w:rsidRDefault="0041155A"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The term “gender ideology”, which the Southern Poverty Law Center classifies as a derogatory term, refers to the view that </w:t>
      </w:r>
      <w:r w:rsidR="00751AEE" w:rsidRPr="006B5182">
        <w:rPr>
          <w:rFonts w:ascii="Linux Libertine" w:hAnsi="Linux Libertine" w:cs="Linux Libertine"/>
          <w:color w:val="000000"/>
        </w:rPr>
        <w:t>trans</w:t>
      </w:r>
      <w:ins w:id="141" w:author="fcalado" w:date="2026-03-16T10:52:00Z" w16du:dateUtc="2026-03-16T14:52:00Z">
        <w:r w:rsidR="00CF4F23" w:rsidRPr="006B5182">
          <w:rPr>
            <w:rFonts w:ascii="Linux Libertine" w:hAnsi="Linux Libertine" w:cs="Linux Libertine"/>
            <w:color w:val="000000"/>
          </w:rPr>
          <w:t xml:space="preserve"> </w:t>
        </w:r>
      </w:ins>
      <w:r w:rsidRPr="006B5182">
        <w:rPr>
          <w:rFonts w:ascii="Linux Libertine" w:hAnsi="Linux Libertine" w:cs="Linux Libertine"/>
          <w:color w:val="000000"/>
        </w:rPr>
        <w:t>identit</w:t>
      </w:r>
      <w:r w:rsidR="00751AEE" w:rsidRPr="006B5182">
        <w:rPr>
          <w:rFonts w:ascii="Linux Libertine" w:hAnsi="Linux Libertine" w:cs="Linux Libertine"/>
          <w:color w:val="000000"/>
        </w:rPr>
        <w:t>ies</w:t>
      </w:r>
      <w:r w:rsidRPr="006B5182">
        <w:rPr>
          <w:rFonts w:ascii="Linux Libertine" w:hAnsi="Linux Libertine" w:cs="Linux Libertine"/>
          <w:color w:val="000000"/>
        </w:rPr>
        <w:t xml:space="preserve"> </w:t>
      </w:r>
      <w:r w:rsidR="00751AEE" w:rsidRPr="006B5182">
        <w:rPr>
          <w:rFonts w:ascii="Linux Libertine" w:hAnsi="Linux Libertine" w:cs="Linux Libertine"/>
          <w:color w:val="000000"/>
        </w:rPr>
        <w:t>are</w:t>
      </w:r>
      <w:r w:rsidRPr="006B5182">
        <w:rPr>
          <w:rFonts w:ascii="Linux Libertine" w:hAnsi="Linux Libertine" w:cs="Linux Libertine"/>
          <w:color w:val="000000"/>
        </w:rPr>
        <w:t xml:space="preserve"> internal and therefore false belief system</w:t>
      </w:r>
      <w:r w:rsidR="00751AEE" w:rsidRPr="006B5182">
        <w:rPr>
          <w:rFonts w:ascii="Linux Libertine" w:hAnsi="Linux Libertine" w:cs="Linux Libertine"/>
          <w:color w:val="000000"/>
        </w:rPr>
        <w:t>s</w:t>
      </w:r>
      <w:r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37</w:t>
      </w:r>
      <w:r w:rsidR="00564F98">
        <w:rPr>
          <w:rFonts w:ascii="Linux Libertine" w:hAnsi="Linux Libertine" w:cs="Linux Libertine"/>
          <w:color w:val="000000"/>
        </w:rPr>
        <w:t>)</w:t>
      </w:r>
      <w:r w:rsidR="002B2B8E"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In various countries around the world, gender ideology has risen to a national issue, serving to unite various political aims into </w:t>
      </w:r>
      <w:r w:rsidR="00751AEE" w:rsidRPr="006B5182">
        <w:rPr>
          <w:rFonts w:ascii="Linux Libertine" w:hAnsi="Linux Libertine" w:cs="Linux Libertine"/>
          <w:color w:val="000000"/>
        </w:rPr>
        <w:t>what are mostly</w:t>
      </w:r>
      <w:r w:rsidRPr="006B5182">
        <w:rPr>
          <w:rFonts w:ascii="Linux Libertine" w:hAnsi="Linux Libertine" w:cs="Linux Libertine"/>
          <w:color w:val="000000"/>
        </w:rPr>
        <w:t xml:space="preserve"> </w:t>
      </w:r>
      <w:r w:rsidR="00751AEE" w:rsidRPr="006B5182">
        <w:rPr>
          <w:rFonts w:ascii="Linux Libertine" w:hAnsi="Linux Libertine" w:cs="Linux Libertine"/>
          <w:color w:val="000000"/>
        </w:rPr>
        <w:t>alt-right</w:t>
      </w:r>
      <w:r w:rsidRPr="006B5182">
        <w:rPr>
          <w:rFonts w:ascii="Linux Libertine" w:hAnsi="Linux Libertine" w:cs="Linux Libertine"/>
          <w:color w:val="000000"/>
        </w:rPr>
        <w:t xml:space="preserve"> agendas. In the European continent, </w:t>
      </w:r>
      <w:r w:rsidR="00751AEE" w:rsidRPr="006B5182">
        <w:rPr>
          <w:rFonts w:ascii="Linux Libertine" w:hAnsi="Linux Libertine" w:cs="Linux Libertine"/>
          <w:color w:val="000000"/>
        </w:rPr>
        <w:t>conservative</w:t>
      </w:r>
      <w:r w:rsidRPr="006B5182">
        <w:rPr>
          <w:rFonts w:ascii="Linux Libertine" w:hAnsi="Linux Libertine" w:cs="Linux Libertine"/>
          <w:color w:val="000000"/>
        </w:rPr>
        <w:t xml:space="preserve"> groups have used gender ideology to prop up other forms of social discrimination, such as </w:t>
      </w:r>
      <w:r w:rsidR="00C730FF" w:rsidRPr="006B5182">
        <w:rPr>
          <w:rFonts w:ascii="Linux Libertine" w:hAnsi="Linux Libertine" w:cs="Linux Libertine"/>
          <w:color w:val="000000"/>
        </w:rPr>
        <w:t>that</w:t>
      </w:r>
      <w:r w:rsidRPr="006B5182">
        <w:rPr>
          <w:rFonts w:ascii="Linux Libertine" w:hAnsi="Linux Libertine" w:cs="Linux Libertine"/>
          <w:color w:val="000000"/>
        </w:rPr>
        <w:t xml:space="preserve"> against migrants. In Italy, for example, discourses of gender ideology have been linked to white nationalism, whereby “‘gender’ can be used to ‘stick’ ‘migrant’ and queer subjects together, characterizing both as threats to the sexual order of Europe”</w:t>
      </w:r>
      <w:r w:rsidR="00023998"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26</w:t>
      </w:r>
      <w:r w:rsidR="00564F98">
        <w:rPr>
          <w:rFonts w:ascii="Linux Libertine" w:hAnsi="Linux Libertine" w:cs="Linux Libertine"/>
          <w:color w:val="000000"/>
        </w:rPr>
        <w:t>)</w:t>
      </w:r>
      <w:r w:rsidRPr="006B5182">
        <w:rPr>
          <w:rFonts w:ascii="Linux Libertine" w:hAnsi="Linux Libertine" w:cs="Linux Libertine"/>
          <w:color w:val="000000"/>
        </w:rPr>
        <w:t>. Meanwhile, on the African continent, similar arguments are used toward politically opposite messaging, in anti-colonial discourses, where gender ideology is framed as a dangerous, Western import that threatens traditional gender roles. In Uganda, in particular,</w:t>
      </w:r>
      <w:r w:rsidR="00ED0F0A" w:rsidRPr="006B5182">
        <w:rPr>
          <w:rFonts w:ascii="Linux Libertine" w:hAnsi="Linux Libertine" w:cs="Linux Libertine"/>
          <w:color w:val="000000"/>
        </w:rPr>
        <w:t xml:space="preserve"> resistance against</w:t>
      </w:r>
      <w:r w:rsidRPr="006B5182">
        <w:rPr>
          <w:rFonts w:ascii="Linux Libertine" w:hAnsi="Linux Libertine" w:cs="Linux Libertine"/>
          <w:color w:val="000000"/>
        </w:rPr>
        <w:t xml:space="preserve"> </w:t>
      </w:r>
      <w:r w:rsidR="00ED0F0A" w:rsidRPr="006B5182">
        <w:rPr>
          <w:rFonts w:ascii="Linux Libertine" w:hAnsi="Linux Libertine" w:cs="Linux Libertine"/>
          <w:color w:val="000000"/>
        </w:rPr>
        <w:t>gender ideology has prompted a</w:t>
      </w:r>
      <w:r w:rsidR="00751AEE" w:rsidRPr="006B5182">
        <w:rPr>
          <w:rFonts w:ascii="Linux Libertine" w:hAnsi="Linux Libertine" w:cs="Linux Libertine"/>
          <w:color w:val="000000"/>
        </w:rPr>
        <w:t xml:space="preserve"> </w:t>
      </w:r>
      <w:r w:rsidRPr="006B5182">
        <w:rPr>
          <w:rFonts w:ascii="Linux Libertine" w:hAnsi="Linux Libertine" w:cs="Linux Libertine"/>
          <w:color w:val="000000"/>
        </w:rPr>
        <w:t>wave of anti-LGBT+ legislation</w:t>
      </w:r>
      <w:r w:rsidR="00ED0F0A" w:rsidRPr="006B5182">
        <w:rPr>
          <w:rFonts w:ascii="Linux Libertine" w:hAnsi="Linux Libertine" w:cs="Linux Libertine"/>
          <w:color w:val="000000"/>
        </w:rPr>
        <w:t xml:space="preserve">, with one law </w:t>
      </w:r>
      <w:r w:rsidRPr="006B5182">
        <w:rPr>
          <w:rFonts w:ascii="Linux Libertine" w:hAnsi="Linux Libertine" w:cs="Linux Libertine"/>
          <w:color w:val="000000"/>
        </w:rPr>
        <w:t>penaliz</w:t>
      </w:r>
      <w:r w:rsidR="00ED0F0A" w:rsidRPr="006B5182">
        <w:rPr>
          <w:rFonts w:ascii="Linux Libertine" w:hAnsi="Linux Libertine" w:cs="Linux Libertine"/>
          <w:color w:val="000000"/>
        </w:rPr>
        <w:t>ing</w:t>
      </w:r>
      <w:r w:rsidRPr="006B5182">
        <w:rPr>
          <w:rFonts w:ascii="Linux Libertine" w:hAnsi="Linux Libertine" w:cs="Linux Libertine"/>
          <w:color w:val="000000"/>
        </w:rPr>
        <w:t xml:space="preserve"> what it calls “aggravated homosexuality”</w:t>
      </w:r>
      <w:r w:rsidR="00ED0F0A" w:rsidRPr="006B5182">
        <w:rPr>
          <w:rFonts w:ascii="Linux Libertine" w:hAnsi="Linux Libertine" w:cs="Linux Libertine"/>
          <w:color w:val="000000"/>
        </w:rPr>
        <w:t xml:space="preserve"> with the death penalty</w:t>
      </w:r>
      <w:r w:rsidRPr="006B5182">
        <w:rPr>
          <w:rFonts w:ascii="Linux Libertine" w:hAnsi="Linux Libertine" w:cs="Linux Libertine"/>
          <w:color w:val="000000"/>
        </w:rPr>
        <w:t xml:space="preserve"> </w:t>
      </w:r>
      <w:r w:rsidR="00564F98">
        <w:rPr>
          <w:rFonts w:ascii="Linux Libertine" w:hAnsi="Linux Libertine" w:cs="Linux Libertine"/>
          <w:color w:val="000000"/>
        </w:rPr>
        <w:t>(</w:t>
      </w:r>
      <w:r w:rsidR="00D6313D" w:rsidRPr="006B5182">
        <w:rPr>
          <w:rFonts w:ascii="Linux Libertine" w:hAnsi="Linux Libertine" w:cs="Linux Libertine"/>
          <w:color w:val="000000"/>
        </w:rPr>
        <w:t>2</w:t>
      </w:r>
      <w:r w:rsidR="00564F98">
        <w:rPr>
          <w:rFonts w:ascii="Linux Libertine" w:hAnsi="Linux Libertine" w:cs="Linux Libertine"/>
          <w:color w:val="000000"/>
        </w:rPr>
        <w:t>)</w:t>
      </w:r>
      <w:r w:rsidRPr="006B5182">
        <w:rPr>
          <w:rFonts w:ascii="Linux Libertine" w:hAnsi="Linux Libertine" w:cs="Linux Libertine"/>
          <w:color w:val="000000"/>
        </w:rPr>
        <w:t>.</w:t>
      </w:r>
      <w:r w:rsidR="00C730FF" w:rsidRPr="006B5182">
        <w:rPr>
          <w:rFonts w:ascii="Linux Libertine" w:hAnsi="Linux Libertine" w:cs="Linux Libertine"/>
          <w:color w:val="000000"/>
        </w:rPr>
        <w:t xml:space="preserve"> </w:t>
      </w:r>
      <w:r w:rsidR="00ED0F0A" w:rsidRPr="006B5182">
        <w:rPr>
          <w:rFonts w:ascii="Linux Libertine" w:hAnsi="Linux Libertine" w:cs="Linux Libertine"/>
          <w:color w:val="000000"/>
        </w:rPr>
        <w:lastRenderedPageBreak/>
        <w:t>Across</w:t>
      </w:r>
      <w:r w:rsidR="00C730FF" w:rsidRPr="006B5182">
        <w:rPr>
          <w:rFonts w:ascii="Linux Libertine" w:hAnsi="Linux Libertine" w:cs="Linux Libertine"/>
          <w:color w:val="000000"/>
        </w:rPr>
        <w:t xml:space="preserve"> the</w:t>
      </w:r>
      <w:r w:rsidR="00ED0F0A" w:rsidRPr="006B5182">
        <w:rPr>
          <w:rFonts w:ascii="Linux Libertine" w:hAnsi="Linux Libertine" w:cs="Linux Libertine"/>
          <w:color w:val="000000"/>
        </w:rPr>
        <w:t xml:space="preserve">se various </w:t>
      </w:r>
      <w:r w:rsidR="00C730FF" w:rsidRPr="006B5182">
        <w:rPr>
          <w:rFonts w:ascii="Linux Libertine" w:hAnsi="Linux Libertine" w:cs="Linux Libertine"/>
          <w:color w:val="000000"/>
        </w:rPr>
        <w:t xml:space="preserve">political contexts, </w:t>
      </w:r>
      <w:r w:rsidR="004D536E" w:rsidRPr="006B5182">
        <w:rPr>
          <w:rFonts w:ascii="Linux Libertine" w:hAnsi="Linux Libertine" w:cs="Linux Libertine"/>
          <w:color w:val="000000"/>
        </w:rPr>
        <w:t>ranging from</w:t>
      </w:r>
      <w:r w:rsidR="00C730FF" w:rsidRPr="006B5182">
        <w:rPr>
          <w:rFonts w:ascii="Linux Libertine" w:hAnsi="Linux Libertine" w:cs="Linux Libertine"/>
          <w:color w:val="000000"/>
        </w:rPr>
        <w:t xml:space="preserve"> anti-immigrant to anti-West</w:t>
      </w:r>
      <w:r w:rsidR="004D536E" w:rsidRPr="006B5182">
        <w:rPr>
          <w:rFonts w:ascii="Linux Libertine" w:hAnsi="Linux Libertine" w:cs="Linux Libertine"/>
          <w:color w:val="000000"/>
        </w:rPr>
        <w:t xml:space="preserve"> framings</w:t>
      </w:r>
      <w:r w:rsidR="00C730FF" w:rsidRPr="006B5182">
        <w:rPr>
          <w:rFonts w:ascii="Linux Libertine" w:hAnsi="Linux Libertine" w:cs="Linux Libertine"/>
          <w:color w:val="000000"/>
        </w:rPr>
        <w:t xml:space="preserve">, </w:t>
      </w:r>
      <w:r w:rsidR="00751AEE" w:rsidRPr="006B5182">
        <w:rPr>
          <w:rFonts w:ascii="Linux Libertine" w:hAnsi="Linux Libertine" w:cs="Linux Libertine"/>
          <w:color w:val="000000"/>
        </w:rPr>
        <w:t>gender ideology arguments tend to</w:t>
      </w:r>
      <w:r w:rsidR="00C730FF" w:rsidRPr="006B5182">
        <w:rPr>
          <w:rFonts w:ascii="Linux Libertine" w:hAnsi="Linux Libertine" w:cs="Linux Libertine"/>
          <w:color w:val="000000"/>
        </w:rPr>
        <w:t xml:space="preserve"> </w:t>
      </w:r>
      <w:r w:rsidR="00ED0F0A" w:rsidRPr="006B5182">
        <w:rPr>
          <w:rFonts w:ascii="Linux Libertine" w:hAnsi="Linux Libertine" w:cs="Linux Libertine"/>
          <w:color w:val="000000"/>
        </w:rPr>
        <w:t xml:space="preserve">center on </w:t>
      </w:r>
      <w:r w:rsidR="00C730FF" w:rsidRPr="006B5182">
        <w:rPr>
          <w:rFonts w:ascii="Linux Libertine" w:hAnsi="Linux Libertine" w:cs="Linux Libertine"/>
          <w:color w:val="000000"/>
        </w:rPr>
        <w:t xml:space="preserve">patriarchal </w:t>
      </w:r>
      <w:r w:rsidR="00ED0F0A" w:rsidRPr="006B5182">
        <w:rPr>
          <w:rFonts w:ascii="Linux Libertine" w:hAnsi="Linux Libertine" w:cs="Linux Libertine"/>
          <w:color w:val="000000"/>
        </w:rPr>
        <w:t>arguments about the traditional</w:t>
      </w:r>
      <w:r w:rsidR="004D536E" w:rsidRPr="006B5182">
        <w:rPr>
          <w:rFonts w:ascii="Linux Libertine" w:hAnsi="Linux Libertine" w:cs="Linux Libertine"/>
          <w:color w:val="000000"/>
        </w:rPr>
        <w:t xml:space="preserve"> sexual order</w:t>
      </w:r>
      <w:r w:rsidR="007C59F5" w:rsidRPr="006B5182">
        <w:rPr>
          <w:rFonts w:ascii="Linux Libertine" w:hAnsi="Linux Libertine" w:cs="Linux Libertine"/>
          <w:color w:val="000000"/>
        </w:rPr>
        <w:t>.</w:t>
      </w:r>
    </w:p>
    <w:p w14:paraId="42698785" w14:textId="0BFD7A7D" w:rsidR="004D536E" w:rsidRPr="006B5182" w:rsidRDefault="0041155A" w:rsidP="00A3124D">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In the USA, concerns over gender ideology have prompted a dramatic increase in legislation </w:t>
      </w:r>
      <w:ins w:id="142" w:author="fcalado" w:date="2026-03-17T09:03:00Z" w16du:dateUtc="2026-03-17T13:03:00Z">
        <w:r w:rsidR="00884735" w:rsidRPr="006B5182">
          <w:rPr>
            <w:rFonts w:ascii="Linux Libertine" w:hAnsi="Linux Libertine" w:cs="Linux Libertine"/>
            <w:color w:val="000000"/>
          </w:rPr>
          <w:t xml:space="preserve">and policies </w:t>
        </w:r>
      </w:ins>
      <w:r w:rsidRPr="006B5182">
        <w:rPr>
          <w:rFonts w:ascii="Linux Libertine" w:hAnsi="Linux Libertine" w:cs="Linux Libertine"/>
          <w:color w:val="000000"/>
        </w:rPr>
        <w:t>which limits the rights of trans people</w:t>
      </w:r>
      <w:r w:rsidR="002B2B8E"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41</w:t>
      </w:r>
      <w:r w:rsidR="00AD6FDF">
        <w:rPr>
          <w:rFonts w:ascii="Linux Libertine" w:hAnsi="Linux Libertine" w:cs="Linux Libertine"/>
          <w:color w:val="000000"/>
        </w:rPr>
        <w:t xml:space="preserve">, </w:t>
      </w:r>
      <w:r w:rsidR="0013306E">
        <w:rPr>
          <w:rFonts w:ascii="Linux Libertine" w:hAnsi="Linux Libertine" w:cs="Linux Libertine"/>
          <w:color w:val="000000"/>
        </w:rPr>
        <w:t>39</w:t>
      </w:r>
      <w:r w:rsidR="002B2B8E" w:rsidRPr="006B5182">
        <w:rPr>
          <w:rFonts w:ascii="Linux Libertine" w:hAnsi="Linux Libertine" w:cs="Linux Libertine"/>
          <w:color w:val="000000"/>
        </w:rPr>
        <w:t xml:space="preserve">, </w:t>
      </w:r>
      <w:r w:rsidR="0013306E">
        <w:rPr>
          <w:rFonts w:ascii="Linux Libertine" w:hAnsi="Linux Libertine" w:cs="Linux Libertine"/>
          <w:color w:val="000000"/>
        </w:rPr>
        <w:t>40</w:t>
      </w:r>
      <w:r w:rsidR="00AD6FDF">
        <w:rPr>
          <w:rFonts w:ascii="Linux Libertine" w:hAnsi="Linux Libertine" w:cs="Linux Libertine"/>
          <w:color w:val="000000"/>
        </w:rPr>
        <w:t>, 38</w:t>
      </w:r>
      <w:r w:rsidR="00564F98">
        <w:rPr>
          <w:rFonts w:ascii="Linux Libertine" w:hAnsi="Linux Libertine" w:cs="Linux Libertine"/>
          <w:color w:val="000000"/>
        </w:rPr>
        <w:t>)</w:t>
      </w:r>
      <w:r w:rsidRPr="006B5182">
        <w:rPr>
          <w:rFonts w:ascii="Linux Libertine" w:hAnsi="Linux Libertine" w:cs="Linux Libertine"/>
          <w:color w:val="000000"/>
        </w:rPr>
        <w:t>.</w:t>
      </w:r>
      <w:r w:rsidR="00AD6FDF">
        <w:rPr>
          <w:rFonts w:ascii="Linux Libertine" w:hAnsi="Linux Libertine" w:cs="Linux Libertine"/>
          <w:color w:val="000000"/>
        </w:rPr>
        <w:t xml:space="preserve"> Recent White House Executive Orders, for example,</w:t>
      </w:r>
      <w:ins w:id="143" w:author="fcalado" w:date="2026-03-17T08:53:00Z" w16du:dateUtc="2026-03-17T12:53:00Z">
        <w:r w:rsidR="00A3124D" w:rsidRPr="006B5182">
          <w:rPr>
            <w:rFonts w:ascii="Linux Libertine" w:hAnsi="Linux Libertine" w:cs="Linux Libertine"/>
            <w:color w:val="000000"/>
          </w:rPr>
          <w:t xml:space="preserve"> </w:t>
        </w:r>
      </w:ins>
      <w:ins w:id="144" w:author="fcalado" w:date="2026-03-17T09:04:00Z" w16du:dateUtc="2026-03-17T13:04:00Z">
        <w:r w:rsidR="00884735" w:rsidRPr="006B5182">
          <w:rPr>
            <w:rFonts w:ascii="Linux Libertine" w:hAnsi="Linux Libertine" w:cs="Linux Libertine"/>
            <w:color w:val="000000"/>
          </w:rPr>
          <w:t>deploy</w:t>
        </w:r>
      </w:ins>
      <w:ins w:id="145" w:author="fcalado" w:date="2026-03-17T08:52:00Z" w16du:dateUtc="2026-03-17T12:52:00Z">
        <w:r w:rsidR="00A3124D" w:rsidRPr="006B5182">
          <w:rPr>
            <w:rFonts w:ascii="Linux Libertine" w:hAnsi="Linux Libertine" w:cs="Linux Libertine"/>
            <w:color w:val="000000"/>
          </w:rPr>
          <w:t xml:space="preserve"> a common</w:t>
        </w:r>
      </w:ins>
      <w:ins w:id="146" w:author="fcalado" w:date="2026-03-17T08:53:00Z" w16du:dateUtc="2026-03-17T12:53:00Z">
        <w:r w:rsidR="00A3124D" w:rsidRPr="006B5182">
          <w:rPr>
            <w:rFonts w:ascii="Linux Libertine" w:hAnsi="Linux Libertine" w:cs="Linux Libertine"/>
            <w:color w:val="000000"/>
          </w:rPr>
          <w:t>, right-wing talking point</w:t>
        </w:r>
      </w:ins>
      <w:ins w:id="147" w:author="fcalado" w:date="2026-03-17T08:52:00Z" w16du:dateUtc="2026-03-17T12:52:00Z">
        <w:r w:rsidR="00A3124D" w:rsidRPr="006B5182">
          <w:rPr>
            <w:rFonts w:ascii="Linux Libertine" w:hAnsi="Linux Libertine" w:cs="Linux Libertine"/>
            <w:color w:val="000000"/>
          </w:rPr>
          <w:t xml:space="preserve"> </w:t>
        </w:r>
      </w:ins>
      <w:ins w:id="148" w:author="fcalado" w:date="2026-03-17T08:51:00Z" w16du:dateUtc="2026-03-17T12:51:00Z">
        <w:r w:rsidR="00A3124D" w:rsidRPr="006B5182">
          <w:rPr>
            <w:rFonts w:ascii="Linux Libertine" w:hAnsi="Linux Libertine" w:cs="Linux Libertine"/>
            <w:color w:val="000000"/>
          </w:rPr>
          <w:t>that so-called “biological” women need explicit protection from t</w:t>
        </w:r>
      </w:ins>
      <w:customXmlInsRangeStart w:id="149" w:author="fcalado" w:date="2026-03-17T08:51:00Z"/>
      <w:sdt>
        <w:sdtPr>
          <w:rPr>
            <w:rFonts w:ascii="Linux Libertine" w:hAnsi="Linux Libertine" w:cs="Linux Libertine"/>
          </w:rPr>
          <w:tag w:val="goog_rdk_11"/>
          <w:id w:val="-620234307"/>
        </w:sdtPr>
        <w:sdtContent>
          <w:customXmlInsRangeEnd w:id="149"/>
          <w:customXmlInsRangeStart w:id="150" w:author="fcalado" w:date="2026-03-17T08:51:00Z"/>
        </w:sdtContent>
      </w:sdt>
      <w:customXmlInsRangeEnd w:id="150"/>
      <w:ins w:id="151" w:author="fcalado" w:date="2026-03-17T08:51:00Z" w16du:dateUtc="2026-03-17T12:51:00Z">
        <w:r w:rsidR="00A3124D" w:rsidRPr="006B5182">
          <w:rPr>
            <w:rFonts w:ascii="Linux Libertine" w:hAnsi="Linux Libertine" w:cs="Linux Libertine"/>
            <w:color w:val="000000"/>
          </w:rPr>
          <w:t>rans women</w:t>
        </w:r>
      </w:ins>
      <w:ins w:id="152" w:author="fcalado" w:date="2026-03-17T09:34:00Z" w16du:dateUtc="2026-03-17T13:34:00Z">
        <w:r w:rsidR="00AC0BD1" w:rsidRPr="006B5182">
          <w:rPr>
            <w:rFonts w:ascii="Linux Libertine" w:hAnsi="Linux Libertine" w:cs="Linux Libertine"/>
            <w:color w:val="000000"/>
          </w:rPr>
          <w:t xml:space="preserve"> (</w:t>
        </w:r>
      </w:ins>
      <w:r w:rsidR="00AD6FDF">
        <w:rPr>
          <w:rFonts w:ascii="Linux Libertine" w:hAnsi="Linux Libertine" w:cs="Linux Libertine"/>
          <w:color w:val="000000"/>
        </w:rPr>
        <w:t>40, 41).</w:t>
      </w:r>
      <w:ins w:id="153" w:author="fcalado" w:date="2026-03-17T08:51:00Z" w16du:dateUtc="2026-03-17T12:51:00Z">
        <w:r w:rsidR="00A3124D" w:rsidRPr="006B5182">
          <w:rPr>
            <w:rFonts w:ascii="Linux Libertine" w:hAnsi="Linux Libertine" w:cs="Linux Libertine"/>
            <w:color w:val="000000"/>
          </w:rPr>
          <w:t xml:space="preserve"> </w:t>
        </w:r>
      </w:ins>
      <w:r w:rsidR="00AD6FDF">
        <w:rPr>
          <w:rFonts w:ascii="Linux Libertine" w:hAnsi="Linux Libertine" w:cs="Linux Libertine"/>
        </w:rPr>
        <w:t xml:space="preserve">Other rules, for example, </w:t>
      </w:r>
      <w:ins w:id="154" w:author="fcalado" w:date="2026-03-17T09:12:00Z" w16du:dateUtc="2026-03-17T13:12:00Z">
        <w:r w:rsidR="00D45671" w:rsidRPr="006B5182">
          <w:rPr>
            <w:rFonts w:ascii="Linux Libertine" w:hAnsi="Linux Libertine" w:cs="Linux Libertine"/>
          </w:rPr>
          <w:t xml:space="preserve">implicitly </w:t>
        </w:r>
      </w:ins>
      <w:ins w:id="155" w:author="fcalado" w:date="2026-03-17T08:47:00Z" w16du:dateUtc="2026-03-17T12:47:00Z">
        <w:r w:rsidR="00A3124D" w:rsidRPr="006B5182">
          <w:rPr>
            <w:rFonts w:ascii="Linux Libertine" w:hAnsi="Linux Libertine" w:cs="Linux Libertine"/>
          </w:rPr>
          <w:t>empowers</w:t>
        </w:r>
      </w:ins>
      <w:ins w:id="156" w:author="fcalado" w:date="2026-03-17T08:46:00Z" w16du:dateUtc="2026-03-17T12:46:00Z">
        <w:r w:rsidR="00A3124D" w:rsidRPr="006B5182">
          <w:rPr>
            <w:rFonts w:ascii="Linux Libertine" w:hAnsi="Linux Libertine" w:cs="Linux Libertine"/>
          </w:rPr>
          <w:t xml:space="preserve"> </w:t>
        </w:r>
      </w:ins>
      <w:ins w:id="157" w:author="fcalado" w:date="2026-03-17T08:47:00Z" w16du:dateUtc="2026-03-17T12:47:00Z">
        <w:r w:rsidR="00A3124D" w:rsidRPr="006B5182">
          <w:rPr>
            <w:rFonts w:ascii="Linux Libertine" w:hAnsi="Linux Libertine" w:cs="Linux Libertine"/>
          </w:rPr>
          <w:t>federal officials</w:t>
        </w:r>
      </w:ins>
      <w:ins w:id="158" w:author="fcalado" w:date="2026-03-17T08:46:00Z" w16du:dateUtc="2026-03-17T12:46:00Z">
        <w:r w:rsidR="00A3124D" w:rsidRPr="006B5182">
          <w:rPr>
            <w:rFonts w:ascii="Linux Libertine" w:hAnsi="Linux Libertine" w:cs="Linux Libertine"/>
          </w:rPr>
          <w:t xml:space="preserve"> like Immigration and Customs Enforcement (ICE) to detain</w:t>
        </w:r>
      </w:ins>
      <w:ins w:id="159" w:author="fcalado" w:date="2026-03-17T08:47:00Z" w16du:dateUtc="2026-03-17T12:47:00Z">
        <w:r w:rsidR="00A3124D" w:rsidRPr="006B5182">
          <w:rPr>
            <w:rFonts w:ascii="Linux Libertine" w:hAnsi="Linux Libertine" w:cs="Linux Libertine"/>
          </w:rPr>
          <w:t xml:space="preserve"> persons </w:t>
        </w:r>
      </w:ins>
      <w:ins w:id="160" w:author="fcalado" w:date="2026-03-17T08:49:00Z" w16du:dateUtc="2026-03-17T12:49:00Z">
        <w:r w:rsidR="00A3124D" w:rsidRPr="006B5182">
          <w:rPr>
            <w:rFonts w:ascii="Linux Libertine" w:hAnsi="Linux Libertine" w:cs="Linux Libertine"/>
          </w:rPr>
          <w:t xml:space="preserve">that </w:t>
        </w:r>
      </w:ins>
      <w:ins w:id="161" w:author="fcalado" w:date="2026-03-17T08:58:00Z" w16du:dateUtc="2026-03-17T12:58:00Z">
        <w:r w:rsidR="00884735" w:rsidRPr="006B5182">
          <w:rPr>
            <w:rFonts w:ascii="Linux Libertine" w:hAnsi="Linux Libertine" w:cs="Linux Libertine"/>
          </w:rPr>
          <w:t>they believe to be</w:t>
        </w:r>
      </w:ins>
      <w:ins w:id="162" w:author="fcalado" w:date="2026-03-17T08:49:00Z" w16du:dateUtc="2026-03-17T12:49:00Z">
        <w:r w:rsidR="00A3124D" w:rsidRPr="006B5182">
          <w:rPr>
            <w:rFonts w:ascii="Linux Libertine" w:hAnsi="Linux Libertine" w:cs="Linux Libertine"/>
          </w:rPr>
          <w:t xml:space="preserve"> </w:t>
        </w:r>
      </w:ins>
      <w:ins w:id="163" w:author="fcalado" w:date="2026-03-17T08:58:00Z" w16du:dateUtc="2026-03-17T12:58:00Z">
        <w:r w:rsidR="00884735" w:rsidRPr="006B5182">
          <w:rPr>
            <w:rFonts w:ascii="Linux Libertine" w:hAnsi="Linux Libertine" w:cs="Linux Libertine"/>
          </w:rPr>
          <w:t>trans</w:t>
        </w:r>
      </w:ins>
      <w:ins w:id="164" w:author="fcalado" w:date="2026-03-17T09:37:00Z" w16du:dateUtc="2026-03-17T13:37:00Z">
        <w:r w:rsidR="00DD393E" w:rsidRPr="006B5182">
          <w:rPr>
            <w:rFonts w:ascii="Linux Libertine" w:hAnsi="Linux Libertine" w:cs="Linux Libertine"/>
          </w:rPr>
          <w:t xml:space="preserve">, </w:t>
        </w:r>
      </w:ins>
      <w:ins w:id="165" w:author="fcalado" w:date="2026-03-17T09:36:00Z" w16du:dateUtc="2026-03-17T13:36:00Z">
        <w:r w:rsidR="00DD393E" w:rsidRPr="006B5182">
          <w:rPr>
            <w:rFonts w:ascii="Linux Libertine" w:hAnsi="Linux Libertine" w:cs="Linux Libertine"/>
          </w:rPr>
          <w:t>effectively expanding current practices of racial profiling to also include gender profiling</w:t>
        </w:r>
      </w:ins>
      <w:r w:rsidR="00AD6FDF">
        <w:rPr>
          <w:rFonts w:ascii="Linux Libertine" w:hAnsi="Linux Libertine" w:cs="Linux Libertine"/>
        </w:rPr>
        <w:t xml:space="preserve"> (42)</w:t>
      </w:r>
      <w:ins w:id="166" w:author="fcalado" w:date="2026-03-17T08:42:00Z" w16du:dateUtc="2026-03-17T12:42:00Z">
        <w:r w:rsidR="009B2645" w:rsidRPr="006B5182">
          <w:rPr>
            <w:rFonts w:ascii="Linux Libertine" w:hAnsi="Linux Libertine" w:cs="Linux Libertine"/>
          </w:rPr>
          <w:t xml:space="preserve">. Turning </w:t>
        </w:r>
      </w:ins>
      <w:ins w:id="167" w:author="fcalado" w:date="2026-03-16T11:22:00Z" w16du:dateUtc="2026-03-16T15:22:00Z">
        <w:r w:rsidR="00014EA9" w:rsidRPr="006B5182">
          <w:rPr>
            <w:rFonts w:ascii="Linux Libertine" w:hAnsi="Linux Libertine" w:cs="Linux Libertine"/>
            <w:color w:val="000000"/>
          </w:rPr>
          <w:t>on patriarchal</w:t>
        </w:r>
      </w:ins>
      <w:ins w:id="168" w:author="fcalado" w:date="2026-03-17T08:48:00Z" w16du:dateUtc="2026-03-17T12:48:00Z">
        <w:r w:rsidR="00A3124D" w:rsidRPr="006B5182">
          <w:rPr>
            <w:rFonts w:ascii="Linux Libertine" w:hAnsi="Linux Libertine" w:cs="Linux Libertine"/>
            <w:color w:val="000000"/>
          </w:rPr>
          <w:t xml:space="preserve"> and xenophobic</w:t>
        </w:r>
      </w:ins>
      <w:ins w:id="169" w:author="fcalado" w:date="2026-03-16T11:22:00Z" w16du:dateUtc="2026-03-16T15:22:00Z">
        <w:r w:rsidR="00014EA9" w:rsidRPr="006B5182">
          <w:rPr>
            <w:rFonts w:ascii="Linux Libertine" w:hAnsi="Linux Libertine" w:cs="Linux Libertine"/>
            <w:color w:val="000000"/>
          </w:rPr>
          <w:t xml:space="preserve"> logics similar to those </w:t>
        </w:r>
      </w:ins>
      <w:r w:rsidR="00ED0F0A" w:rsidRPr="006B5182">
        <w:rPr>
          <w:rFonts w:ascii="Linux Libertine" w:hAnsi="Linux Libertine" w:cs="Linux Libertine"/>
          <w:color w:val="000000"/>
        </w:rPr>
        <w:t>in Europe and Africa, t</w:t>
      </w:r>
      <w:r w:rsidRPr="006B5182">
        <w:rPr>
          <w:rFonts w:ascii="Linux Libertine" w:hAnsi="Linux Libertine" w:cs="Linux Libertine"/>
          <w:color w:val="000000"/>
        </w:rPr>
        <w:t>hese initiatives</w:t>
      </w:r>
      <w:r w:rsidR="00C730FF" w:rsidRPr="006B5182">
        <w:rPr>
          <w:rFonts w:ascii="Linux Libertine" w:hAnsi="Linux Libertine" w:cs="Linux Libertine"/>
          <w:color w:val="000000"/>
        </w:rPr>
        <w:t xml:space="preserve"> </w:t>
      </w:r>
      <w:ins w:id="170" w:author="fcalado" w:date="2026-03-17T08:54:00Z" w16du:dateUtc="2026-03-17T12:54:00Z">
        <w:r w:rsidR="00A3124D" w:rsidRPr="006B5182">
          <w:rPr>
            <w:rFonts w:ascii="Linux Libertine" w:hAnsi="Linux Libertine" w:cs="Linux Libertine"/>
            <w:color w:val="000000"/>
          </w:rPr>
          <w:t>illustrate that</w:t>
        </w:r>
      </w:ins>
      <w:ins w:id="171" w:author="fcalado" w:date="2026-03-17T09:01:00Z" w16du:dateUtc="2026-03-17T13:01:00Z">
        <w:r w:rsidR="00884735" w:rsidRPr="006B5182">
          <w:rPr>
            <w:rFonts w:ascii="Linux Libertine" w:hAnsi="Linux Libertine" w:cs="Linux Libertine"/>
            <w:color w:val="000000"/>
          </w:rPr>
          <w:t xml:space="preserve"> policies against</w:t>
        </w:r>
      </w:ins>
      <w:ins w:id="172" w:author="fcalado" w:date="2026-03-17T08:54:00Z" w16du:dateUtc="2026-03-17T12:54:00Z">
        <w:r w:rsidR="00A3124D" w:rsidRPr="006B5182">
          <w:rPr>
            <w:rFonts w:ascii="Linux Libertine" w:hAnsi="Linux Libertine" w:cs="Linux Libertine"/>
            <w:color w:val="000000"/>
          </w:rPr>
          <w:t xml:space="preserve"> </w:t>
        </w:r>
      </w:ins>
      <w:ins w:id="173" w:author="fcalado" w:date="2026-03-17T08:59:00Z" w16du:dateUtc="2026-03-17T12:59:00Z">
        <w:r w:rsidR="00884735" w:rsidRPr="006B5182">
          <w:rPr>
            <w:rFonts w:ascii="Linux Libertine" w:hAnsi="Linux Libertine" w:cs="Linux Libertine"/>
            <w:color w:val="000000"/>
          </w:rPr>
          <w:t>gender</w:t>
        </w:r>
      </w:ins>
      <w:ins w:id="174" w:author="fcalado" w:date="2026-03-17T09:00:00Z" w16du:dateUtc="2026-03-17T13:00:00Z">
        <w:r w:rsidR="00884735" w:rsidRPr="006B5182">
          <w:rPr>
            <w:rFonts w:ascii="Linux Libertine" w:hAnsi="Linux Libertine" w:cs="Linux Libertine"/>
            <w:color w:val="000000"/>
          </w:rPr>
          <w:t xml:space="preserve"> ideology</w:t>
        </w:r>
      </w:ins>
      <w:ins w:id="175" w:author="fcalado" w:date="2026-03-17T08:55:00Z" w16du:dateUtc="2026-03-17T12:55:00Z">
        <w:r w:rsidR="00A3124D" w:rsidRPr="006B5182">
          <w:rPr>
            <w:rFonts w:ascii="Linux Libertine" w:hAnsi="Linux Libertine" w:cs="Linux Libertine"/>
            <w:color w:val="000000"/>
          </w:rPr>
          <w:t xml:space="preserve"> </w:t>
        </w:r>
      </w:ins>
      <w:ins w:id="176" w:author="fcalado" w:date="2026-03-17T09:01:00Z" w16du:dateUtc="2026-03-17T13:01:00Z">
        <w:r w:rsidR="00884735" w:rsidRPr="006B5182">
          <w:rPr>
            <w:rFonts w:ascii="Linux Libertine" w:hAnsi="Linux Libertine" w:cs="Linux Libertine"/>
            <w:color w:val="000000"/>
          </w:rPr>
          <w:t xml:space="preserve">are in </w:t>
        </w:r>
      </w:ins>
      <w:ins w:id="177" w:author="fcalado" w:date="2026-03-17T09:02:00Z" w16du:dateUtc="2026-03-17T13:02:00Z">
        <w:r w:rsidR="00884735" w:rsidRPr="006B5182">
          <w:rPr>
            <w:rFonts w:ascii="Linux Libertine" w:hAnsi="Linux Libertine" w:cs="Linux Libertine"/>
            <w:color w:val="000000"/>
          </w:rPr>
          <w:t>tandem with those reinforcing</w:t>
        </w:r>
      </w:ins>
      <w:ins w:id="178" w:author="fcalado" w:date="2026-03-17T09:03:00Z" w16du:dateUtc="2026-03-17T13:03:00Z">
        <w:r w:rsidR="00884735" w:rsidRPr="006B5182">
          <w:rPr>
            <w:rFonts w:ascii="Linux Libertine" w:hAnsi="Linux Libertine" w:cs="Linux Libertine"/>
            <w:color w:val="000000"/>
          </w:rPr>
          <w:t xml:space="preserve"> sex</w:t>
        </w:r>
      </w:ins>
      <w:ins w:id="179" w:author="fcalado" w:date="2026-03-17T08:55:00Z" w16du:dateUtc="2026-03-17T12:55:00Z">
        <w:r w:rsidR="00884735" w:rsidRPr="006B5182">
          <w:rPr>
            <w:rFonts w:ascii="Linux Libertine" w:hAnsi="Linux Libertine" w:cs="Linux Libertine"/>
            <w:color w:val="000000"/>
          </w:rPr>
          <w:t xml:space="preserve"> </w:t>
        </w:r>
      </w:ins>
      <w:ins w:id="180" w:author="fcalado" w:date="2026-03-17T09:13:00Z" w16du:dateUtc="2026-03-17T13:13:00Z">
        <w:r w:rsidR="00D45671" w:rsidRPr="006B5182">
          <w:rPr>
            <w:rFonts w:ascii="Linux Libertine" w:hAnsi="Linux Libertine" w:cs="Linux Libertine"/>
            <w:color w:val="000000"/>
          </w:rPr>
          <w:t xml:space="preserve">categories </w:t>
        </w:r>
      </w:ins>
      <w:ins w:id="181" w:author="fcalado" w:date="2026-03-17T08:55:00Z" w16du:dateUtc="2026-03-17T12:55:00Z">
        <w:r w:rsidR="00884735" w:rsidRPr="006B5182">
          <w:rPr>
            <w:rFonts w:ascii="Linux Libertine" w:hAnsi="Linux Libertine" w:cs="Linux Libertine"/>
            <w:color w:val="000000"/>
          </w:rPr>
          <w:t>and</w:t>
        </w:r>
      </w:ins>
      <w:ins w:id="182" w:author="fcalado" w:date="2026-03-17T09:02:00Z" w16du:dateUtc="2026-03-17T13:02:00Z">
        <w:r w:rsidR="00884735" w:rsidRPr="006B5182">
          <w:rPr>
            <w:rFonts w:ascii="Linux Libertine" w:hAnsi="Linux Libertine" w:cs="Linux Libertine"/>
            <w:color w:val="000000"/>
          </w:rPr>
          <w:t xml:space="preserve"> immigration</w:t>
        </w:r>
      </w:ins>
      <w:ins w:id="183" w:author="fcalado" w:date="2026-03-17T08:55:00Z" w16du:dateUtc="2026-03-17T12:55:00Z">
        <w:r w:rsidR="00884735" w:rsidRPr="006B5182">
          <w:rPr>
            <w:rFonts w:ascii="Linux Libertine" w:hAnsi="Linux Libertine" w:cs="Linux Libertine"/>
            <w:color w:val="000000"/>
          </w:rPr>
          <w:t xml:space="preserve">. </w:t>
        </w:r>
      </w:ins>
    </w:p>
    <w:p w14:paraId="6580D866" w14:textId="45482AA6" w:rsidR="0041155A" w:rsidRPr="006B5182" w:rsidRDefault="00C846B4" w:rsidP="008579B0">
      <w:pPr>
        <w:pStyle w:val="PostHeadPara"/>
        <w:ind w:firstLine="720"/>
        <w:rPr>
          <w:rFonts w:ascii="Linux Libertine" w:hAnsi="Linux Libertine" w:cs="Linux Libertine"/>
          <w:color w:val="000000"/>
        </w:rPr>
      </w:pPr>
      <w:ins w:id="184" w:author="fcalado" w:date="2026-03-16T11:27:00Z" w16du:dateUtc="2026-03-16T15:27:00Z">
        <w:r w:rsidRPr="006B5182">
          <w:rPr>
            <w:rFonts w:ascii="Linux Libertine" w:hAnsi="Linux Libertine" w:cs="Linux Libertine"/>
            <w:color w:val="000000"/>
          </w:rPr>
          <w:t>These</w:t>
        </w:r>
      </w:ins>
      <w:ins w:id="185" w:author="fcalado" w:date="2026-03-16T11:24:00Z" w16du:dateUtc="2026-03-16T15:24:00Z">
        <w:r w:rsidRPr="006B5182">
          <w:rPr>
            <w:rFonts w:ascii="Linux Libertine" w:hAnsi="Linux Libertine" w:cs="Linux Libertine"/>
            <w:color w:val="000000"/>
          </w:rPr>
          <w:t xml:space="preserve"> attacks</w:t>
        </w:r>
      </w:ins>
      <w:ins w:id="186" w:author="fcalado" w:date="2026-03-16T11:25:00Z" w16du:dateUtc="2026-03-16T15:25:00Z">
        <w:r w:rsidRPr="006B5182">
          <w:rPr>
            <w:rFonts w:ascii="Linux Libertine" w:hAnsi="Linux Libertine" w:cs="Linux Libertine"/>
            <w:color w:val="000000"/>
          </w:rPr>
          <w:t xml:space="preserve"> on trans identities </w:t>
        </w:r>
      </w:ins>
      <w:ins w:id="187" w:author="fcalado" w:date="2026-03-16T11:28:00Z" w16du:dateUtc="2026-03-16T15:28:00Z">
        <w:r w:rsidRPr="006B5182">
          <w:rPr>
            <w:rFonts w:ascii="Linux Libertine" w:hAnsi="Linux Libertine" w:cs="Linux Libertine"/>
            <w:color w:val="000000"/>
          </w:rPr>
          <w:t xml:space="preserve">and rights are based on what the </w:t>
        </w:r>
      </w:ins>
      <w:ins w:id="188" w:author="fcalado" w:date="2026-03-16T11:29:00Z" w16du:dateUtc="2026-03-16T15:29:00Z">
        <w:r w:rsidRPr="006B5182">
          <w:rPr>
            <w:rFonts w:ascii="Linux Libertine" w:hAnsi="Linux Libertine" w:cs="Linux Libertine"/>
            <w:color w:val="000000"/>
          </w:rPr>
          <w:t>conservative side</w:t>
        </w:r>
      </w:ins>
      <w:ins w:id="189" w:author="fcalado" w:date="2026-03-16T11:28:00Z" w16du:dateUtc="2026-03-16T15:28:00Z">
        <w:r w:rsidRPr="006B5182">
          <w:rPr>
            <w:rFonts w:ascii="Linux Libertine" w:hAnsi="Linux Libertine" w:cs="Linux Libertine"/>
            <w:color w:val="000000"/>
          </w:rPr>
          <w:t xml:space="preserve"> views as</w:t>
        </w:r>
      </w:ins>
      <w:ins w:id="190" w:author="fcalado" w:date="2026-03-16T11:30:00Z" w16du:dateUtc="2026-03-16T15:30:00Z">
        <w:r w:rsidRPr="006B5182">
          <w:rPr>
            <w:rFonts w:ascii="Linux Libertine" w:hAnsi="Linux Libertine" w:cs="Linux Libertine"/>
            <w:color w:val="000000"/>
          </w:rPr>
          <w:t xml:space="preserve"> illegitimate conceptions</w:t>
        </w:r>
      </w:ins>
      <w:ins w:id="191" w:author="fcalado" w:date="2026-03-16T11:28:00Z" w16du:dateUtc="2026-03-16T15:28:00Z">
        <w:r w:rsidRPr="006B5182">
          <w:rPr>
            <w:rFonts w:ascii="Linux Libertine" w:hAnsi="Linux Libertine" w:cs="Linux Libertine"/>
            <w:color w:val="000000"/>
          </w:rPr>
          <w:t xml:space="preserve"> of gende</w:t>
        </w:r>
      </w:ins>
      <w:ins w:id="192" w:author="fcalado" w:date="2026-03-16T11:29:00Z" w16du:dateUtc="2026-03-16T15:29:00Z">
        <w:r w:rsidRPr="006B5182">
          <w:rPr>
            <w:rFonts w:ascii="Linux Libertine" w:hAnsi="Linux Libertine" w:cs="Linux Libertine"/>
            <w:color w:val="000000"/>
          </w:rPr>
          <w:t>r, particularly of gender as internal.</w:t>
        </w:r>
      </w:ins>
      <w:ins w:id="193" w:author="fcalado" w:date="2026-03-16T11:26:00Z" w16du:dateUtc="2026-03-16T15:26:00Z">
        <w:r w:rsidRPr="006B5182">
          <w:rPr>
            <w:rFonts w:ascii="Linux Libertine" w:hAnsi="Linux Libertine" w:cs="Linux Libertine"/>
            <w:color w:val="000000"/>
          </w:rPr>
          <w:t xml:space="preserve"> </w:t>
        </w:r>
      </w:ins>
      <w:ins w:id="194" w:author="fcalado" w:date="2026-03-16T11:29:00Z" w16du:dateUtc="2026-03-16T15:29:00Z">
        <w:r w:rsidRPr="006B5182">
          <w:rPr>
            <w:rFonts w:ascii="Linux Libertine" w:hAnsi="Linux Libertine" w:cs="Linux Libertine"/>
            <w:color w:val="000000"/>
          </w:rPr>
          <w:t xml:space="preserve">For example, </w:t>
        </w:r>
      </w:ins>
      <w:r w:rsidR="0041155A" w:rsidRPr="006B5182">
        <w:rPr>
          <w:rFonts w:ascii="Linux Libertine" w:hAnsi="Linux Libertine" w:cs="Linux Libertine"/>
          <w:color w:val="000000"/>
        </w:rPr>
        <w:t xml:space="preserve">one of these </w:t>
      </w:r>
      <w:r w:rsidR="004D536E" w:rsidRPr="006B5182">
        <w:rPr>
          <w:rFonts w:ascii="Linux Libertine" w:hAnsi="Linux Libertine" w:cs="Linux Libertine"/>
          <w:color w:val="000000"/>
        </w:rPr>
        <w:t>Executive Orders</w:t>
      </w:r>
      <w:r w:rsidR="0041155A" w:rsidRPr="006B5182">
        <w:rPr>
          <w:rFonts w:ascii="Linux Libertine" w:hAnsi="Linux Libertine" w:cs="Linux Libertine"/>
          <w:color w:val="000000"/>
        </w:rPr>
        <w:t xml:space="preserve"> describes gender ideology as “an ever-shifting concept of self-assessed gender identity, permitting the false claim that males can identify as and thus become women and vice versa, and requiring all institutions of society to regard this false claim as true”</w:t>
      </w:r>
      <w:r w:rsidR="002B2B8E"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39</w:t>
      </w:r>
      <w:r w:rsidR="00564F98">
        <w:rPr>
          <w:rFonts w:ascii="Linux Libertine" w:hAnsi="Linux Libertine" w:cs="Linux Libertine"/>
          <w:color w:val="000000"/>
        </w:rPr>
        <w:t>)</w:t>
      </w:r>
      <w:r w:rsidR="0041155A" w:rsidRPr="006B5182">
        <w:rPr>
          <w:rFonts w:ascii="Linux Libertine" w:hAnsi="Linux Libertine" w:cs="Linux Libertine"/>
          <w:color w:val="000000"/>
        </w:rPr>
        <w:t>.</w:t>
      </w:r>
      <w:r w:rsidR="004D536E" w:rsidRPr="006B5182">
        <w:rPr>
          <w:rFonts w:ascii="Linux Libertine" w:hAnsi="Linux Libertine" w:cs="Linux Libertine"/>
          <w:color w:val="000000"/>
        </w:rPr>
        <w:t xml:space="preserve"> This critique refers to </w:t>
      </w:r>
      <w:r w:rsidR="002F766D" w:rsidRPr="006B5182">
        <w:rPr>
          <w:rFonts w:ascii="Linux Libertine" w:hAnsi="Linux Libertine" w:cs="Linux Libertine"/>
          <w:color w:val="000000"/>
        </w:rPr>
        <w:t xml:space="preserve">the progressive view that gender identity is a subjective quality, </w:t>
      </w:r>
      <w:r w:rsidR="007C59F5" w:rsidRPr="006B5182">
        <w:rPr>
          <w:rFonts w:ascii="Linux Libertine" w:hAnsi="Linux Libertine" w:cs="Linux Libertine"/>
          <w:color w:val="000000"/>
        </w:rPr>
        <w:t>a</w:t>
      </w:r>
      <w:r w:rsidR="00ED0F0A" w:rsidRPr="006B5182">
        <w:rPr>
          <w:rFonts w:ascii="Linux Libertine" w:hAnsi="Linux Libertine" w:cs="Linux Libertine"/>
          <w:color w:val="000000"/>
        </w:rPr>
        <w:t>n</w:t>
      </w:r>
      <w:r w:rsidR="007C59F5" w:rsidRPr="006B5182">
        <w:rPr>
          <w:rFonts w:ascii="Linux Libertine" w:hAnsi="Linux Libertine" w:cs="Linux Libertine"/>
          <w:color w:val="000000"/>
        </w:rPr>
        <w:t xml:space="preserve"> </w:t>
      </w:r>
      <w:r w:rsidR="00ED0F0A" w:rsidRPr="006B5182">
        <w:rPr>
          <w:rFonts w:ascii="Linux Libertine" w:hAnsi="Linux Libertine" w:cs="Linux Libertine"/>
          <w:color w:val="000000"/>
        </w:rPr>
        <w:t xml:space="preserve">identification that is </w:t>
      </w:r>
      <w:r w:rsidR="007C59F5" w:rsidRPr="006B5182">
        <w:rPr>
          <w:rFonts w:ascii="Linux Libertine" w:hAnsi="Linux Libertine" w:cs="Linux Libertine"/>
          <w:color w:val="000000"/>
        </w:rPr>
        <w:t xml:space="preserve">primarily </w:t>
      </w:r>
      <w:r w:rsidR="002F766D" w:rsidRPr="006B5182">
        <w:rPr>
          <w:rFonts w:ascii="Linux Libertine" w:hAnsi="Linux Libertine" w:cs="Linux Libertine"/>
          <w:color w:val="000000"/>
        </w:rPr>
        <w:t>internal rather than external. The</w:t>
      </w:r>
      <w:r w:rsidR="0041155A" w:rsidRPr="006B5182">
        <w:rPr>
          <w:rFonts w:ascii="Linux Libertine" w:hAnsi="Linux Libertine" w:cs="Linux Libertine"/>
          <w:color w:val="000000"/>
        </w:rPr>
        <w:t xml:space="preserve"> Psychiatric Association, for example, defines gender identity</w:t>
      </w:r>
      <w:r w:rsidR="002F766D" w:rsidRPr="006B5182">
        <w:rPr>
          <w:rFonts w:ascii="Linux Libertine" w:hAnsi="Linux Libertine" w:cs="Linux Libertine"/>
          <w:color w:val="000000"/>
        </w:rPr>
        <w:t xml:space="preserve"> </w:t>
      </w:r>
      <w:ins w:id="195" w:author="fcalado" w:date="2026-03-17T08:26:00Z" w16du:dateUtc="2026-03-17T12:26:00Z">
        <w:r w:rsidR="00507254" w:rsidRPr="006B5182">
          <w:rPr>
            <w:rFonts w:ascii="Linux Libertine" w:hAnsi="Linux Libertine" w:cs="Linux Libertine"/>
            <w:color w:val="000000"/>
          </w:rPr>
          <w:t xml:space="preserve">as </w:t>
        </w:r>
      </w:ins>
      <w:r w:rsidR="002F766D" w:rsidRPr="006B5182">
        <w:rPr>
          <w:rFonts w:ascii="Linux Libertine" w:hAnsi="Linux Libertine" w:cs="Linux Libertine"/>
          <w:color w:val="000000"/>
        </w:rPr>
        <w:t xml:space="preserve">an “inner sense” </w:t>
      </w:r>
      <w:proofErr w:type="gramStart"/>
      <w:r w:rsidR="0041155A" w:rsidRPr="006B5182">
        <w:rPr>
          <w:rFonts w:ascii="Linux Libertine" w:hAnsi="Linux Libertine" w:cs="Linux Libertine"/>
          <w:color w:val="000000"/>
        </w:rPr>
        <w:t xml:space="preserve">of </w:t>
      </w:r>
      <w:r w:rsidR="002F766D" w:rsidRPr="006B5182">
        <w:rPr>
          <w:rFonts w:ascii="Linux Libertine" w:hAnsi="Linux Libertine" w:cs="Linux Libertine"/>
          <w:color w:val="000000"/>
        </w:rPr>
        <w:t xml:space="preserve"> “</w:t>
      </w:r>
      <w:proofErr w:type="gramEnd"/>
      <w:r w:rsidR="0041155A" w:rsidRPr="006B5182">
        <w:rPr>
          <w:rFonts w:ascii="Linux Libertine" w:hAnsi="Linux Libertine" w:cs="Linux Libertine"/>
          <w:color w:val="000000"/>
        </w:rPr>
        <w:t>being a girl/woman, boy/man, some combination of both, or something else”</w:t>
      </w:r>
      <w:r w:rsidR="00023998"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17</w:t>
      </w:r>
      <w:r w:rsidR="00564F98">
        <w:rPr>
          <w:rFonts w:ascii="Linux Libertine" w:hAnsi="Linux Libertine" w:cs="Linux Libertine"/>
          <w:color w:val="000000"/>
        </w:rPr>
        <w:t>)</w:t>
      </w:r>
      <w:r w:rsidR="0041155A" w:rsidRPr="006B5182">
        <w:rPr>
          <w:rFonts w:ascii="Linux Libertine" w:hAnsi="Linux Libertine" w:cs="Linux Libertine"/>
          <w:color w:val="000000"/>
        </w:rPr>
        <w:t>. Similarly, the World Health Organization defines gender identity as “a person’s innate, deeply felt internal and individual experience of gender</w:t>
      </w:r>
      <w:r w:rsidR="00AD6FDF">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44</w:t>
      </w:r>
      <w:r w:rsidR="00564F98">
        <w:rPr>
          <w:rFonts w:ascii="Linux Libertine" w:hAnsi="Linux Libertine" w:cs="Linux Libertine"/>
          <w:color w:val="000000"/>
        </w:rPr>
        <w:t>)</w:t>
      </w:r>
      <w:r w:rsidR="002B2B8E" w:rsidRPr="006B5182">
        <w:rPr>
          <w:rFonts w:ascii="Linux Libertine" w:hAnsi="Linux Libertine" w:cs="Linux Libertine"/>
          <w:color w:val="000000"/>
        </w:rPr>
        <w:t>.</w:t>
      </w:r>
    </w:p>
    <w:p w14:paraId="1AFAAE27" w14:textId="6C48C91E" w:rsidR="002F766D" w:rsidRPr="006B5182" w:rsidRDefault="00C846B4" w:rsidP="008579B0">
      <w:pPr>
        <w:pStyle w:val="PostHeadPara"/>
        <w:ind w:firstLine="720"/>
        <w:rPr>
          <w:rFonts w:ascii="Linux Libertine" w:hAnsi="Linux Libertine" w:cs="Linux Libertine"/>
          <w:color w:val="000000"/>
        </w:rPr>
      </w:pPr>
      <w:ins w:id="196" w:author="fcalado" w:date="2026-03-16T11:33:00Z" w16du:dateUtc="2026-03-16T15:33:00Z">
        <w:r w:rsidRPr="006B5182">
          <w:rPr>
            <w:rFonts w:ascii="Linux Libertine" w:hAnsi="Linux Libertine" w:cs="Linux Libertine"/>
            <w:color w:val="000000"/>
            <w:szCs w:val="18"/>
          </w:rPr>
          <w:t xml:space="preserve">However, </w:t>
        </w:r>
      </w:ins>
      <w:ins w:id="197" w:author="fcalado" w:date="2026-03-16T11:34:00Z" w16du:dateUtc="2026-03-16T15:34:00Z">
        <w:r w:rsidRPr="006B5182">
          <w:rPr>
            <w:rFonts w:ascii="Linux Libertine" w:hAnsi="Linux Libertine" w:cs="Linux Libertine"/>
            <w:color w:val="000000"/>
            <w:szCs w:val="18"/>
          </w:rPr>
          <w:t>some trans advocates a</w:t>
        </w:r>
      </w:ins>
      <w:ins w:id="198" w:author="fcalado" w:date="2026-03-16T11:31:00Z" w16du:dateUtc="2026-03-16T15:31:00Z">
        <w:r w:rsidRPr="006B5182">
          <w:rPr>
            <w:rFonts w:ascii="Linux Libertine" w:hAnsi="Linux Libertine" w:cs="Linux Libertine"/>
            <w:color w:val="000000"/>
            <w:szCs w:val="18"/>
          </w:rPr>
          <w:t>rgue that</w:t>
        </w:r>
      </w:ins>
      <w:ins w:id="199" w:author="fcalado" w:date="2026-03-16T11:33:00Z" w16du:dateUtc="2026-03-16T15:33:00Z">
        <w:r w:rsidRPr="006B5182">
          <w:rPr>
            <w:rFonts w:ascii="Linux Libertine" w:hAnsi="Linux Libertine" w:cs="Linux Libertine"/>
            <w:color w:val="000000"/>
            <w:szCs w:val="18"/>
          </w:rPr>
          <w:t xml:space="preserve"> </w:t>
        </w:r>
      </w:ins>
      <w:ins w:id="200" w:author="fcalado" w:date="2026-03-16T11:31:00Z" w16du:dateUtc="2026-03-16T15:31:00Z">
        <w:r w:rsidRPr="006B5182">
          <w:rPr>
            <w:rFonts w:ascii="Linux Libertine" w:hAnsi="Linux Libertine" w:cs="Linux Libertine"/>
            <w:color w:val="000000"/>
            <w:szCs w:val="18"/>
          </w:rPr>
          <w:t>the progressive view</w:t>
        </w:r>
      </w:ins>
      <w:ins w:id="201" w:author="fcalado" w:date="2026-03-16T11:33:00Z" w16du:dateUtc="2026-03-16T15:33:00Z">
        <w:r w:rsidRPr="006B5182">
          <w:rPr>
            <w:rFonts w:ascii="Linux Libertine" w:hAnsi="Linux Libertine" w:cs="Linux Libertine"/>
            <w:color w:val="000000"/>
            <w:szCs w:val="18"/>
          </w:rPr>
          <w:t xml:space="preserve"> </w:t>
        </w:r>
      </w:ins>
      <w:ins w:id="202" w:author="fcalado" w:date="2026-03-17T09:40:00Z" w16du:dateUtc="2026-03-17T13:40:00Z">
        <w:r w:rsidR="00DD393E" w:rsidRPr="006B5182">
          <w:rPr>
            <w:rFonts w:ascii="Linux Libertine" w:hAnsi="Linux Libertine" w:cs="Linux Libertine"/>
            <w:color w:val="000000"/>
            <w:szCs w:val="18"/>
          </w:rPr>
          <w:t>weakens</w:t>
        </w:r>
      </w:ins>
      <w:ins w:id="203" w:author="fcalado" w:date="2026-03-16T11:33:00Z" w16du:dateUtc="2026-03-16T15:33:00Z">
        <w:r w:rsidRPr="006B5182">
          <w:rPr>
            <w:rFonts w:ascii="Linux Libertine" w:hAnsi="Linux Libertine" w:cs="Linux Libertine"/>
            <w:color w:val="000000"/>
            <w:szCs w:val="18"/>
          </w:rPr>
          <w:t xml:space="preserve"> trans </w:t>
        </w:r>
      </w:ins>
      <w:ins w:id="204" w:author="fcalado" w:date="2026-03-16T11:35:00Z" w16du:dateUtc="2026-03-16T15:35:00Z">
        <w:r w:rsidR="00BE5757" w:rsidRPr="006B5182">
          <w:rPr>
            <w:rFonts w:ascii="Linux Libertine" w:hAnsi="Linux Libertine" w:cs="Linux Libertine"/>
            <w:color w:val="000000"/>
            <w:szCs w:val="18"/>
          </w:rPr>
          <w:t xml:space="preserve">recognition and </w:t>
        </w:r>
      </w:ins>
      <w:ins w:id="205" w:author="fcalado" w:date="2026-03-16T11:33:00Z" w16du:dateUtc="2026-03-16T15:33:00Z">
        <w:r w:rsidRPr="006B5182">
          <w:rPr>
            <w:rFonts w:ascii="Linux Libertine" w:hAnsi="Linux Libertine" w:cs="Linux Libertine"/>
            <w:color w:val="000000"/>
            <w:szCs w:val="18"/>
          </w:rPr>
          <w:t>rights</w:t>
        </w:r>
      </w:ins>
      <w:ins w:id="206" w:author="fcalado" w:date="2026-03-16T11:30:00Z" w16du:dateUtc="2026-03-16T15:30:00Z">
        <w:r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Trans Studies scholars</w:t>
      </w:r>
      <w:ins w:id="207" w:author="fcalado" w:date="2026-03-16T11:34:00Z" w16du:dateUtc="2026-03-16T15:34:00Z">
        <w:r w:rsidR="00BE5757" w:rsidRPr="006B5182">
          <w:rPr>
            <w:rFonts w:ascii="Linux Libertine" w:hAnsi="Linux Libertine" w:cs="Linux Libertine"/>
            <w:color w:val="000000"/>
            <w:szCs w:val="18"/>
          </w:rPr>
          <w:t xml:space="preserve">, </w:t>
        </w:r>
      </w:ins>
      <w:ins w:id="208" w:author="fcalado" w:date="2026-03-16T11:35:00Z" w16du:dateUtc="2026-03-16T15:35:00Z">
        <w:r w:rsidR="00BE5757" w:rsidRPr="006B5182">
          <w:rPr>
            <w:rFonts w:ascii="Linux Libertine" w:hAnsi="Linux Libertine" w:cs="Linux Libertine"/>
            <w:color w:val="000000"/>
            <w:szCs w:val="18"/>
          </w:rPr>
          <w:t xml:space="preserve">in particular, </w:t>
        </w:r>
      </w:ins>
      <w:ins w:id="209" w:author="fcalado" w:date="2026-03-16T11:34:00Z" w16du:dateUtc="2026-03-16T15:34:00Z">
        <w:r w:rsidR="00BE5757" w:rsidRPr="006B5182">
          <w:rPr>
            <w:rFonts w:ascii="Linux Libertine" w:hAnsi="Linux Libertine" w:cs="Linux Libertine"/>
            <w:color w:val="000000"/>
            <w:szCs w:val="18"/>
          </w:rPr>
          <w:t xml:space="preserve">contend </w:t>
        </w:r>
      </w:ins>
      <w:r w:rsidR="002F766D" w:rsidRPr="006B5182">
        <w:rPr>
          <w:rFonts w:ascii="Linux Libertine" w:hAnsi="Linux Libertine" w:cs="Linux Libertine"/>
          <w:color w:val="000000"/>
          <w:szCs w:val="18"/>
        </w:rPr>
        <w:t>that t</w:t>
      </w:r>
      <w:r w:rsidR="0041155A" w:rsidRPr="006B5182">
        <w:rPr>
          <w:rFonts w:ascii="Linux Libertine" w:hAnsi="Linux Libertine" w:cs="Linux Libertine"/>
          <w:color w:val="000000"/>
          <w:szCs w:val="18"/>
        </w:rPr>
        <w:t xml:space="preserve">he concept of internalized gender inspires transphobic discrimination. </w:t>
      </w:r>
      <w:r w:rsidR="002F766D" w:rsidRPr="006B5182">
        <w:rPr>
          <w:rFonts w:ascii="Linux Libertine" w:hAnsi="Linux Libertine" w:cs="Linux Libertine"/>
          <w:color w:val="000000"/>
          <w:szCs w:val="18"/>
        </w:rPr>
        <w:t>For example, the progressive view of gender as an internal phenomenon influences transphobic reasoning on access to medical care,</w:t>
      </w:r>
      <w:r w:rsidR="00ED0F0A" w:rsidRPr="006B5182">
        <w:rPr>
          <w:rFonts w:ascii="Linux Libertine" w:hAnsi="Linux Libertine" w:cs="Linux Libertine"/>
          <w:color w:val="000000"/>
          <w:szCs w:val="18"/>
        </w:rPr>
        <w:t xml:space="preserve"> which</w:t>
      </w:r>
      <w:r w:rsidR="002F766D" w:rsidRPr="006B5182">
        <w:rPr>
          <w:rFonts w:ascii="Linux Libertine" w:hAnsi="Linux Libertine" w:cs="Linux Libertine"/>
          <w:color w:val="000000"/>
          <w:szCs w:val="18"/>
        </w:rPr>
        <w:t xml:space="preserve"> question</w:t>
      </w:r>
      <w:r w:rsidR="00ED0F0A" w:rsidRPr="006B5182">
        <w:rPr>
          <w:rFonts w:ascii="Linux Libertine" w:hAnsi="Linux Libertine" w:cs="Linux Libertine"/>
          <w:color w:val="000000"/>
          <w:szCs w:val="18"/>
        </w:rPr>
        <w:t>s</w:t>
      </w:r>
      <w:r w:rsidR="002F766D" w:rsidRPr="006B5182">
        <w:rPr>
          <w:rFonts w:ascii="Linux Libertine" w:hAnsi="Linux Libertine" w:cs="Linux Libertine"/>
          <w:color w:val="000000"/>
          <w:szCs w:val="18"/>
        </w:rPr>
        <w:t xml:space="preserve"> why biological transition should be necessary if gender is an</w:t>
      </w:r>
      <w:r w:rsidR="002F766D" w:rsidRPr="006B5182">
        <w:rPr>
          <w:rFonts w:ascii="Linux Libertine" w:hAnsi="Linux Libertine" w:cs="Linux Libertine"/>
          <w:color w:val="000000"/>
        </w:rPr>
        <w:t xml:space="preserve"> internal </w:t>
      </w:r>
      <w:r w:rsidR="00ED0F0A" w:rsidRPr="006B5182">
        <w:rPr>
          <w:rFonts w:ascii="Linux Libertine" w:hAnsi="Linux Libertine" w:cs="Linux Libertine"/>
          <w:color w:val="000000"/>
        </w:rPr>
        <w:t>identification</w:t>
      </w:r>
      <w:r w:rsidR="002F766D" w:rsidRPr="006B5182">
        <w:rPr>
          <w:rFonts w:ascii="Linux Libertine" w:hAnsi="Linux Libertine" w:cs="Linux Libertine"/>
          <w:color w:val="000000"/>
        </w:rPr>
        <w:t xml:space="preserve">. </w:t>
      </w:r>
      <w:r w:rsidR="00687F30" w:rsidRPr="006B5182">
        <w:rPr>
          <w:rFonts w:ascii="Linux Libertine" w:hAnsi="Linux Libertine" w:cs="Linux Libertine"/>
          <w:color w:val="000000"/>
        </w:rPr>
        <w:t xml:space="preserve">Not only does this framing disempower those who seek medical transition, it also disregards other forms of transition, like name and pronoun changes, as part of trans identity. As others point out, </w:t>
      </w:r>
      <w:r w:rsidR="002F766D" w:rsidRPr="006B5182">
        <w:rPr>
          <w:rFonts w:ascii="Linux Libertine" w:hAnsi="Linux Libertine" w:cs="Linux Libertine"/>
          <w:color w:val="000000"/>
        </w:rPr>
        <w:t>many trans people choose not to undergo</w:t>
      </w:r>
      <w:r w:rsidR="00687F30" w:rsidRPr="006B5182">
        <w:rPr>
          <w:rFonts w:ascii="Linux Libertine" w:hAnsi="Linux Libertine" w:cs="Linux Libertine"/>
          <w:color w:val="000000"/>
        </w:rPr>
        <w:t xml:space="preserve"> medical</w:t>
      </w:r>
      <w:r w:rsidR="002F766D" w:rsidRPr="006B5182">
        <w:rPr>
          <w:rFonts w:ascii="Linux Libertine" w:hAnsi="Linux Libertine" w:cs="Linux Libertine"/>
          <w:color w:val="000000"/>
        </w:rPr>
        <w:t xml:space="preserve"> interventions</w:t>
      </w:r>
      <w:r w:rsidR="00687F30" w:rsidRPr="006B5182">
        <w:rPr>
          <w:rFonts w:ascii="Linux Libertine" w:hAnsi="Linux Libertine" w:cs="Linux Libertine"/>
          <w:color w:val="000000"/>
        </w:rPr>
        <w:t xml:space="preserve"> and still identify as trans</w:t>
      </w:r>
      <w:r w:rsidR="002F766D"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29</w:t>
      </w:r>
      <w:r w:rsidR="00564F98">
        <w:rPr>
          <w:rFonts w:ascii="Linux Libertine" w:hAnsi="Linux Libertine" w:cs="Linux Libertine"/>
          <w:color w:val="000000"/>
        </w:rPr>
        <w:t>)</w:t>
      </w:r>
      <w:r w:rsidR="00023998" w:rsidRPr="006B5182">
        <w:rPr>
          <w:rFonts w:ascii="Linux Libertine" w:hAnsi="Linux Libertine" w:cs="Linux Libertine"/>
          <w:color w:val="000000"/>
        </w:rPr>
        <w:t>.</w:t>
      </w:r>
      <w:r w:rsidR="002F766D" w:rsidRPr="006B5182">
        <w:rPr>
          <w:rFonts w:ascii="Linux Libertine" w:hAnsi="Linux Libertine" w:cs="Linux Libertine"/>
          <w:color w:val="000000"/>
        </w:rPr>
        <w:t xml:space="preserve"> </w:t>
      </w:r>
      <w:r w:rsidR="007C59F5" w:rsidRPr="006B5182">
        <w:rPr>
          <w:rFonts w:ascii="Linux Libertine" w:hAnsi="Linux Libertine" w:cs="Linux Libertine"/>
          <w:color w:val="000000"/>
        </w:rPr>
        <w:t xml:space="preserve">The view of gender as internal, having to do with personal identity, thus opens the door to discrimination against </w:t>
      </w:r>
      <w:r w:rsidR="00ED0F0A" w:rsidRPr="006B5182">
        <w:rPr>
          <w:rFonts w:ascii="Linux Libertine" w:hAnsi="Linux Libertine" w:cs="Linux Libertine"/>
          <w:color w:val="000000"/>
        </w:rPr>
        <w:t xml:space="preserve">multiple kinds of </w:t>
      </w:r>
      <w:r w:rsidR="007C59F5" w:rsidRPr="006B5182">
        <w:rPr>
          <w:rFonts w:ascii="Linux Libertine" w:hAnsi="Linux Libertine" w:cs="Linux Libertine"/>
          <w:color w:val="000000"/>
        </w:rPr>
        <w:t>transition, including biological and social forms of transition.</w:t>
      </w:r>
    </w:p>
    <w:p w14:paraId="1DF7D3A1" w14:textId="66C82F8F" w:rsidR="0041155A" w:rsidRPr="006B5182" w:rsidRDefault="002F766D" w:rsidP="008579B0">
      <w:pPr>
        <w:pStyle w:val="PostHeadPara"/>
        <w:ind w:firstLine="720"/>
        <w:rPr>
          <w:rFonts w:ascii="Linux Libertine" w:hAnsi="Linux Libertine" w:cs="Linux Libertine"/>
        </w:rPr>
      </w:pPr>
      <w:r w:rsidRPr="006B5182">
        <w:rPr>
          <w:rFonts w:ascii="Linux Libertine" w:hAnsi="Linux Libertine" w:cs="Linux Libertine"/>
          <w:color w:val="000000"/>
        </w:rPr>
        <w:t xml:space="preserve">According to this view, the right-wing push to disentangle gender from sex and to solidify sex as “binary and biological” is a reaction to the </w:t>
      </w:r>
      <w:r w:rsidR="007C59F5" w:rsidRPr="006B5182">
        <w:rPr>
          <w:rFonts w:ascii="Linux Libertine" w:hAnsi="Linux Libertine" w:cs="Linux Libertine"/>
          <w:color w:val="000000"/>
        </w:rPr>
        <w:t>way that</w:t>
      </w:r>
      <w:r w:rsidRPr="006B5182">
        <w:rPr>
          <w:rFonts w:ascii="Linux Libertine" w:hAnsi="Linux Libertine" w:cs="Linux Libertine"/>
          <w:color w:val="000000"/>
        </w:rPr>
        <w:t xml:space="preserve"> gender is conceptualized in trans affirming discourse on the left. </w:t>
      </w:r>
      <w:r w:rsidR="0041155A" w:rsidRPr="006B5182">
        <w:rPr>
          <w:rFonts w:ascii="Linux Libertine" w:hAnsi="Linux Libertine" w:cs="Linux Libertine"/>
          <w:color w:val="000000"/>
        </w:rPr>
        <w:t xml:space="preserve">One scholar, Andrea Long </w:t>
      </w:r>
      <w:r w:rsidR="00D6313D" w:rsidRPr="006B5182">
        <w:rPr>
          <w:rFonts w:ascii="Linux Libertine" w:hAnsi="Linux Libertine" w:cs="Linux Libertine"/>
          <w:color w:val="000000"/>
        </w:rPr>
        <w:t xml:space="preserve">Chu </w:t>
      </w:r>
      <w:r w:rsidR="00564F98">
        <w:rPr>
          <w:rFonts w:ascii="Linux Libertine" w:hAnsi="Linux Libertine" w:cs="Linux Libertine"/>
          <w:color w:val="000000"/>
        </w:rPr>
        <w:t>(</w:t>
      </w:r>
      <w:r w:rsidR="0013306E">
        <w:rPr>
          <w:rFonts w:ascii="Linux Libertine" w:hAnsi="Linux Libertine" w:cs="Linux Libertine"/>
          <w:color w:val="000000"/>
        </w:rPr>
        <w:t>10</w:t>
      </w:r>
      <w:r w:rsidR="00564F98">
        <w:rPr>
          <w:rFonts w:ascii="Linux Libertine" w:hAnsi="Linux Libertine" w:cs="Linux Libertine"/>
          <w:color w:val="000000"/>
        </w:rPr>
        <w:t>)</w:t>
      </w:r>
      <w:r w:rsidR="0041155A" w:rsidRPr="006B5182">
        <w:rPr>
          <w:rFonts w:ascii="Linux Libertine" w:hAnsi="Linux Libertine" w:cs="Linux Libertine"/>
          <w:color w:val="000000"/>
        </w:rPr>
        <w:t xml:space="preserve">, claims that “The left must reckon with its part in this. It has hung trans rights on the thin peg of gender identity”. Chu, a trans woman, explains that the </w:t>
      </w:r>
      <w:r w:rsidR="007C59F5" w:rsidRPr="006B5182">
        <w:rPr>
          <w:rFonts w:ascii="Linux Libertine" w:hAnsi="Linux Libertine" w:cs="Linux Libertine"/>
          <w:color w:val="000000"/>
        </w:rPr>
        <w:t xml:space="preserve">progressive, </w:t>
      </w:r>
      <w:r w:rsidR="0041155A" w:rsidRPr="006B5182">
        <w:rPr>
          <w:rFonts w:ascii="Linux Libertine" w:hAnsi="Linux Libertine" w:cs="Linux Libertine"/>
          <w:color w:val="000000"/>
        </w:rPr>
        <w:t xml:space="preserve">pro-trans movement has “largely failed to form a coherent moral account of </w:t>
      </w:r>
      <w:r w:rsidR="0041155A" w:rsidRPr="006B5182">
        <w:rPr>
          <w:rFonts w:ascii="Linux Libertine" w:hAnsi="Linux Libertine" w:cs="Linux Libertine"/>
          <w:i/>
          <w:iCs/>
          <w:color w:val="000000"/>
        </w:rPr>
        <w:t>why</w:t>
      </w:r>
      <w:r w:rsidR="0041155A" w:rsidRPr="006B5182">
        <w:rPr>
          <w:rFonts w:ascii="Linux Libertine" w:hAnsi="Linux Libertine" w:cs="Linux Libertine"/>
          <w:color w:val="000000"/>
        </w:rPr>
        <w:t xml:space="preserve"> someone’s gender identity should justify the actual biological interventions that make up gender-affirming care</w:t>
      </w:r>
      <w:r w:rsidR="00D6313D" w:rsidRPr="006B5182">
        <w:rPr>
          <w:rFonts w:ascii="Linux Libertine" w:hAnsi="Linux Libertine" w:cs="Linux Libertine"/>
          <w:color w:val="000000"/>
        </w:rPr>
        <w:t>”.</w:t>
      </w:r>
      <w:bookmarkStart w:id="210" w:name="bookmark=id.11eoinsu7xl3" w:colFirst="0" w:colLast="0"/>
      <w:bookmarkStart w:id="211" w:name="bookmark=id.sr8s2hx8kz1" w:colFirst="0" w:colLast="0"/>
      <w:bookmarkEnd w:id="210"/>
      <w:bookmarkEnd w:id="211"/>
    </w:p>
    <w:p w14:paraId="477E8993" w14:textId="495BEC50" w:rsidR="005B434B" w:rsidRPr="006B5182" w:rsidRDefault="0041155A" w:rsidP="008579B0">
      <w:pPr>
        <w:pStyle w:val="Head2"/>
        <w:tabs>
          <w:tab w:val="clear" w:pos="360"/>
        </w:tabs>
        <w:rPr>
          <w:rFonts w:ascii="Linux Libertine" w:hAnsi="Linux Libertine" w:cs="Linux Libertine"/>
        </w:rPr>
      </w:pPr>
      <w:r w:rsidRPr="006B5182">
        <w:rPr>
          <w:rFonts w:ascii="Linux Libertine" w:hAnsi="Linux Libertine" w:cs="Linux Libertine"/>
        </w:rPr>
        <w:t>Gender Categories</w:t>
      </w:r>
      <w:ins w:id="212" w:author="fcalado" w:date="2026-03-14T12:34:00Z" w16du:dateUtc="2026-03-14T16:34:00Z">
        <w:r w:rsidR="00B12212" w:rsidRPr="006B5182">
          <w:rPr>
            <w:rFonts w:ascii="Linux Libertine" w:hAnsi="Linux Libertine" w:cs="Linux Libertine"/>
          </w:rPr>
          <w:t xml:space="preserve"> in </w:t>
        </w:r>
      </w:ins>
      <w:ins w:id="213" w:author="fcalado" w:date="2026-03-14T12:36:00Z" w16du:dateUtc="2026-03-14T16:36:00Z">
        <w:r w:rsidR="00B12212" w:rsidRPr="006B5182">
          <w:rPr>
            <w:rFonts w:ascii="Linux Libertine" w:hAnsi="Linux Libertine" w:cs="Linux Libertine"/>
          </w:rPr>
          <w:t>Trans Studies</w:t>
        </w:r>
      </w:ins>
    </w:p>
    <w:p w14:paraId="5C70AE2F" w14:textId="673A01F0" w:rsidR="0041155A" w:rsidRPr="006B5182" w:rsidRDefault="0041155A" w:rsidP="008579B0">
      <w:pPr>
        <w:pStyle w:val="PostHeadPara"/>
        <w:rPr>
          <w:rFonts w:ascii="Linux Libertine" w:hAnsi="Linux Libertine" w:cs="Linux Libertine"/>
          <w:color w:val="000000"/>
        </w:rPr>
      </w:pPr>
      <w:r w:rsidRPr="006B5182">
        <w:rPr>
          <w:rFonts w:ascii="Linux Libertine" w:hAnsi="Linux Libertine" w:cs="Linux Libertine"/>
          <w:color w:val="000000"/>
        </w:rPr>
        <w:t xml:space="preserve">The progressive view of gender descends from a widely accepted theory that gender is a social and behavioral phenomenon rather than a biological reality. This theory, developed by Judith Butler </w:t>
      </w:r>
      <w:r w:rsidR="00564F98">
        <w:rPr>
          <w:rFonts w:ascii="Linux Libertine" w:hAnsi="Linux Libertine" w:cs="Linux Libertine"/>
          <w:color w:val="000000"/>
        </w:rPr>
        <w:t>(</w:t>
      </w:r>
      <w:r w:rsidR="0013306E">
        <w:rPr>
          <w:rFonts w:ascii="Linux Libertine" w:hAnsi="Linux Libertine" w:cs="Linux Libertine"/>
          <w:color w:val="000000"/>
        </w:rPr>
        <w:t>7</w:t>
      </w:r>
      <w:r w:rsidR="00564F98">
        <w:rPr>
          <w:rFonts w:ascii="Linux Libertine" w:hAnsi="Linux Libertine" w:cs="Linux Libertine"/>
          <w:color w:val="000000"/>
        </w:rPr>
        <w:t>)</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as Gender Performativity theory</w:t>
      </w:r>
      <w:r w:rsidR="00ED0F0A" w:rsidRPr="006B5182">
        <w:rPr>
          <w:rFonts w:ascii="Linux Libertine" w:hAnsi="Linux Libertine" w:cs="Linux Libertine"/>
          <w:color w:val="000000"/>
        </w:rPr>
        <w:t xml:space="preserve"> in the early 1990s</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dissolves the traditionally strict and causal relation between sex, gender, and sexuality. It stipulates that gender is not based on a biological reality, nor does it determine sexuality (e.g., with male</w:t>
      </w:r>
      <w:r w:rsidR="007048F2" w:rsidRPr="006B5182">
        <w:rPr>
          <w:rFonts w:ascii="Linux Libertine" w:hAnsi="Linux Libertine" w:cs="Linux Libertine"/>
          <w:color w:val="000000"/>
        </w:rPr>
        <w:t xml:space="preserve"> gendered people </w:t>
      </w:r>
      <w:r w:rsidRPr="006B5182">
        <w:rPr>
          <w:rFonts w:ascii="Linux Libertine" w:hAnsi="Linux Libertine" w:cs="Linux Libertine"/>
          <w:color w:val="000000"/>
        </w:rPr>
        <w:t>preferring female</w:t>
      </w:r>
      <w:r w:rsidR="007048F2" w:rsidRPr="006B5182">
        <w:rPr>
          <w:rFonts w:ascii="Linux Libertine" w:hAnsi="Linux Libertine" w:cs="Linux Libertine"/>
          <w:color w:val="000000"/>
        </w:rPr>
        <w:t xml:space="preserve"> gendered people</w:t>
      </w:r>
      <w:r w:rsidRPr="006B5182">
        <w:rPr>
          <w:rFonts w:ascii="Linux Libertine" w:hAnsi="Linux Libertine" w:cs="Linux Libertine"/>
          <w:color w:val="000000"/>
        </w:rPr>
        <w:t>). Rather, gender is an effect produced by</w:t>
      </w:r>
      <w:r w:rsidRPr="006B5182">
        <w:rPr>
          <w:rFonts w:ascii="Linux Libertine" w:hAnsi="Linux Libertine" w:cs="Linux Libertine"/>
          <w:color w:val="FF0000"/>
        </w:rPr>
        <w:t xml:space="preserve"> </w:t>
      </w:r>
      <w:r w:rsidRPr="006B5182">
        <w:rPr>
          <w:rFonts w:ascii="Linux Libertine" w:hAnsi="Linux Libertine" w:cs="Linux Libertine"/>
          <w:color w:val="000000"/>
        </w:rPr>
        <w:t>social norms and expectations, which manifests as a series of behaviors (1991).</w:t>
      </w:r>
    </w:p>
    <w:p w14:paraId="7C6CB1F6" w14:textId="3B8106EA" w:rsidR="0041155A" w:rsidRPr="006B5182" w:rsidRDefault="0041155A" w:rsidP="00BE5757">
      <w:pPr>
        <w:pStyle w:val="PostHeadPara"/>
        <w:ind w:firstLine="720"/>
        <w:rPr>
          <w:rFonts w:ascii="Linux Libertine" w:hAnsi="Linux Libertine" w:cs="Linux Libertine"/>
        </w:rPr>
      </w:pPr>
      <w:r w:rsidRPr="006B5182">
        <w:rPr>
          <w:rFonts w:ascii="Linux Libertine" w:hAnsi="Linux Libertine" w:cs="Linux Libertine"/>
          <w:color w:val="000000"/>
        </w:rPr>
        <w:lastRenderedPageBreak/>
        <w:t xml:space="preserve">In the 35 years since </w:t>
      </w:r>
      <w:r w:rsidR="007048F2" w:rsidRPr="006B5182">
        <w:rPr>
          <w:rFonts w:ascii="Linux Libertine" w:hAnsi="Linux Libertine" w:cs="Linux Libertine"/>
          <w:color w:val="000000"/>
        </w:rPr>
        <w:t>Butler’s</w:t>
      </w:r>
      <w:r w:rsidRPr="006B5182">
        <w:rPr>
          <w:rFonts w:ascii="Linux Libertine" w:hAnsi="Linux Libertine" w:cs="Linux Libertine"/>
          <w:color w:val="000000"/>
        </w:rPr>
        <w:t xml:space="preserve"> theory was introduced, the definition of gender has moved away from biology and into psychological concepts of identity. The primacy of behavior and social roles (which, </w:t>
      </w:r>
      <w:ins w:id="214" w:author="fcalado" w:date="2026-03-17T08:27:00Z" w16du:dateUtc="2026-03-17T12:27:00Z">
        <w:r w:rsidR="00507254" w:rsidRPr="006B5182">
          <w:rPr>
            <w:rFonts w:ascii="Linux Libertine" w:hAnsi="Linux Libertine" w:cs="Linux Libertine"/>
            <w:color w:val="000000"/>
          </w:rPr>
          <w:t xml:space="preserve">Butler </w:t>
        </w:r>
      </w:ins>
      <w:r w:rsidR="00564F98">
        <w:rPr>
          <w:rFonts w:ascii="Linux Libertine" w:hAnsi="Linux Libertine" w:cs="Linux Libertine"/>
          <w:color w:val="000000"/>
        </w:rPr>
        <w:t>(</w:t>
      </w:r>
      <w:r w:rsidR="0013306E">
        <w:rPr>
          <w:rFonts w:ascii="Linux Libertine" w:hAnsi="Linux Libertine" w:cs="Linux Libertine"/>
          <w:color w:val="000000"/>
        </w:rPr>
        <w:t>8</w:t>
      </w:r>
      <w:r w:rsidR="00564F98">
        <w:rPr>
          <w:rFonts w:ascii="Linux Libertine" w:hAnsi="Linux Libertine" w:cs="Linux Libertine"/>
          <w:color w:val="000000"/>
        </w:rPr>
        <w:t>)</w:t>
      </w:r>
      <w:r w:rsidRPr="006B5182">
        <w:rPr>
          <w:rFonts w:ascii="Linux Libertine" w:hAnsi="Linux Libertine" w:cs="Linux Libertine"/>
          <w:color w:val="000000"/>
        </w:rPr>
        <w:t xml:space="preserve"> is careful to point out, are not at will, but deeply compelled by societal rules</w:t>
      </w:r>
      <w:r w:rsidR="007C59F5" w:rsidRPr="006B5182">
        <w:rPr>
          <w:rFonts w:ascii="Linux Libertine" w:hAnsi="Linux Libertine" w:cs="Linux Libertine"/>
          <w:color w:val="000000"/>
        </w:rPr>
        <w:t xml:space="preserve"> and expectations</w:t>
      </w:r>
      <w:r w:rsidRPr="006B5182">
        <w:rPr>
          <w:rFonts w:ascii="Linux Libertine" w:hAnsi="Linux Libertine" w:cs="Linux Libertine"/>
          <w:color w:val="000000"/>
        </w:rPr>
        <w:t>), loses ground to internal concepts of identity and identification. Gender as identity, an internal feeling or identification as male, female, a combination of the two, or nonbinary genders, thus becomes separated from gen</w:t>
      </w:r>
      <w:r w:rsidRPr="006B5182">
        <w:rPr>
          <w:rFonts w:ascii="Linux Libertine" w:hAnsi="Linux Libertine" w:cs="Linux Libertine"/>
          <w:color w:val="000000"/>
          <w:szCs w:val="18"/>
        </w:rPr>
        <w:t xml:space="preserve">der as expression, which denotes the masculine, feminine, or androgynous traits that are visibly apparent and enacted. </w:t>
      </w:r>
      <w:r w:rsidRPr="006B5182">
        <w:rPr>
          <w:rFonts w:ascii="Linux Libertine" w:hAnsi="Linux Libertine" w:cs="Linux Libertine"/>
        </w:rPr>
        <w:t xml:space="preserve">Trans Studies scholar </w:t>
      </w:r>
      <w:proofErr w:type="spellStart"/>
      <w:r w:rsidRPr="006B5182">
        <w:rPr>
          <w:rFonts w:ascii="Linux Libertine" w:hAnsi="Linux Libertine" w:cs="Linux Libertine"/>
        </w:rPr>
        <w:t>Kadji</w:t>
      </w:r>
      <w:proofErr w:type="spellEnd"/>
      <w:r w:rsidRPr="006B5182">
        <w:rPr>
          <w:rFonts w:ascii="Linux Libertine" w:hAnsi="Linux Libertine" w:cs="Linux Libertine"/>
        </w:rPr>
        <w:t xml:space="preserve"> Amin </w:t>
      </w:r>
      <w:r w:rsidR="00564F98">
        <w:rPr>
          <w:rFonts w:ascii="Linux Libertine" w:hAnsi="Linux Libertine" w:cs="Linux Libertine"/>
        </w:rPr>
        <w:t>(</w:t>
      </w:r>
      <w:r w:rsidR="00D6313D" w:rsidRPr="006B5182">
        <w:rPr>
          <w:rFonts w:ascii="Linux Libertine" w:hAnsi="Linux Libertine" w:cs="Linux Libertine"/>
        </w:rPr>
        <w:t>1</w:t>
      </w:r>
      <w:r w:rsidR="00564F98">
        <w:rPr>
          <w:rFonts w:ascii="Linux Libertine" w:hAnsi="Linux Libertine" w:cs="Linux Libertine"/>
        </w:rPr>
        <w:t>)</w:t>
      </w:r>
      <w:r w:rsidR="00D6313D" w:rsidRPr="006B5182">
        <w:rPr>
          <w:rFonts w:ascii="Linux Libertine" w:hAnsi="Linux Libertine" w:cs="Linux Libertine"/>
        </w:rPr>
        <w:t xml:space="preserve"> </w:t>
      </w:r>
      <w:r w:rsidRPr="006B5182">
        <w:rPr>
          <w:rFonts w:ascii="Linux Libertine" w:hAnsi="Linux Libertine" w:cs="Linux Libertine"/>
        </w:rPr>
        <w:t xml:space="preserve">refers to this splitting of internal identity from external appearance or expression as the “divergence model”. </w:t>
      </w:r>
      <w:r w:rsidR="007C59F5" w:rsidRPr="006B5182">
        <w:rPr>
          <w:rFonts w:ascii="Linux Libertine" w:hAnsi="Linux Libertine" w:cs="Linux Libertine"/>
        </w:rPr>
        <w:t xml:space="preserve"> </w:t>
      </w:r>
      <w:ins w:id="215" w:author="fcalado" w:date="2026-03-16T11:39:00Z" w16du:dateUtc="2026-03-16T15:39:00Z">
        <w:r w:rsidR="00BE5757" w:rsidRPr="006B5182">
          <w:rPr>
            <w:rFonts w:ascii="Linux Libertine" w:hAnsi="Linux Libertine" w:cs="Linux Libertine"/>
          </w:rPr>
          <w:t>In the</w:t>
        </w:r>
      </w:ins>
      <w:ins w:id="216" w:author="fcalado" w:date="2026-03-16T11:37:00Z" w16du:dateUtc="2026-03-16T15:37:00Z">
        <w:r w:rsidR="00BE5757" w:rsidRPr="006B5182">
          <w:rPr>
            <w:rFonts w:ascii="Linux Libertine" w:hAnsi="Linux Libertine" w:cs="Linux Libertine"/>
          </w:rPr>
          <w:t xml:space="preserve"> divergence model, </w:t>
        </w:r>
      </w:ins>
      <w:ins w:id="217" w:author="fcalado" w:date="2026-03-16T11:39:00Z" w16du:dateUtc="2026-03-16T15:39:00Z">
        <w:r w:rsidR="00BE5757" w:rsidRPr="006B5182">
          <w:rPr>
            <w:rFonts w:ascii="Linux Libertine" w:hAnsi="Linux Libertine" w:cs="Linux Libertine"/>
          </w:rPr>
          <w:t>when</w:t>
        </w:r>
      </w:ins>
      <w:ins w:id="218" w:author="fcalado" w:date="2026-03-16T11:38:00Z" w16du:dateUtc="2026-03-16T15:38:00Z">
        <w:r w:rsidR="00BE5757" w:rsidRPr="006B5182">
          <w:rPr>
            <w:rFonts w:ascii="Linux Libertine" w:hAnsi="Linux Libertine" w:cs="Linux Libertine"/>
          </w:rPr>
          <w:t xml:space="preserve"> </w:t>
        </w:r>
      </w:ins>
      <w:ins w:id="219" w:author="fcalado" w:date="2026-03-16T11:37:00Z" w16du:dateUtc="2026-03-16T15:37:00Z">
        <w:r w:rsidR="00BE5757" w:rsidRPr="006B5182">
          <w:rPr>
            <w:rFonts w:ascii="Linux Libertine" w:hAnsi="Linux Libertine" w:cs="Linux Libertine"/>
          </w:rPr>
          <w:t>one term takes the normative position</w:t>
        </w:r>
      </w:ins>
      <w:ins w:id="220" w:author="fcalado" w:date="2026-03-16T11:39:00Z" w16du:dateUtc="2026-03-16T15:39:00Z">
        <w:r w:rsidR="00BE5757" w:rsidRPr="006B5182">
          <w:rPr>
            <w:rFonts w:ascii="Linux Libertine" w:hAnsi="Linux Libertine" w:cs="Linux Libertine"/>
          </w:rPr>
          <w:t>,</w:t>
        </w:r>
      </w:ins>
      <w:ins w:id="221" w:author="fcalado" w:date="2026-03-16T11:37:00Z" w16du:dateUtc="2026-03-16T15:37:00Z">
        <w:r w:rsidR="00BE5757" w:rsidRPr="006B5182">
          <w:rPr>
            <w:rFonts w:ascii="Linux Libertine" w:hAnsi="Linux Libertine" w:cs="Linux Libertine"/>
          </w:rPr>
          <w:t xml:space="preserve"> </w:t>
        </w:r>
      </w:ins>
      <w:ins w:id="222" w:author="fcalado" w:date="2026-03-16T11:39:00Z" w16du:dateUtc="2026-03-16T15:39:00Z">
        <w:r w:rsidR="00BE5757" w:rsidRPr="006B5182">
          <w:rPr>
            <w:rFonts w:ascii="Linux Libertine" w:hAnsi="Linux Libertine" w:cs="Linux Libertine"/>
          </w:rPr>
          <w:t>another term</w:t>
        </w:r>
      </w:ins>
      <w:ins w:id="223" w:author="fcalado" w:date="2026-03-16T11:37:00Z" w16du:dateUtc="2026-03-16T15:37:00Z">
        <w:r w:rsidR="00BE5757" w:rsidRPr="006B5182">
          <w:rPr>
            <w:rFonts w:ascii="Linux Libertine" w:hAnsi="Linux Libertine" w:cs="Linux Libertine"/>
          </w:rPr>
          <w:t xml:space="preserve"> absorbs the non-normative. </w:t>
        </w:r>
      </w:ins>
      <w:r w:rsidR="005114BD" w:rsidRPr="006B5182">
        <w:rPr>
          <w:rFonts w:ascii="Linux Libertine" w:hAnsi="Linux Libertine" w:cs="Linux Libertine"/>
          <w:color w:val="000000"/>
          <w:szCs w:val="18"/>
        </w:rPr>
        <w:t>According to Amin</w:t>
      </w:r>
      <w:r w:rsidR="007C59F5" w:rsidRPr="006B5182">
        <w:rPr>
          <w:rFonts w:ascii="Linux Libertine" w:hAnsi="Linux Libertine" w:cs="Linux Libertine"/>
          <w:color w:val="000000"/>
          <w:szCs w:val="18"/>
        </w:rPr>
        <w:t>, the diver</w:t>
      </w:r>
      <w:r w:rsidRPr="006B5182">
        <w:rPr>
          <w:rFonts w:ascii="Linux Libertine" w:hAnsi="Linux Libertine" w:cs="Linux Libertine"/>
          <w:color w:val="000000"/>
          <w:szCs w:val="18"/>
        </w:rPr>
        <w:t xml:space="preserve">gence model </w:t>
      </w:r>
      <w:r w:rsidR="007C59F5" w:rsidRPr="006B5182">
        <w:rPr>
          <w:rFonts w:ascii="Linux Libertine" w:hAnsi="Linux Libertine" w:cs="Linux Libertine"/>
          <w:color w:val="000000"/>
          <w:szCs w:val="18"/>
        </w:rPr>
        <w:t xml:space="preserve">originally </w:t>
      </w:r>
      <w:r w:rsidRPr="006B5182">
        <w:rPr>
          <w:rFonts w:ascii="Linux Libertine" w:hAnsi="Linux Libertine" w:cs="Linux Libertine"/>
          <w:color w:val="000000"/>
        </w:rPr>
        <w:t>drives the split between the categories of “heterosexual” and “homosexual”</w:t>
      </w:r>
      <w:r w:rsidR="007C59F5" w:rsidRPr="006B5182">
        <w:rPr>
          <w:rFonts w:ascii="Linux Libertine" w:hAnsi="Linux Libertine" w:cs="Linux Libertine"/>
          <w:color w:val="000000"/>
        </w:rPr>
        <w:t>, whereby</w:t>
      </w:r>
      <w:r w:rsidR="005114BD"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“homosexual” </w:t>
      </w:r>
      <w:r w:rsidR="005114BD" w:rsidRPr="006B5182">
        <w:rPr>
          <w:rFonts w:ascii="Linux Libertine" w:hAnsi="Linux Libertine" w:cs="Linux Libertine"/>
          <w:color w:val="000000"/>
        </w:rPr>
        <w:t xml:space="preserve">was created first to </w:t>
      </w:r>
      <w:r w:rsidRPr="006B5182">
        <w:rPr>
          <w:rFonts w:ascii="Linux Libertine" w:hAnsi="Linux Libertine" w:cs="Linux Libertine"/>
          <w:color w:val="000000"/>
        </w:rPr>
        <w:t>encompass many variations of sex, gender, and sexuality non-conformity</w:t>
      </w:r>
      <w:r w:rsidR="005114BD" w:rsidRPr="006B5182">
        <w:rPr>
          <w:rFonts w:ascii="Linux Libertine" w:hAnsi="Linux Libertine" w:cs="Linux Libertine"/>
          <w:color w:val="000000"/>
        </w:rPr>
        <w:t xml:space="preserve">, </w:t>
      </w:r>
      <w:r w:rsidR="007C59F5" w:rsidRPr="006B5182">
        <w:rPr>
          <w:rFonts w:ascii="Linux Libertine" w:hAnsi="Linux Libertine" w:cs="Linux Libertine"/>
          <w:color w:val="000000"/>
        </w:rPr>
        <w:t xml:space="preserve">while </w:t>
      </w:r>
      <w:r w:rsidR="005114BD" w:rsidRPr="006B5182">
        <w:rPr>
          <w:rFonts w:ascii="Linux Libertine" w:hAnsi="Linux Libertine" w:cs="Linux Libertine"/>
          <w:color w:val="000000"/>
        </w:rPr>
        <w:t>“heterosexual” was created</w:t>
      </w:r>
      <w:r w:rsidR="007C59F5" w:rsidRPr="006B5182">
        <w:rPr>
          <w:rFonts w:ascii="Linux Libertine" w:hAnsi="Linux Libertine" w:cs="Linux Libertine"/>
          <w:color w:val="000000"/>
        </w:rPr>
        <w:t xml:space="preserve"> by belatedly, in order to distinguish itself from “homosexual”.</w:t>
      </w:r>
      <w:r w:rsidRPr="006B5182">
        <w:rPr>
          <w:rFonts w:ascii="Linux Libertine" w:hAnsi="Linux Libertine" w:cs="Linux Libertine"/>
          <w:color w:val="000000"/>
        </w:rPr>
        <w:t xml:space="preserve"> This view accords with that of sexual historiographers </w:t>
      </w:r>
      <w:r w:rsidR="005114BD" w:rsidRPr="006B5182">
        <w:rPr>
          <w:rFonts w:ascii="Linux Libertine" w:hAnsi="Linux Libertine" w:cs="Linux Libertine"/>
          <w:color w:val="000000"/>
        </w:rPr>
        <w:t xml:space="preserve">like Michel Foucault </w:t>
      </w:r>
      <w:r w:rsidR="00564F98">
        <w:rPr>
          <w:rFonts w:ascii="Linux Libertine" w:hAnsi="Linux Libertine" w:cs="Linux Libertine"/>
          <w:color w:val="000000"/>
        </w:rPr>
        <w:t>(</w:t>
      </w:r>
      <w:r w:rsidR="0013306E">
        <w:rPr>
          <w:rFonts w:ascii="Linux Libertine" w:hAnsi="Linux Libertine" w:cs="Linux Libertine"/>
          <w:color w:val="000000"/>
        </w:rPr>
        <w:t>20</w:t>
      </w:r>
      <w:r w:rsidR="00564F98">
        <w:rPr>
          <w:rFonts w:ascii="Linux Libertine" w:hAnsi="Linux Libertine" w:cs="Linux Libertine"/>
          <w:color w:val="000000"/>
        </w:rPr>
        <w:t>)</w:t>
      </w:r>
      <w:r w:rsidR="005114BD" w:rsidRPr="006B5182">
        <w:rPr>
          <w:rFonts w:ascii="Linux Libertine" w:hAnsi="Linux Libertine" w:cs="Linux Libertine"/>
          <w:color w:val="000000"/>
        </w:rPr>
        <w:t xml:space="preserve"> and David Halperin </w:t>
      </w:r>
      <w:r w:rsidR="00564F98">
        <w:rPr>
          <w:rFonts w:ascii="Linux Libertine" w:hAnsi="Linux Libertine" w:cs="Linux Libertine"/>
          <w:color w:val="000000"/>
        </w:rPr>
        <w:t>(</w:t>
      </w:r>
      <w:r w:rsidR="00D6313D" w:rsidRPr="006B5182">
        <w:rPr>
          <w:rFonts w:ascii="Linux Libertine" w:hAnsi="Linux Libertine" w:cs="Linux Libertine"/>
          <w:color w:val="000000"/>
        </w:rPr>
        <w:t>1</w:t>
      </w:r>
      <w:r w:rsidR="0013306E">
        <w:rPr>
          <w:rFonts w:ascii="Linux Libertine" w:hAnsi="Linux Libertine" w:cs="Linux Libertine"/>
          <w:color w:val="000000"/>
        </w:rPr>
        <w:t>3</w:t>
      </w:r>
      <w:r w:rsidR="00564F98">
        <w:rPr>
          <w:rFonts w:ascii="Linux Libertine" w:hAnsi="Linux Libertine" w:cs="Linux Libertine"/>
          <w:color w:val="000000"/>
        </w:rPr>
        <w:t>)</w:t>
      </w:r>
      <w:r w:rsidR="005114BD" w:rsidRPr="006B5182">
        <w:rPr>
          <w:rFonts w:ascii="Linux Libertine" w:hAnsi="Linux Libertine" w:cs="Linux Libertine"/>
          <w:color w:val="000000"/>
        </w:rPr>
        <w:t xml:space="preserve"> </w:t>
      </w:r>
      <w:r w:rsidRPr="006B5182">
        <w:rPr>
          <w:rFonts w:ascii="Linux Libertine" w:hAnsi="Linux Libertine" w:cs="Linux Libertine"/>
          <w:color w:val="000000"/>
        </w:rPr>
        <w:t>who, tracing the categories further back into the 19</w:t>
      </w:r>
      <w:r w:rsidRPr="006B5182">
        <w:rPr>
          <w:rFonts w:ascii="Linux Libertine" w:hAnsi="Linux Libertine" w:cs="Linux Libertine"/>
          <w:color w:val="000000"/>
          <w:vertAlign w:val="superscript"/>
        </w:rPr>
        <w:t>th</w:t>
      </w:r>
      <w:r w:rsidRPr="006B5182">
        <w:rPr>
          <w:rFonts w:ascii="Linux Libertine" w:hAnsi="Linux Libertine" w:cs="Linux Libertine"/>
          <w:color w:val="000000"/>
        </w:rPr>
        <w:t xml:space="preserve"> century, explain that </w:t>
      </w:r>
      <w:r w:rsidR="005114BD" w:rsidRPr="006B5182">
        <w:rPr>
          <w:rFonts w:ascii="Linux Libertine" w:hAnsi="Linux Libertine" w:cs="Linux Libertine"/>
          <w:color w:val="000000"/>
        </w:rPr>
        <w:t>“</w:t>
      </w:r>
      <w:r w:rsidRPr="006B5182">
        <w:rPr>
          <w:rFonts w:ascii="Linux Libertine" w:hAnsi="Linux Libertine" w:cs="Linux Libertine"/>
          <w:color w:val="000000"/>
        </w:rPr>
        <w:t>heterosexual</w:t>
      </w:r>
      <w:r w:rsidR="005114BD" w:rsidRPr="006B5182">
        <w:rPr>
          <w:rFonts w:ascii="Linux Libertine" w:hAnsi="Linux Libertine" w:cs="Linux Libertine"/>
          <w:color w:val="000000"/>
        </w:rPr>
        <w:t>”</w:t>
      </w:r>
      <w:r w:rsidRPr="006B5182">
        <w:rPr>
          <w:rFonts w:ascii="Linux Libertine" w:hAnsi="Linux Libertine" w:cs="Linux Libertine"/>
          <w:color w:val="000000"/>
        </w:rPr>
        <w:t xml:space="preserve"> </w:t>
      </w:r>
      <w:r w:rsidR="005114BD" w:rsidRPr="006B5182">
        <w:rPr>
          <w:rFonts w:ascii="Linux Libertine" w:hAnsi="Linux Libertine" w:cs="Linux Libertine"/>
          <w:color w:val="000000"/>
        </w:rPr>
        <w:t xml:space="preserve">as a category is </w:t>
      </w:r>
      <w:r w:rsidR="007C59F5" w:rsidRPr="006B5182">
        <w:rPr>
          <w:rFonts w:ascii="Linux Libertine" w:hAnsi="Linux Libertine" w:cs="Linux Libertine"/>
          <w:color w:val="000000"/>
        </w:rPr>
        <w:t xml:space="preserve">a necessary contrast to that of </w:t>
      </w:r>
      <w:r w:rsidR="005114BD" w:rsidRPr="006B5182">
        <w:rPr>
          <w:rFonts w:ascii="Linux Libertine" w:hAnsi="Linux Libertine" w:cs="Linux Libertine"/>
          <w:color w:val="000000"/>
        </w:rPr>
        <w:t>“</w:t>
      </w:r>
      <w:r w:rsidRPr="006B5182">
        <w:rPr>
          <w:rFonts w:ascii="Linux Libertine" w:hAnsi="Linux Libertine" w:cs="Linux Libertine"/>
          <w:color w:val="000000"/>
        </w:rPr>
        <w:t>homosexual</w:t>
      </w:r>
      <w:r w:rsidR="005114BD" w:rsidRPr="006B5182">
        <w:rPr>
          <w:rFonts w:ascii="Linux Libertine" w:hAnsi="Linux Libertine" w:cs="Linux Libertine"/>
          <w:color w:val="000000"/>
        </w:rPr>
        <w:t xml:space="preserve">”, which was originally described as </w:t>
      </w:r>
      <w:r w:rsidRPr="006B5182">
        <w:rPr>
          <w:rFonts w:ascii="Linux Libertine" w:hAnsi="Linux Libertine" w:cs="Linux Libertine"/>
          <w:color w:val="000000"/>
        </w:rPr>
        <w:t xml:space="preserve">psychological pathology, </w:t>
      </w:r>
      <w:r w:rsidR="005114BD" w:rsidRPr="006B5182">
        <w:rPr>
          <w:rFonts w:ascii="Linux Libertine" w:hAnsi="Linux Libertine" w:cs="Linux Libertine"/>
          <w:color w:val="000000"/>
        </w:rPr>
        <w:t>such as in the work of</w:t>
      </w:r>
      <w:r w:rsidRPr="006B5182">
        <w:rPr>
          <w:rFonts w:ascii="Linux Libertine" w:hAnsi="Linux Libertine" w:cs="Linux Libertine"/>
          <w:color w:val="000000"/>
        </w:rPr>
        <w:t xml:space="preserve"> </w:t>
      </w:r>
      <w:r w:rsidR="005114BD" w:rsidRPr="006B5182">
        <w:rPr>
          <w:rFonts w:ascii="Linux Libertine" w:hAnsi="Linux Libertine" w:cs="Linux Libertine"/>
          <w:color w:val="000000"/>
        </w:rPr>
        <w:t xml:space="preserve">early </w:t>
      </w:r>
      <w:r w:rsidRPr="006B5182">
        <w:rPr>
          <w:rFonts w:ascii="Linux Libertine" w:hAnsi="Linux Libertine" w:cs="Linux Libertine"/>
          <w:color w:val="000000"/>
        </w:rPr>
        <w:t>sexologists</w:t>
      </w:r>
      <w:r w:rsidR="005114BD" w:rsidRPr="006B5182">
        <w:rPr>
          <w:rFonts w:ascii="Linux Libertine" w:hAnsi="Linux Libertine" w:cs="Linux Libertine"/>
          <w:color w:val="000000"/>
        </w:rPr>
        <w:t>,</w:t>
      </w:r>
      <w:r w:rsidRPr="006B5182">
        <w:rPr>
          <w:rFonts w:ascii="Linux Libertine" w:hAnsi="Linux Libertine" w:cs="Linux Libertine"/>
          <w:color w:val="000000"/>
        </w:rPr>
        <w:t xml:space="preserve"> Richard von Krafft-Ebing </w:t>
      </w:r>
      <w:r w:rsidR="00564F98">
        <w:rPr>
          <w:rFonts w:ascii="Linux Libertine" w:hAnsi="Linux Libertine" w:cs="Linux Libertine"/>
          <w:color w:val="000000"/>
        </w:rPr>
        <w:t>(</w:t>
      </w:r>
      <w:r w:rsidR="0013306E">
        <w:rPr>
          <w:rFonts w:ascii="Linux Libertine" w:hAnsi="Linux Libertine" w:cs="Linux Libertine"/>
          <w:color w:val="000000"/>
        </w:rPr>
        <w:t>30</w:t>
      </w:r>
      <w:r w:rsidR="00564F98">
        <w:rPr>
          <w:rFonts w:ascii="Linux Libertine" w:hAnsi="Linux Libertine" w:cs="Linux Libertine"/>
          <w:color w:val="000000"/>
        </w:rPr>
        <w:t>)</w:t>
      </w:r>
      <w:r w:rsidRPr="006B5182">
        <w:rPr>
          <w:rFonts w:ascii="Linux Libertine" w:hAnsi="Linux Libertine" w:cs="Linux Libertine"/>
          <w:color w:val="000000"/>
        </w:rPr>
        <w:t xml:space="preserve"> and Havelock Ellis</w:t>
      </w:r>
      <w:r w:rsidR="00023998" w:rsidRPr="006B5182">
        <w:rPr>
          <w:rFonts w:ascii="Linux Libertine" w:hAnsi="Linux Libertine" w:cs="Linux Libertine"/>
          <w:color w:val="000000"/>
        </w:rPr>
        <w:t xml:space="preserve"> </w:t>
      </w:r>
      <w:r w:rsidR="00564F98">
        <w:rPr>
          <w:rFonts w:ascii="Linux Libertine" w:hAnsi="Linux Libertine" w:cs="Linux Libertine"/>
          <w:color w:val="000000"/>
        </w:rPr>
        <w:t>(</w:t>
      </w:r>
      <w:r w:rsidR="00023998" w:rsidRPr="006B5182">
        <w:rPr>
          <w:rFonts w:ascii="Linux Libertine" w:hAnsi="Linux Libertine" w:cs="Linux Libertine"/>
          <w:color w:val="000000"/>
        </w:rPr>
        <w:t>1</w:t>
      </w:r>
      <w:r w:rsidR="0013306E">
        <w:rPr>
          <w:rFonts w:ascii="Linux Libertine" w:hAnsi="Linux Libertine" w:cs="Linux Libertine"/>
          <w:color w:val="000000"/>
        </w:rPr>
        <w:t>7</w:t>
      </w:r>
      <w:r w:rsidR="00564F98">
        <w:rPr>
          <w:rFonts w:ascii="Linux Libertine" w:hAnsi="Linux Libertine" w:cs="Linux Libertine"/>
          <w:color w:val="000000"/>
        </w:rPr>
        <w:t>)</w:t>
      </w:r>
      <w:r w:rsidRPr="006B5182">
        <w:rPr>
          <w:rFonts w:ascii="Linux Libertine" w:hAnsi="Linux Libertine" w:cs="Linux Libertine"/>
          <w:color w:val="000000"/>
        </w:rPr>
        <w:t>.</w:t>
      </w:r>
    </w:p>
    <w:p w14:paraId="70F4204D" w14:textId="6E20B2CA" w:rsidR="00687F30" w:rsidRPr="006B5182" w:rsidRDefault="005114BD"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Subsequently, t</w:t>
      </w:r>
      <w:r w:rsidR="0041155A" w:rsidRPr="006B5182">
        <w:rPr>
          <w:rFonts w:ascii="Linux Libertine" w:hAnsi="Linux Libertine" w:cs="Linux Libertine"/>
          <w:color w:val="000000"/>
        </w:rPr>
        <w:t xml:space="preserve">he divergence model which created the heterosexual category also created the cisgender category. As Amin </w:t>
      </w:r>
      <w:r w:rsidR="00564F98">
        <w:rPr>
          <w:rFonts w:ascii="Linux Libertine" w:hAnsi="Linux Libertine" w:cs="Linux Libertine"/>
          <w:color w:val="000000"/>
        </w:rPr>
        <w:t>(</w:t>
      </w:r>
      <w:r w:rsidR="00D6313D" w:rsidRPr="006B5182">
        <w:rPr>
          <w:rFonts w:ascii="Linux Libertine" w:hAnsi="Linux Libertine" w:cs="Linux Libertine"/>
          <w:color w:val="000000"/>
        </w:rPr>
        <w:t>1</w:t>
      </w:r>
      <w:r w:rsidR="00564F98">
        <w:rPr>
          <w:rFonts w:ascii="Linux Libertine" w:hAnsi="Linux Libertine" w:cs="Linux Libertine"/>
          <w:color w:val="000000"/>
        </w:rPr>
        <w:t>)</w:t>
      </w:r>
      <w:r w:rsidR="00D6313D" w:rsidRPr="006B5182">
        <w:rPr>
          <w:rFonts w:ascii="Linux Libertine" w:hAnsi="Linux Libertine" w:cs="Linux Libertine"/>
          <w:color w:val="000000"/>
        </w:rPr>
        <w:t xml:space="preserve"> </w:t>
      </w:r>
      <w:r w:rsidR="0041155A" w:rsidRPr="006B5182">
        <w:rPr>
          <w:rFonts w:ascii="Linux Libertine" w:hAnsi="Linux Libertine" w:cs="Linux Libertine"/>
          <w:color w:val="000000"/>
        </w:rPr>
        <w:t xml:space="preserve">and </w:t>
      </w:r>
      <w:r w:rsidRPr="006B5182">
        <w:rPr>
          <w:rFonts w:ascii="Linux Libertine" w:hAnsi="Linux Libertine" w:cs="Linux Libertine"/>
          <w:color w:val="000000"/>
        </w:rPr>
        <w:t xml:space="preserve">Enke </w:t>
      </w:r>
      <w:r w:rsidR="00564F98">
        <w:rPr>
          <w:rFonts w:ascii="Linux Libertine" w:hAnsi="Linux Libertine" w:cs="Linux Libertine"/>
          <w:color w:val="000000"/>
        </w:rPr>
        <w:t>(</w:t>
      </w:r>
      <w:r w:rsidR="00023998" w:rsidRPr="006B5182">
        <w:rPr>
          <w:rFonts w:ascii="Linux Libertine" w:hAnsi="Linux Libertine" w:cs="Linux Libertine"/>
          <w:color w:val="000000"/>
        </w:rPr>
        <w:t>1</w:t>
      </w:r>
      <w:r w:rsidR="0013306E">
        <w:rPr>
          <w:rFonts w:ascii="Linux Libertine" w:hAnsi="Linux Libertine" w:cs="Linux Libertine"/>
          <w:color w:val="000000"/>
        </w:rPr>
        <w:t>8</w:t>
      </w:r>
      <w:r w:rsidR="00564F98">
        <w:rPr>
          <w:rFonts w:ascii="Linux Libertine" w:hAnsi="Linux Libertine" w:cs="Linux Libertine"/>
          <w:color w:val="000000"/>
        </w:rPr>
        <w:t>)</w:t>
      </w:r>
      <w:r w:rsidRPr="006B5182">
        <w:rPr>
          <w:rFonts w:ascii="Linux Libertine" w:hAnsi="Linux Libertine" w:cs="Linux Libertine"/>
          <w:color w:val="000000"/>
        </w:rPr>
        <w:t xml:space="preserve"> argue, </w:t>
      </w:r>
      <w:r w:rsidR="0041155A" w:rsidRPr="006B5182">
        <w:rPr>
          <w:rFonts w:ascii="Linux Libertine" w:hAnsi="Linux Libertine" w:cs="Linux Libertine"/>
          <w:color w:val="000000"/>
        </w:rPr>
        <w:t xml:space="preserve">just as heterosexuality emerged as a response to homosexuality, so did the </w:t>
      </w:r>
      <w:sdt>
        <w:sdtPr>
          <w:rPr>
            <w:rFonts w:ascii="Linux Libertine" w:hAnsi="Linux Libertine" w:cs="Linux Libertine"/>
          </w:rPr>
          <w:tag w:val="goog_rdk_16"/>
          <w:id w:val="88517626"/>
        </w:sdtPr>
        <w:sdtContent/>
      </w:sdt>
      <w:r w:rsidR="0041155A" w:rsidRPr="006B5182">
        <w:rPr>
          <w:rFonts w:ascii="Linux Libertine" w:hAnsi="Linux Libertine" w:cs="Linux Libertine"/>
          <w:color w:val="000000"/>
        </w:rPr>
        <w:t xml:space="preserve">concept of cisgender, which responds to the emergence of the term “transgender” in the </w:t>
      </w:r>
      <w:sdt>
        <w:sdtPr>
          <w:rPr>
            <w:rFonts w:ascii="Linux Libertine" w:hAnsi="Linux Libertine" w:cs="Linux Libertine"/>
          </w:rPr>
          <w:tag w:val="goog_rdk_17"/>
          <w:id w:val="-676316819"/>
        </w:sdtPr>
        <w:sdtContent/>
      </w:sdt>
      <w:sdt>
        <w:sdtPr>
          <w:rPr>
            <w:rFonts w:ascii="Linux Libertine" w:hAnsi="Linux Libertine" w:cs="Linux Libertine"/>
          </w:rPr>
          <w:tag w:val="goog_rdk_18"/>
          <w:id w:val="-1601970264"/>
        </w:sdtPr>
        <w:sdtContent/>
      </w:sdt>
      <w:r w:rsidR="0041155A" w:rsidRPr="006B5182">
        <w:rPr>
          <w:rFonts w:ascii="Linux Libertine" w:hAnsi="Linux Libertine" w:cs="Linux Libertine"/>
          <w:color w:val="000000"/>
        </w:rPr>
        <w:t>1990s</w:t>
      </w:r>
      <w:r w:rsidRPr="006B5182">
        <w:rPr>
          <w:rFonts w:ascii="Linux Libertine" w:hAnsi="Linux Libertine" w:cs="Linux Libertine"/>
          <w:color w:val="000000"/>
        </w:rPr>
        <w:t xml:space="preserve">. </w:t>
      </w:r>
      <w:r w:rsidR="0041155A" w:rsidRPr="006B5182">
        <w:rPr>
          <w:rFonts w:ascii="Linux Libertine" w:hAnsi="Linux Libertine" w:cs="Linux Libertine"/>
          <w:color w:val="000000"/>
        </w:rPr>
        <w:t xml:space="preserve">Whereas the concept of homosexuality used to incorporate gender-variant forms of sexuality, for example, forms of male femininity such as the “queen”, and of female masculinity </w:t>
      </w:r>
      <w:r w:rsidR="007048F2" w:rsidRPr="006B5182">
        <w:rPr>
          <w:rFonts w:ascii="Linux Libertine" w:hAnsi="Linux Libertine" w:cs="Linux Libertine"/>
          <w:color w:val="000000"/>
        </w:rPr>
        <w:t xml:space="preserve">such as </w:t>
      </w:r>
      <w:r w:rsidR="0041155A" w:rsidRPr="006B5182">
        <w:rPr>
          <w:rFonts w:ascii="Linux Libertine" w:hAnsi="Linux Libertine" w:cs="Linux Libertine"/>
          <w:color w:val="000000"/>
        </w:rPr>
        <w:t xml:space="preserve">the “butch”, the </w:t>
      </w:r>
      <w:ins w:id="224" w:author="fcalado" w:date="2026-03-16T10:48:00Z" w16du:dateUtc="2026-03-16T14:48:00Z">
        <w:r w:rsidR="00CF4F23" w:rsidRPr="006B5182">
          <w:rPr>
            <w:rFonts w:ascii="Linux Libertine" w:hAnsi="Linux Libertine" w:cs="Linux Libertine"/>
            <w:color w:val="000000"/>
          </w:rPr>
          <w:t>term</w:t>
        </w:r>
      </w:ins>
      <w:r w:rsidR="0041155A" w:rsidRPr="006B5182">
        <w:rPr>
          <w:rFonts w:ascii="Linux Libertine" w:hAnsi="Linux Libertine" w:cs="Linux Libertine"/>
          <w:color w:val="000000"/>
        </w:rPr>
        <w:t xml:space="preserve"> </w:t>
      </w:r>
      <w:ins w:id="225" w:author="fcalado" w:date="2026-03-16T10:48:00Z" w16du:dateUtc="2026-03-16T14:48:00Z">
        <w:r w:rsidR="00CF4F23" w:rsidRPr="006B5182">
          <w:rPr>
            <w:rFonts w:ascii="Linux Libertine" w:hAnsi="Linux Libertine" w:cs="Linux Libertine"/>
            <w:color w:val="000000"/>
          </w:rPr>
          <w:t>“</w:t>
        </w:r>
      </w:ins>
      <w:r w:rsidR="0041155A" w:rsidRPr="006B5182">
        <w:rPr>
          <w:rFonts w:ascii="Linux Libertine" w:hAnsi="Linux Libertine" w:cs="Linux Libertine"/>
          <w:color w:val="000000"/>
        </w:rPr>
        <w:t>transgender</w:t>
      </w:r>
      <w:ins w:id="226" w:author="fcalado" w:date="2026-03-16T11:52:00Z" w16du:dateUtc="2026-03-16T15:52:00Z">
        <w:r w:rsidR="0083283F" w:rsidRPr="006B5182">
          <w:rPr>
            <w:rFonts w:ascii="Linux Libertine" w:hAnsi="Linux Libertine" w:cs="Linux Libertine"/>
            <w:color w:val="000000"/>
          </w:rPr>
          <w:t xml:space="preserve">” </w:t>
        </w:r>
      </w:ins>
      <w:r w:rsidR="0041155A" w:rsidRPr="006B5182">
        <w:rPr>
          <w:rFonts w:ascii="Linux Libertine" w:hAnsi="Linux Libertine" w:cs="Linux Libertine"/>
          <w:color w:val="000000"/>
        </w:rPr>
        <w:t>offers a new category that can hold “all manner of gender-bending”</w:t>
      </w:r>
      <w:r w:rsidR="00D6313D" w:rsidRPr="006B5182">
        <w:rPr>
          <w:rFonts w:ascii="Linux Libertine" w:hAnsi="Linux Libertine" w:cs="Linux Libertine"/>
          <w:color w:val="000000"/>
        </w:rPr>
        <w:t xml:space="preserve"> </w:t>
      </w:r>
      <w:r w:rsidR="00564F98">
        <w:rPr>
          <w:rFonts w:ascii="Linux Libertine" w:hAnsi="Linux Libertine" w:cs="Linux Libertine"/>
          <w:color w:val="000000"/>
        </w:rPr>
        <w:t>(</w:t>
      </w:r>
      <w:r w:rsidR="00D6313D" w:rsidRPr="006B5182">
        <w:rPr>
          <w:rFonts w:ascii="Linux Libertine" w:hAnsi="Linux Libertine" w:cs="Linux Libertine"/>
          <w:color w:val="000000"/>
        </w:rPr>
        <w:t>1</w:t>
      </w:r>
      <w:r w:rsidR="00564F98">
        <w:rPr>
          <w:rFonts w:ascii="Linux Libertine" w:hAnsi="Linux Libertine" w:cs="Linux Libertine"/>
          <w:color w:val="000000"/>
        </w:rPr>
        <w:t>)</w:t>
      </w:r>
      <w:r w:rsidR="00D6313D" w:rsidRPr="006B5182">
        <w:rPr>
          <w:rFonts w:ascii="Linux Libertine" w:hAnsi="Linux Libertine" w:cs="Linux Libertine"/>
          <w:color w:val="000000"/>
        </w:rPr>
        <w:t xml:space="preserve">. </w:t>
      </w:r>
      <w:r w:rsidR="002C79D4" w:rsidRPr="006B5182">
        <w:rPr>
          <w:rFonts w:ascii="Linux Libertine" w:hAnsi="Linux Libertine" w:cs="Linux Libertine"/>
          <w:color w:val="000000"/>
        </w:rPr>
        <w:t xml:space="preserve">According to these scholars, it is not a coincidence that gay and lesbian rights begin to gain traction at the same time that the trans identity becomes solidified: as </w:t>
      </w:r>
      <w:r w:rsidR="007048F2" w:rsidRPr="006B5182">
        <w:rPr>
          <w:rFonts w:ascii="Linux Libertine" w:hAnsi="Linux Libertine" w:cs="Linux Libertine"/>
          <w:color w:val="000000"/>
        </w:rPr>
        <w:t xml:space="preserve">the </w:t>
      </w:r>
      <w:r w:rsidR="002C79D4" w:rsidRPr="006B5182">
        <w:rPr>
          <w:rFonts w:ascii="Linux Libertine" w:hAnsi="Linux Libertine" w:cs="Linux Libertine"/>
          <w:color w:val="000000"/>
        </w:rPr>
        <w:t xml:space="preserve">trans category </w:t>
      </w:r>
      <w:r w:rsidR="007048F2" w:rsidRPr="006B5182">
        <w:rPr>
          <w:rFonts w:ascii="Linux Libertine" w:hAnsi="Linux Libertine" w:cs="Linux Libertine"/>
          <w:color w:val="000000"/>
        </w:rPr>
        <w:t>could</w:t>
      </w:r>
      <w:r w:rsidR="002C79D4" w:rsidRPr="006B5182">
        <w:rPr>
          <w:rFonts w:ascii="Linux Libertine" w:hAnsi="Linux Libertine" w:cs="Linux Libertine"/>
          <w:color w:val="000000"/>
        </w:rPr>
        <w:t xml:space="preserve"> now encompass non-normative gender expressions, it allows gender-conforming variants of “gay” and “lesbian” to attain more mainstream acceptance. </w:t>
      </w:r>
    </w:p>
    <w:p w14:paraId="3AECE2E7" w14:textId="1512A5E2" w:rsidR="008821DA" w:rsidRPr="006B5182" w:rsidRDefault="005114BD" w:rsidP="0013306E">
      <w:pPr>
        <w:pStyle w:val="PostHeadPara"/>
        <w:ind w:firstLine="720"/>
        <w:rPr>
          <w:ins w:id="227" w:author="fcalado" w:date="2026-03-16T11:59:00Z" w16du:dateUtc="2026-03-16T15:59:00Z"/>
          <w:rFonts w:ascii="Linux Libertine" w:hAnsi="Linux Libertine" w:cs="Linux Libertine"/>
          <w:szCs w:val="18"/>
        </w:rPr>
      </w:pPr>
      <w:r w:rsidRPr="006B5182">
        <w:rPr>
          <w:rFonts w:ascii="Linux Libertine" w:hAnsi="Linux Libertine" w:cs="Linux Libertine"/>
          <w:color w:val="000000"/>
        </w:rPr>
        <w:t>The divergence model has, according to Amin</w:t>
      </w:r>
      <w:r w:rsidR="00D6313D" w:rsidRPr="006B5182">
        <w:rPr>
          <w:rFonts w:ascii="Linux Libertine" w:hAnsi="Linux Libertine" w:cs="Linux Libertine"/>
          <w:color w:val="000000"/>
        </w:rPr>
        <w:t xml:space="preserve"> </w:t>
      </w:r>
      <w:r w:rsidR="00564F98">
        <w:rPr>
          <w:rFonts w:ascii="Linux Libertine" w:hAnsi="Linux Libertine" w:cs="Linux Libertine"/>
          <w:color w:val="000000"/>
        </w:rPr>
        <w:t>(</w:t>
      </w:r>
      <w:r w:rsidR="00D6313D" w:rsidRPr="006B5182">
        <w:rPr>
          <w:rFonts w:ascii="Linux Libertine" w:hAnsi="Linux Libertine" w:cs="Linux Libertine"/>
          <w:color w:val="000000"/>
        </w:rPr>
        <w:t>1</w:t>
      </w:r>
      <w:r w:rsidR="00564F98">
        <w:rPr>
          <w:rFonts w:ascii="Linux Libertine" w:hAnsi="Linux Libertine" w:cs="Linux Libertine"/>
          <w:color w:val="000000"/>
        </w:rPr>
        <w:t>)</w:t>
      </w:r>
      <w:r w:rsidRPr="006B5182">
        <w:rPr>
          <w:rFonts w:ascii="Linux Libertine" w:hAnsi="Linux Libertine" w:cs="Linux Libertine"/>
          <w:color w:val="000000"/>
        </w:rPr>
        <w:t xml:space="preserve">, created a domino effect where </w:t>
      </w:r>
      <w:r w:rsidR="002C79D4" w:rsidRPr="006B5182">
        <w:rPr>
          <w:rFonts w:ascii="Linux Libertine" w:hAnsi="Linux Libertine" w:cs="Linux Libertine"/>
          <w:color w:val="000000"/>
        </w:rPr>
        <w:t>the normative</w:t>
      </w:r>
      <w:ins w:id="228" w:author="fcalado" w:date="2026-03-16T11:56:00Z" w16du:dateUtc="2026-03-16T15:56:00Z">
        <w:r w:rsidR="008821DA" w:rsidRPr="006B5182">
          <w:rPr>
            <w:rFonts w:ascii="Linux Libertine" w:hAnsi="Linux Libertine" w:cs="Linux Libertine"/>
            <w:color w:val="000000"/>
          </w:rPr>
          <w:t xml:space="preserve"> (cis)</w:t>
        </w:r>
      </w:ins>
      <w:r w:rsidRPr="006B5182">
        <w:rPr>
          <w:rFonts w:ascii="Linux Libertine" w:hAnsi="Linux Libertine" w:cs="Linux Libertine"/>
          <w:color w:val="000000"/>
        </w:rPr>
        <w:t>gender is increasingly idealized and</w:t>
      </w:r>
      <w:r w:rsidR="002C79D4" w:rsidRPr="006B5182">
        <w:rPr>
          <w:rFonts w:ascii="Linux Libertine" w:hAnsi="Linux Libertine" w:cs="Linux Libertine"/>
          <w:color w:val="000000"/>
        </w:rPr>
        <w:t>, as a result,</w:t>
      </w:r>
      <w:r w:rsidRPr="006B5182">
        <w:rPr>
          <w:rFonts w:ascii="Linux Libertine" w:hAnsi="Linux Libertine" w:cs="Linux Libertine"/>
          <w:color w:val="000000"/>
        </w:rPr>
        <w:t xml:space="preserve"> divorced from bodily expression.</w:t>
      </w:r>
      <w:r w:rsidR="002C79D4" w:rsidRPr="006B5182">
        <w:rPr>
          <w:rFonts w:ascii="Linux Libertine" w:hAnsi="Linux Libertine" w:cs="Linux Libertine"/>
          <w:color w:val="000000"/>
        </w:rPr>
        <w:t xml:space="preserve"> In other words, </w:t>
      </w:r>
      <w:ins w:id="229" w:author="fcalado" w:date="2026-03-16T11:56:00Z" w16du:dateUtc="2026-03-16T15:56:00Z">
        <w:r w:rsidR="008821DA" w:rsidRPr="006B5182">
          <w:rPr>
            <w:rFonts w:ascii="Linux Libertine" w:hAnsi="Linux Libertine" w:cs="Linux Libertine"/>
            <w:color w:val="000000"/>
          </w:rPr>
          <w:t xml:space="preserve">normative </w:t>
        </w:r>
      </w:ins>
      <w:r w:rsidR="002C79D4" w:rsidRPr="006B5182">
        <w:rPr>
          <w:rFonts w:ascii="Linux Libertine" w:hAnsi="Linux Libertine" w:cs="Linux Libertine"/>
          <w:color w:val="000000"/>
        </w:rPr>
        <w:t>gender becomes both default and invisible—</w:t>
      </w:r>
      <w:r w:rsidR="002C79D4" w:rsidRPr="006B5182">
        <w:rPr>
          <w:rFonts w:ascii="Linux Libertine" w:hAnsi="Linux Libertine" w:cs="Linux Libertine"/>
          <w:i/>
          <w:iCs/>
          <w:color w:val="000000"/>
        </w:rPr>
        <w:t>unmarked</w:t>
      </w:r>
      <w:r w:rsidR="002C79D4" w:rsidRPr="006B5182">
        <w:rPr>
          <w:rFonts w:ascii="Linux Libertine" w:hAnsi="Linux Libertine" w:cs="Linux Libertine"/>
          <w:color w:val="000000"/>
        </w:rPr>
        <w:t xml:space="preserve"> as such</w:t>
      </w:r>
      <w:r w:rsidR="0041155A" w:rsidRPr="006B5182">
        <w:rPr>
          <w:rFonts w:ascii="Linux Libertine" w:hAnsi="Linux Libertine" w:cs="Linux Libertine"/>
          <w:color w:val="000000"/>
        </w:rPr>
        <w:t xml:space="preserve">. </w:t>
      </w:r>
      <w:ins w:id="230" w:author="fcalado" w:date="2026-03-16T11:53:00Z" w16du:dateUtc="2026-03-16T15:53:00Z">
        <w:r w:rsidR="0083283F" w:rsidRPr="006B5182">
          <w:rPr>
            <w:rFonts w:ascii="Linux Libertine" w:hAnsi="Linux Libertine" w:cs="Linux Libertine"/>
            <w:color w:val="000000"/>
          </w:rPr>
          <w:t xml:space="preserve">Genders that comply with social expectations and </w:t>
        </w:r>
      </w:ins>
      <w:ins w:id="231" w:author="fcalado" w:date="2026-03-17T08:27:00Z" w16du:dateUtc="2026-03-17T12:27:00Z">
        <w:r w:rsidR="00507254" w:rsidRPr="006B5182">
          <w:rPr>
            <w:rFonts w:ascii="Linux Libertine" w:hAnsi="Linux Libertine" w:cs="Linux Libertine"/>
            <w:color w:val="000000"/>
          </w:rPr>
          <w:t>norms</w:t>
        </w:r>
      </w:ins>
      <w:ins w:id="232" w:author="fcalado" w:date="2026-03-16T11:56:00Z" w16du:dateUtc="2026-03-16T15:56:00Z">
        <w:r w:rsidR="008821DA" w:rsidRPr="006B5182">
          <w:rPr>
            <w:rFonts w:ascii="Linux Libertine" w:hAnsi="Linux Libertine" w:cs="Linux Libertine"/>
            <w:color w:val="000000"/>
          </w:rPr>
          <w:t xml:space="preserve"> </w:t>
        </w:r>
      </w:ins>
      <w:ins w:id="233" w:author="fcalado" w:date="2026-03-16T11:53:00Z" w16du:dateUtc="2026-03-16T15:53:00Z">
        <w:r w:rsidR="0083283F" w:rsidRPr="006B5182">
          <w:rPr>
            <w:rFonts w:ascii="Linux Libertine" w:hAnsi="Linux Libertine" w:cs="Linux Libertine"/>
            <w:color w:val="000000"/>
          </w:rPr>
          <w:t xml:space="preserve">will not be visible on the surface. </w:t>
        </w:r>
      </w:ins>
      <w:ins w:id="234" w:author="fcalado" w:date="2026-03-16T11:58:00Z" w16du:dateUtc="2026-03-16T15:58:00Z">
        <w:r w:rsidR="008821DA" w:rsidRPr="006B5182">
          <w:rPr>
            <w:rFonts w:ascii="Linux Libertine" w:hAnsi="Linux Libertine" w:cs="Linux Libertine"/>
            <w:color w:val="000000"/>
          </w:rPr>
          <w:t>Additionally</w:t>
        </w:r>
      </w:ins>
      <w:ins w:id="235" w:author="fcalado" w:date="2026-03-16T11:56:00Z" w16du:dateUtc="2026-03-16T15:56:00Z">
        <w:r w:rsidR="008821DA" w:rsidRPr="006B5182">
          <w:rPr>
            <w:rFonts w:ascii="Linux Libertine" w:hAnsi="Linux Libertine" w:cs="Linux Libertine"/>
            <w:color w:val="000000"/>
          </w:rPr>
          <w:t>, w</w:t>
        </w:r>
      </w:ins>
      <w:r w:rsidR="0041155A" w:rsidRPr="006B5182">
        <w:rPr>
          <w:rFonts w:ascii="Linux Libertine" w:hAnsi="Linux Libertine" w:cs="Linux Libertine"/>
          <w:color w:val="000000"/>
        </w:rPr>
        <w:t xml:space="preserve">ith each split, </w:t>
      </w:r>
      <w:r w:rsidR="002C79D4" w:rsidRPr="006B5182">
        <w:rPr>
          <w:rFonts w:ascii="Linux Libertine" w:hAnsi="Linux Libertine" w:cs="Linux Libertine"/>
          <w:color w:val="000000"/>
        </w:rPr>
        <w:t xml:space="preserve">from homosexual/heterosexual to transgender/cisgender, </w:t>
      </w:r>
      <w:r w:rsidR="0041155A" w:rsidRPr="006B5182">
        <w:rPr>
          <w:rFonts w:ascii="Linux Libertine" w:hAnsi="Linux Libertine" w:cs="Linux Libertine"/>
          <w:color w:val="000000"/>
        </w:rPr>
        <w:t xml:space="preserve">the </w:t>
      </w:r>
      <w:ins w:id="236" w:author="fcalado" w:date="2026-03-16T11:58:00Z" w16du:dateUtc="2026-03-16T15:58:00Z">
        <w:r w:rsidR="008821DA" w:rsidRPr="006B5182">
          <w:rPr>
            <w:rFonts w:ascii="Linux Libertine" w:hAnsi="Linux Libertine" w:cs="Linux Libertine"/>
            <w:color w:val="000000"/>
          </w:rPr>
          <w:t xml:space="preserve">already internal </w:t>
        </w:r>
      </w:ins>
      <w:r w:rsidR="0041155A" w:rsidRPr="006B5182">
        <w:rPr>
          <w:rFonts w:ascii="Linux Libertine" w:hAnsi="Linux Libertine" w:cs="Linux Libertine"/>
          <w:color w:val="000000"/>
        </w:rPr>
        <w:t xml:space="preserve">notion of gender identity becomes buried “deeper and deeper within the private recesses of the self, where it </w:t>
      </w:r>
      <w:r w:rsidR="0041155A" w:rsidRPr="006B5182">
        <w:rPr>
          <w:rFonts w:ascii="Linux Libertine" w:hAnsi="Linux Libertine" w:cs="Linux Libertine"/>
          <w:color w:val="000000"/>
          <w:szCs w:val="18"/>
        </w:rPr>
        <w:t>increasingly disavows any relation to the social”</w:t>
      </w:r>
      <w:r w:rsidR="00D6313D" w:rsidRPr="006B5182">
        <w:rPr>
          <w:rFonts w:ascii="Linux Libertine" w:hAnsi="Linux Libertine" w:cs="Linux Libertine"/>
          <w:color w:val="000000"/>
          <w:szCs w:val="18"/>
        </w:rPr>
        <w:t xml:space="preserve"> </w:t>
      </w:r>
      <w:r w:rsidR="00564F98">
        <w:rPr>
          <w:rFonts w:ascii="Linux Libertine" w:hAnsi="Linux Libertine" w:cs="Linux Libertine"/>
          <w:color w:val="000000"/>
          <w:szCs w:val="18"/>
        </w:rPr>
        <w:t>(</w:t>
      </w:r>
      <w:r w:rsidR="00D6313D" w:rsidRPr="006B5182">
        <w:rPr>
          <w:rFonts w:ascii="Linux Libertine" w:hAnsi="Linux Libertine" w:cs="Linux Libertine"/>
          <w:color w:val="000000"/>
          <w:szCs w:val="18"/>
        </w:rPr>
        <w:t>1</w:t>
      </w:r>
      <w:r w:rsidR="00564F98">
        <w:rPr>
          <w:rFonts w:ascii="Linux Libertine" w:hAnsi="Linux Libertine" w:cs="Linux Libertine"/>
          <w:color w:val="000000"/>
          <w:szCs w:val="18"/>
        </w:rPr>
        <w:t>)</w:t>
      </w:r>
      <w:r w:rsidR="00D6313D" w:rsidRPr="006B5182">
        <w:rPr>
          <w:rFonts w:ascii="Linux Libertine" w:hAnsi="Linux Libertine" w:cs="Linux Libertine"/>
          <w:color w:val="000000"/>
          <w:szCs w:val="18"/>
        </w:rPr>
        <w:t xml:space="preserve">. </w:t>
      </w:r>
      <w:r w:rsidR="0041155A" w:rsidRPr="006B5182">
        <w:rPr>
          <w:rFonts w:ascii="Linux Libertine" w:hAnsi="Linux Libertine" w:cs="Linux Libertine"/>
          <w:color w:val="000000"/>
          <w:szCs w:val="18"/>
        </w:rPr>
        <w:t xml:space="preserve">As an internal form, gender identity thus retains the privilege of being unnoticed </w:t>
      </w:r>
      <w:r w:rsidR="008628F6" w:rsidRPr="006B5182">
        <w:rPr>
          <w:rFonts w:ascii="Linux Libertine" w:hAnsi="Linux Libertine" w:cs="Linux Libertine"/>
          <w:color w:val="000000"/>
          <w:szCs w:val="18"/>
        </w:rPr>
        <w:t>fro</w:t>
      </w:r>
      <w:r w:rsidR="0041155A" w:rsidRPr="006B5182">
        <w:rPr>
          <w:rFonts w:ascii="Linux Libertine" w:hAnsi="Linux Libertine" w:cs="Linux Libertine"/>
          <w:color w:val="000000"/>
          <w:szCs w:val="18"/>
        </w:rPr>
        <w:t>m the outside.</w:t>
      </w:r>
      <w:sdt>
        <w:sdtPr>
          <w:rPr>
            <w:rFonts w:ascii="Linux Libertine" w:hAnsi="Linux Libertine" w:cs="Linux Libertine"/>
            <w:szCs w:val="18"/>
          </w:rPr>
          <w:tag w:val="goog_rdk_19"/>
          <w:id w:val="-204021908"/>
          <w:showingPlcHdr/>
        </w:sdtPr>
        <w:sdtContent>
          <w:r w:rsidR="008821DA" w:rsidRPr="006B5182">
            <w:rPr>
              <w:rFonts w:ascii="Linux Libertine" w:hAnsi="Linux Libertine" w:cs="Linux Libertine"/>
              <w:szCs w:val="18"/>
            </w:rPr>
            <w:t xml:space="preserve">     </w:t>
          </w:r>
        </w:sdtContent>
      </w:sdt>
      <w:ins w:id="237" w:author="fcalado" w:date="2026-03-16T11:59:00Z" w16du:dateUtc="2026-03-16T15:59:00Z">
        <w:r w:rsidR="008821DA" w:rsidRPr="006B5182">
          <w:rPr>
            <w:rFonts w:ascii="Linux Libertine" w:hAnsi="Linux Libertine" w:cs="Linux Libertine"/>
            <w:szCs w:val="18"/>
          </w:rPr>
          <w:t xml:space="preserve"> </w:t>
        </w:r>
      </w:ins>
    </w:p>
    <w:p w14:paraId="6237188F" w14:textId="1FB8723A" w:rsidR="0041155A" w:rsidRPr="006B5182" w:rsidRDefault="002C79D4" w:rsidP="008821DA">
      <w:pPr>
        <w:pStyle w:val="PostHeadPara"/>
        <w:ind w:firstLine="720"/>
        <w:rPr>
          <w:rFonts w:ascii="Linux Libertine" w:hAnsi="Linux Libertine" w:cs="Linux Libertine"/>
          <w:i/>
          <w:iCs/>
        </w:rPr>
      </w:pPr>
      <w:r w:rsidRPr="006B5182">
        <w:rPr>
          <w:rFonts w:ascii="Linux Libertine" w:hAnsi="Linux Libertine" w:cs="Linux Libertine"/>
        </w:rPr>
        <w:t xml:space="preserve">The corollary to this </w:t>
      </w:r>
      <w:r w:rsidR="00A05E43" w:rsidRPr="006B5182">
        <w:rPr>
          <w:rFonts w:ascii="Linux Libertine" w:hAnsi="Linux Libertine" w:cs="Linux Libertine"/>
        </w:rPr>
        <w:t>effect</w:t>
      </w:r>
      <w:r w:rsidRPr="006B5182">
        <w:rPr>
          <w:rFonts w:ascii="Linux Libertine" w:hAnsi="Linux Libertine" w:cs="Linux Libertine"/>
        </w:rPr>
        <w:t xml:space="preserve"> is that non-normative genders become hyper-visible. </w:t>
      </w:r>
      <w:ins w:id="238" w:author="fcalado" w:date="2026-03-16T11:59:00Z" w16du:dateUtc="2026-03-16T15:59:00Z">
        <w:r w:rsidR="008821DA" w:rsidRPr="006B5182">
          <w:rPr>
            <w:rFonts w:ascii="Linux Libertine" w:hAnsi="Linux Libertine" w:cs="Linux Libertine"/>
          </w:rPr>
          <w:t xml:space="preserve">Because gender is regarded as </w:t>
        </w:r>
        <w:r w:rsidR="008821DA" w:rsidRPr="006B5182">
          <w:rPr>
            <w:rFonts w:ascii="Linux Libertine" w:hAnsi="Linux Libertine" w:cs="Linux Libertine"/>
            <w:szCs w:val="18"/>
          </w:rPr>
          <w:t xml:space="preserve">internal, </w:t>
        </w:r>
      </w:ins>
      <w:ins w:id="239" w:author="fcalado" w:date="2026-03-16T12:02:00Z" w16du:dateUtc="2026-03-16T16:02:00Z">
        <w:r w:rsidR="008821DA" w:rsidRPr="006B5182">
          <w:rPr>
            <w:rFonts w:ascii="Linux Libertine" w:hAnsi="Linux Libertine" w:cs="Linux Libertine"/>
            <w:szCs w:val="18"/>
          </w:rPr>
          <w:t xml:space="preserve">when </w:t>
        </w:r>
      </w:ins>
      <w:ins w:id="240" w:author="fcalado" w:date="2026-03-16T11:59:00Z" w16du:dateUtc="2026-03-16T15:59:00Z">
        <w:r w:rsidR="008821DA" w:rsidRPr="006B5182">
          <w:rPr>
            <w:rFonts w:ascii="Linux Libertine" w:hAnsi="Linux Libertine" w:cs="Linux Libertine"/>
            <w:szCs w:val="18"/>
          </w:rPr>
          <w:t xml:space="preserve">dominant gender </w:t>
        </w:r>
      </w:ins>
      <w:proofErr w:type="gramStart"/>
      <w:ins w:id="241" w:author="fcalado" w:date="2026-03-16T12:02:00Z" w16du:dateUtc="2026-03-16T16:02:00Z">
        <w:r w:rsidR="008821DA" w:rsidRPr="006B5182">
          <w:rPr>
            <w:rFonts w:ascii="Linux Libertine" w:hAnsi="Linux Libertine" w:cs="Linux Libertine"/>
            <w:szCs w:val="18"/>
          </w:rPr>
          <w:t>are</w:t>
        </w:r>
      </w:ins>
      <w:proofErr w:type="gramEnd"/>
      <w:ins w:id="242" w:author="fcalado" w:date="2026-03-16T11:59:00Z" w16du:dateUtc="2026-03-16T15:59:00Z">
        <w:r w:rsidR="008821DA" w:rsidRPr="006B5182">
          <w:rPr>
            <w:rFonts w:ascii="Linux Libertine" w:hAnsi="Linux Libertine" w:cs="Linux Libertine"/>
            <w:szCs w:val="18"/>
          </w:rPr>
          <w:t xml:space="preserve"> invisible, those genders which are non-normative become marked and stigmatized</w:t>
        </w:r>
      </w:ins>
      <w:ins w:id="243" w:author="fcalado" w:date="2026-03-16T12:01:00Z" w16du:dateUtc="2026-03-16T16:01:00Z">
        <w:r w:rsidR="008821DA" w:rsidRPr="006B5182">
          <w:rPr>
            <w:rFonts w:ascii="Linux Libertine" w:hAnsi="Linux Libertine" w:cs="Linux Libertine"/>
            <w:szCs w:val="18"/>
          </w:rPr>
          <w:t xml:space="preserve">. </w:t>
        </w:r>
      </w:ins>
      <w:r w:rsidRPr="006B5182">
        <w:rPr>
          <w:rFonts w:ascii="Linux Libertine" w:hAnsi="Linux Libertine" w:cs="Linux Libertine"/>
          <w:color w:val="000000"/>
          <w:szCs w:val="18"/>
        </w:rPr>
        <w:t>In other words, d</w:t>
      </w:r>
      <w:r w:rsidR="0041155A" w:rsidRPr="006B5182">
        <w:rPr>
          <w:rFonts w:ascii="Linux Libertine" w:hAnsi="Linux Libertine" w:cs="Linux Libertine"/>
          <w:color w:val="000000"/>
          <w:szCs w:val="18"/>
        </w:rPr>
        <w:t xml:space="preserve">esignating gender as an identity that is </w:t>
      </w:r>
      <w:ins w:id="244" w:author="fcalado" w:date="2026-03-16T11:44:00Z" w16du:dateUtc="2026-03-16T15:44:00Z">
        <w:r w:rsidR="00C2132F" w:rsidRPr="006B5182">
          <w:rPr>
            <w:rFonts w:ascii="Linux Libertine" w:hAnsi="Linux Libertine" w:cs="Linux Libertine"/>
            <w:color w:val="000000"/>
            <w:szCs w:val="18"/>
          </w:rPr>
          <w:t>internal</w:t>
        </w:r>
      </w:ins>
      <w:r w:rsidR="0041155A" w:rsidRPr="006B5182">
        <w:rPr>
          <w:rFonts w:ascii="Linux Libertine" w:hAnsi="Linux Libertine" w:cs="Linux Libertine"/>
          <w:color w:val="000000"/>
          <w:szCs w:val="18"/>
        </w:rPr>
        <w:t xml:space="preserve">, that is not immediately apparent, effectively marginalizes </w:t>
      </w:r>
      <w:r w:rsidRPr="006B5182">
        <w:rPr>
          <w:rFonts w:ascii="Linux Libertine" w:hAnsi="Linux Libertine" w:cs="Linux Libertine"/>
          <w:color w:val="000000"/>
          <w:szCs w:val="18"/>
        </w:rPr>
        <w:t xml:space="preserve">any </w:t>
      </w:r>
      <w:r w:rsidR="0041155A" w:rsidRPr="006B5182">
        <w:rPr>
          <w:rFonts w:ascii="Linux Libertine" w:hAnsi="Linux Libertine" w:cs="Linux Libertine"/>
          <w:color w:val="000000"/>
          <w:szCs w:val="18"/>
        </w:rPr>
        <w:t>gender when it appears</w:t>
      </w:r>
      <w:ins w:id="245" w:author="fcalado" w:date="2026-03-16T11:44:00Z" w16du:dateUtc="2026-03-16T15:44:00Z">
        <w:r w:rsidR="00C2132F"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as</w:t>
      </w:r>
      <w:ins w:id="246" w:author="fcalado" w:date="2026-03-17T08:28:00Z" w16du:dateUtc="2026-03-17T12:28:00Z">
        <w:r w:rsidR="00507254" w:rsidRPr="006B5182">
          <w:rPr>
            <w:rFonts w:ascii="Linux Libertine" w:hAnsi="Linux Libertine" w:cs="Linux Libertine"/>
            <w:color w:val="000000"/>
            <w:szCs w:val="18"/>
          </w:rPr>
          <w:t xml:space="preserve"> an</w:t>
        </w:r>
      </w:ins>
      <w:r w:rsidR="0041155A" w:rsidRPr="006B5182">
        <w:rPr>
          <w:rFonts w:ascii="Linux Libertine" w:hAnsi="Linux Libertine" w:cs="Linux Libertine"/>
          <w:color w:val="000000"/>
          <w:szCs w:val="18"/>
        </w:rPr>
        <w:t xml:space="preserve"> external expression</w:t>
      </w:r>
      <w:ins w:id="247" w:author="fcalado" w:date="2026-03-16T11:46:00Z" w16du:dateUtc="2026-03-16T15:46:00Z">
        <w:r w:rsidR="0083283F" w:rsidRPr="006B5182">
          <w:rPr>
            <w:rFonts w:ascii="Linux Libertine" w:hAnsi="Linux Libertine" w:cs="Linux Libertine"/>
            <w:color w:val="000000"/>
            <w:szCs w:val="18"/>
          </w:rPr>
          <w:t xml:space="preserve">. </w:t>
        </w:r>
      </w:ins>
      <w:r w:rsidR="0041155A" w:rsidRPr="006B5182">
        <w:rPr>
          <w:rFonts w:ascii="Linux Libertine" w:hAnsi="Linux Libertine" w:cs="Linux Libertine"/>
          <w:color w:val="000000"/>
          <w:szCs w:val="18"/>
        </w:rPr>
        <w:t xml:space="preserve">Amin </w:t>
      </w:r>
      <w:r w:rsidR="00564F98">
        <w:rPr>
          <w:rFonts w:ascii="Linux Libertine" w:hAnsi="Linux Libertine" w:cs="Linux Libertine"/>
          <w:color w:val="000000"/>
          <w:szCs w:val="18"/>
        </w:rPr>
        <w:t>(</w:t>
      </w:r>
      <w:r w:rsidR="00D6313D" w:rsidRPr="006B5182">
        <w:rPr>
          <w:rFonts w:ascii="Linux Libertine" w:hAnsi="Linux Libertine" w:cs="Linux Libertine"/>
          <w:color w:val="000000"/>
          <w:szCs w:val="18"/>
        </w:rPr>
        <w:t>1</w:t>
      </w:r>
      <w:r w:rsidR="00564F98">
        <w:rPr>
          <w:rFonts w:ascii="Linux Libertine" w:hAnsi="Linux Libertine" w:cs="Linux Libertine"/>
          <w:color w:val="000000"/>
          <w:szCs w:val="18"/>
        </w:rPr>
        <w:t>)</w:t>
      </w:r>
      <w:r w:rsidR="00D6313D" w:rsidRPr="006B5182">
        <w:rPr>
          <w:rFonts w:ascii="Linux Libertine" w:hAnsi="Linux Libertine" w:cs="Linux Libertine"/>
          <w:color w:val="000000"/>
          <w:szCs w:val="18"/>
        </w:rPr>
        <w:t xml:space="preserve"> </w:t>
      </w:r>
      <w:r w:rsidR="0041155A" w:rsidRPr="006B5182">
        <w:rPr>
          <w:rFonts w:ascii="Linux Libertine" w:hAnsi="Linux Libertine" w:cs="Linux Libertine"/>
          <w:color w:val="000000"/>
          <w:szCs w:val="18"/>
        </w:rPr>
        <w:t xml:space="preserve">offers a common example from homosexual culture, where gay men who are normatively masculine, </w:t>
      </w:r>
      <w:r w:rsidR="00A05E43" w:rsidRPr="006B5182">
        <w:rPr>
          <w:rFonts w:ascii="Linux Libertine" w:hAnsi="Linux Libertine" w:cs="Linux Libertine"/>
          <w:color w:val="000000"/>
          <w:szCs w:val="18"/>
        </w:rPr>
        <w:t xml:space="preserve">sometimes called </w:t>
      </w:r>
      <w:r w:rsidR="0041155A" w:rsidRPr="006B5182">
        <w:rPr>
          <w:rFonts w:ascii="Linux Libertine" w:hAnsi="Linux Libertine" w:cs="Linux Libertine"/>
          <w:color w:val="000000"/>
          <w:szCs w:val="18"/>
        </w:rPr>
        <w:t>“</w:t>
      </w:r>
      <w:proofErr w:type="spellStart"/>
      <w:r w:rsidR="0041155A" w:rsidRPr="006B5182">
        <w:rPr>
          <w:rFonts w:ascii="Linux Libertine" w:hAnsi="Linux Libertine" w:cs="Linux Libertine"/>
          <w:color w:val="000000"/>
          <w:szCs w:val="18"/>
        </w:rPr>
        <w:t>masc</w:t>
      </w:r>
      <w:proofErr w:type="spellEnd"/>
      <w:r w:rsidR="0041155A" w:rsidRPr="006B5182">
        <w:rPr>
          <w:rFonts w:ascii="Linux Libertine" w:hAnsi="Linux Libertine" w:cs="Linux Libertine"/>
          <w:color w:val="000000"/>
          <w:szCs w:val="18"/>
        </w:rPr>
        <w:t>” or “butch” men, have higher social status than feminized gay men, “queens” and “fairies”, due to the cultural capital of masculinity</w:t>
      </w:r>
      <w:r w:rsidR="00D64791" w:rsidRPr="006B5182">
        <w:rPr>
          <w:rFonts w:ascii="Linux Libertine" w:hAnsi="Linux Libertine" w:cs="Linux Libertine"/>
          <w:color w:val="000000"/>
          <w:szCs w:val="18"/>
        </w:rPr>
        <w:t xml:space="preserve">. </w:t>
      </w:r>
      <w:r w:rsidR="0041155A" w:rsidRPr="006B5182">
        <w:rPr>
          <w:rFonts w:ascii="Linux Libertine" w:hAnsi="Linux Libertine" w:cs="Linux Libertine"/>
          <w:color w:val="000000"/>
          <w:szCs w:val="18"/>
        </w:rPr>
        <w:t>The more that non-normativity can be perceived in external ways, like the</w:t>
      </w:r>
      <w:r w:rsidR="0041155A" w:rsidRPr="006B5182">
        <w:rPr>
          <w:rFonts w:ascii="Linux Libertine" w:hAnsi="Linux Libertine" w:cs="Linux Libertine"/>
          <w:color w:val="000000"/>
        </w:rPr>
        <w:t xml:space="preserve"> feminine appearance or mannerisms exhibited from a male-presenting person, the more that the person becomes recognized and stigmatized as other. Such stigmas are borne out in public life where</w:t>
      </w:r>
      <w:r w:rsidR="007048F2" w:rsidRPr="006B5182">
        <w:rPr>
          <w:rFonts w:ascii="Linux Libertine" w:hAnsi="Linux Libertine" w:cs="Linux Libertine"/>
          <w:color w:val="000000"/>
        </w:rPr>
        <w:t xml:space="preserve">, for example, </w:t>
      </w:r>
      <w:r w:rsidR="0041155A" w:rsidRPr="006B5182">
        <w:rPr>
          <w:rFonts w:ascii="Linux Libertine" w:hAnsi="Linux Libertine" w:cs="Linux Libertine"/>
          <w:color w:val="000000"/>
        </w:rPr>
        <w:t xml:space="preserve">masculine gay men are more likely to </w:t>
      </w:r>
      <w:r w:rsidR="007048F2" w:rsidRPr="006B5182">
        <w:rPr>
          <w:rFonts w:ascii="Linux Libertine" w:hAnsi="Linux Libertine" w:cs="Linux Libertine"/>
          <w:color w:val="000000"/>
        </w:rPr>
        <w:t>participate and achieve prominence</w:t>
      </w:r>
      <w:r w:rsidR="0041155A" w:rsidRPr="006B5182">
        <w:rPr>
          <w:rFonts w:ascii="Linux Libertine" w:hAnsi="Linux Libertine" w:cs="Linux Libertine"/>
          <w:color w:val="000000"/>
        </w:rPr>
        <w:t xml:space="preserve"> </w:t>
      </w:r>
      <w:r w:rsidR="007048F2" w:rsidRPr="006B5182">
        <w:rPr>
          <w:rFonts w:ascii="Linux Libertine" w:hAnsi="Linux Libertine" w:cs="Linux Libertine"/>
          <w:color w:val="000000"/>
        </w:rPr>
        <w:t>over</w:t>
      </w:r>
      <w:r w:rsidR="0041155A" w:rsidRPr="006B5182">
        <w:rPr>
          <w:rFonts w:ascii="Linux Libertine" w:hAnsi="Linux Libertine" w:cs="Linux Libertine"/>
          <w:color w:val="000000"/>
        </w:rPr>
        <w:t xml:space="preserve"> </w:t>
      </w:r>
      <w:r w:rsidR="007048F2" w:rsidRPr="006B5182">
        <w:rPr>
          <w:rFonts w:ascii="Linux Libertine" w:hAnsi="Linux Libertine" w:cs="Linux Libertine"/>
          <w:color w:val="000000"/>
        </w:rPr>
        <w:t>gay men</w:t>
      </w:r>
      <w:r w:rsidR="0041155A" w:rsidRPr="006B5182">
        <w:rPr>
          <w:rFonts w:ascii="Linux Libertine" w:hAnsi="Linux Libertine" w:cs="Linux Libertine"/>
          <w:color w:val="000000"/>
        </w:rPr>
        <w:t xml:space="preserve"> who are visibly non-normative or gender-bending.</w:t>
      </w:r>
    </w:p>
    <w:p w14:paraId="76B6148A" w14:textId="16B07B5C" w:rsidR="0041155A" w:rsidRPr="006B5182" w:rsidRDefault="00A05E43" w:rsidP="008579B0">
      <w:pPr>
        <w:pStyle w:val="PostHeadPara"/>
        <w:ind w:firstLine="720"/>
        <w:rPr>
          <w:ins w:id="248" w:author="fcalado" w:date="2026-03-14T12:31:00Z" w16du:dateUtc="2026-03-14T16:31:00Z"/>
          <w:rFonts w:ascii="Linux Libertine" w:hAnsi="Linux Libertine" w:cs="Linux Libertine"/>
          <w:color w:val="000000"/>
        </w:rPr>
      </w:pPr>
      <w:r w:rsidRPr="006B5182">
        <w:rPr>
          <w:rFonts w:ascii="Linux Libertine" w:hAnsi="Linux Libertine" w:cs="Linux Libertine"/>
          <w:color w:val="000000"/>
        </w:rPr>
        <w:lastRenderedPageBreak/>
        <w:t>Thus, according to this view, g</w:t>
      </w:r>
      <w:r w:rsidR="0041155A" w:rsidRPr="006B5182">
        <w:rPr>
          <w:rFonts w:ascii="Linux Libertine" w:hAnsi="Linux Libertine" w:cs="Linux Libertine"/>
          <w:color w:val="000000"/>
        </w:rPr>
        <w:t xml:space="preserve">ender as an internal identity reinforces normative expressions of gender externally. </w:t>
      </w:r>
      <w:r w:rsidRPr="006B5182">
        <w:rPr>
          <w:rFonts w:ascii="Linux Libertine" w:hAnsi="Linux Libertine" w:cs="Linux Libertine"/>
          <w:color w:val="000000"/>
        </w:rPr>
        <w:t>And as a result,</w:t>
      </w:r>
      <w:r w:rsidR="0041155A" w:rsidRPr="006B5182">
        <w:rPr>
          <w:rFonts w:ascii="Linux Libertine" w:hAnsi="Linux Libertine" w:cs="Linux Libertine"/>
          <w:color w:val="000000"/>
        </w:rPr>
        <w:t xml:space="preserve"> visibly non-normative genders have a higher likelihood of experiencing discrimination for their visible difference. </w:t>
      </w:r>
      <w:r w:rsidRPr="006B5182">
        <w:rPr>
          <w:rFonts w:ascii="Linux Libertine" w:hAnsi="Linux Libertine" w:cs="Linux Libertine"/>
          <w:color w:val="000000"/>
        </w:rPr>
        <w:t>Given this, o</w:t>
      </w:r>
      <w:r w:rsidR="0041155A" w:rsidRPr="006B5182">
        <w:rPr>
          <w:rFonts w:ascii="Linux Libertine" w:hAnsi="Linux Libertine" w:cs="Linux Libertine"/>
          <w:color w:val="000000"/>
        </w:rPr>
        <w:t xml:space="preserve">ne way to resist the effects of </w:t>
      </w:r>
      <w:r w:rsidRPr="006B5182">
        <w:rPr>
          <w:rFonts w:ascii="Linux Libertine" w:hAnsi="Linux Libertine" w:cs="Linux Libertine"/>
          <w:color w:val="000000"/>
        </w:rPr>
        <w:t xml:space="preserve">gender </w:t>
      </w:r>
      <w:r w:rsidR="0041155A" w:rsidRPr="006B5182">
        <w:rPr>
          <w:rFonts w:ascii="Linux Libertine" w:hAnsi="Linux Libertine" w:cs="Linux Libertine"/>
          <w:color w:val="000000"/>
        </w:rPr>
        <w:t xml:space="preserve">stigmatization is to embrace gender as an external and relational phenomenon. In other words, defining gender as an external expression or behavior is more likely to make </w:t>
      </w:r>
      <w:ins w:id="249" w:author="fcalado" w:date="2026-03-17T08:28:00Z" w16du:dateUtc="2026-03-17T12:28:00Z">
        <w:r w:rsidR="00507254" w:rsidRPr="006B5182">
          <w:rPr>
            <w:rFonts w:ascii="Linux Libertine" w:hAnsi="Linux Libertine" w:cs="Linux Libertine"/>
            <w:color w:val="000000"/>
          </w:rPr>
          <w:t xml:space="preserve">all genders </w:t>
        </w:r>
      </w:ins>
      <w:r w:rsidR="0041155A" w:rsidRPr="006B5182">
        <w:rPr>
          <w:rFonts w:ascii="Linux Libertine" w:hAnsi="Linux Libertine" w:cs="Linux Libertine"/>
          <w:color w:val="000000"/>
        </w:rPr>
        <w:t xml:space="preserve">visible. In the next section, I explore how </w:t>
      </w:r>
      <w:ins w:id="250" w:author="fcalado" w:date="2026-03-14T15:46:00Z" w16du:dateUtc="2026-03-14T19:46:00Z">
        <w:r w:rsidR="002C77C0" w:rsidRPr="006B5182">
          <w:rPr>
            <w:rFonts w:ascii="Linux Libertine" w:hAnsi="Linux Libertine" w:cs="Linux Libertine"/>
            <w:color w:val="000000"/>
          </w:rPr>
          <w:t xml:space="preserve">three </w:t>
        </w:r>
      </w:ins>
      <w:r w:rsidR="0041155A" w:rsidRPr="006B5182">
        <w:rPr>
          <w:rFonts w:ascii="Linux Libertine" w:hAnsi="Linux Libertine" w:cs="Linux Libertine"/>
          <w:color w:val="000000"/>
        </w:rPr>
        <w:t>different gender bias frameworks might draw from the conception of gender as a visible and explicitly marked quality of identity.</w:t>
      </w:r>
      <w:bookmarkStart w:id="251" w:name="bookmark=id.6ad2j31op85m" w:colFirst="0" w:colLast="0"/>
      <w:bookmarkStart w:id="252" w:name="bookmark=id.amtf91v6sja" w:colFirst="0" w:colLast="0"/>
      <w:bookmarkEnd w:id="251"/>
      <w:bookmarkEnd w:id="252"/>
    </w:p>
    <w:p w14:paraId="423EF63B" w14:textId="60715968" w:rsidR="0041155A" w:rsidRPr="006B5182" w:rsidRDefault="003509F5" w:rsidP="008579B0">
      <w:pPr>
        <w:pStyle w:val="Head1"/>
        <w:tabs>
          <w:tab w:val="clear" w:pos="360"/>
        </w:tabs>
        <w:ind w:left="432" w:hanging="432"/>
        <w:rPr>
          <w:rFonts w:ascii="Linux Libertine" w:hAnsi="Linux Libertine" w:cs="Linux Libertine"/>
        </w:rPr>
      </w:pPr>
      <w:r w:rsidRPr="006B5182">
        <w:rPr>
          <w:rFonts w:ascii="Linux Libertine" w:hAnsi="Linux Libertine" w:cs="Linux Libertine"/>
        </w:rPr>
        <w:t xml:space="preserve">methods for </w:t>
      </w:r>
      <w:r w:rsidR="0041155A" w:rsidRPr="006B5182">
        <w:rPr>
          <w:rFonts w:ascii="Linux Libertine" w:hAnsi="Linux Libertine" w:cs="Linux Libertine"/>
        </w:rPr>
        <w:t xml:space="preserve">detecting and mitigating </w:t>
      </w:r>
      <w:r w:rsidR="00D4067A" w:rsidRPr="006B5182">
        <w:rPr>
          <w:rFonts w:ascii="Linux Libertine" w:hAnsi="Linux Libertine" w:cs="Linux Libertine"/>
        </w:rPr>
        <w:t>Trans</w:t>
      </w:r>
      <w:r w:rsidR="0041155A" w:rsidRPr="006B5182">
        <w:rPr>
          <w:rFonts w:ascii="Linux Libertine" w:hAnsi="Linux Libertine" w:cs="Linux Libertine"/>
        </w:rPr>
        <w:t xml:space="preserve"> bias</w:t>
      </w:r>
    </w:p>
    <w:p w14:paraId="3FAFE87A" w14:textId="260456AB" w:rsidR="00656112" w:rsidRPr="006B5182" w:rsidRDefault="003509F5" w:rsidP="008579B0">
      <w:pPr>
        <w:pStyle w:val="PostHeadPara"/>
        <w:rPr>
          <w:ins w:id="253" w:author="fcalado" w:date="2026-03-14T15:02:00Z" w16du:dateUtc="2026-03-14T19:02:00Z"/>
          <w:rFonts w:ascii="Linux Libertine" w:hAnsi="Linux Libertine" w:cs="Linux Libertine"/>
          <w:color w:val="000000"/>
        </w:rPr>
      </w:pPr>
      <w:r w:rsidRPr="006B5182">
        <w:rPr>
          <w:rFonts w:ascii="Linux Libertine" w:hAnsi="Linux Libertine" w:cs="Linux Libertine"/>
        </w:rPr>
        <w:t>The paper n</w:t>
      </w:r>
      <w:r w:rsidRPr="006B5182">
        <w:rPr>
          <w:rFonts w:ascii="Linux Libertine" w:hAnsi="Linux Libertine" w:cs="Linux Libertine"/>
          <w:color w:val="000000"/>
        </w:rPr>
        <w:t xml:space="preserve">ow turns to the close reading of </w:t>
      </w:r>
      <w:ins w:id="254" w:author="fcalado" w:date="2026-03-14T14:53:00Z" w16du:dateUtc="2026-03-14T18:53:00Z">
        <w:r w:rsidR="008D300C" w:rsidRPr="006B5182">
          <w:rPr>
            <w:rFonts w:ascii="Linux Libertine" w:hAnsi="Linux Libertine" w:cs="Linux Libertine"/>
            <w:color w:val="000000"/>
          </w:rPr>
          <w:t xml:space="preserve">three </w:t>
        </w:r>
      </w:ins>
      <w:r w:rsidRPr="006B5182">
        <w:rPr>
          <w:rFonts w:ascii="Linux Libertine" w:hAnsi="Linux Libertine" w:cs="Linux Libertine"/>
          <w:color w:val="000000"/>
        </w:rPr>
        <w:t>bias detection and mitigation frameworks</w:t>
      </w:r>
      <w:r w:rsidR="00AD6FDF">
        <w:rPr>
          <w:rFonts w:ascii="Linux Libertine" w:hAnsi="Linux Libertine" w:cs="Linux Libertine"/>
          <w:color w:val="000000"/>
        </w:rPr>
        <w:t xml:space="preserve">, which </w:t>
      </w:r>
      <w:ins w:id="255" w:author="fcalado" w:date="2026-03-14T14:54:00Z" w16du:dateUtc="2026-03-14T18:54:00Z">
        <w:r w:rsidR="008D300C" w:rsidRPr="006B5182">
          <w:rPr>
            <w:rFonts w:ascii="Linux Libertine" w:hAnsi="Linux Libertine" w:cs="Linux Libertine"/>
            <w:color w:val="000000"/>
          </w:rPr>
          <w:t>were chosen</w:t>
        </w:r>
      </w:ins>
      <w:ins w:id="256" w:author="fcalado" w:date="2026-03-14T14:56:00Z" w16du:dateUtc="2026-03-14T18:56:00Z">
        <w:r w:rsidR="008D300C" w:rsidRPr="006B5182">
          <w:rPr>
            <w:rFonts w:ascii="Linux Libertine" w:hAnsi="Linux Libertine" w:cs="Linux Libertine"/>
            <w:color w:val="000000"/>
          </w:rPr>
          <w:t xml:space="preserve"> </w:t>
        </w:r>
      </w:ins>
      <w:ins w:id="257" w:author="fcalado" w:date="2026-03-14T15:47:00Z" w16du:dateUtc="2026-03-14T19:47:00Z">
        <w:r w:rsidR="0088018D" w:rsidRPr="006B5182">
          <w:rPr>
            <w:rFonts w:ascii="Linux Libertine" w:hAnsi="Linux Libertine" w:cs="Linux Libertine"/>
            <w:color w:val="000000"/>
          </w:rPr>
          <w:t>accordin</w:t>
        </w:r>
      </w:ins>
      <w:ins w:id="258" w:author="fcalado" w:date="2026-03-14T15:48:00Z" w16du:dateUtc="2026-03-14T19:48:00Z">
        <w:r w:rsidR="0088018D" w:rsidRPr="006B5182">
          <w:rPr>
            <w:rFonts w:ascii="Linux Libertine" w:hAnsi="Linux Libertine" w:cs="Linux Libertine"/>
            <w:color w:val="000000"/>
          </w:rPr>
          <w:t xml:space="preserve">g to </w:t>
        </w:r>
      </w:ins>
      <w:ins w:id="259" w:author="fcalado" w:date="2026-03-14T15:04:00Z" w16du:dateUtc="2026-03-14T19:04:00Z">
        <w:r w:rsidR="00656112" w:rsidRPr="006B5182">
          <w:rPr>
            <w:rFonts w:ascii="Linux Libertine" w:hAnsi="Linux Libertine" w:cs="Linux Libertine"/>
            <w:color w:val="000000"/>
          </w:rPr>
          <w:t>one</w:t>
        </w:r>
      </w:ins>
      <w:ins w:id="260" w:author="fcalado" w:date="2026-03-14T14:56:00Z" w16du:dateUtc="2026-03-14T18:56:00Z">
        <w:r w:rsidR="008D300C" w:rsidRPr="006B5182">
          <w:rPr>
            <w:rFonts w:ascii="Linux Libertine" w:hAnsi="Linux Libertine" w:cs="Linux Libertine"/>
            <w:color w:val="000000"/>
          </w:rPr>
          <w:t xml:space="preserve"> </w:t>
        </w:r>
      </w:ins>
      <w:ins w:id="261" w:author="fcalado" w:date="2026-03-14T15:20:00Z" w16du:dateUtc="2026-03-14T19:20:00Z">
        <w:r w:rsidR="001C53B3" w:rsidRPr="006B5182">
          <w:rPr>
            <w:rFonts w:ascii="Linux Libertine" w:hAnsi="Linux Libertine" w:cs="Linux Libertine"/>
            <w:color w:val="000000"/>
          </w:rPr>
          <w:t>central</w:t>
        </w:r>
      </w:ins>
      <w:ins w:id="262" w:author="fcalado" w:date="2026-03-14T15:00:00Z" w16du:dateUtc="2026-03-14T19:00:00Z">
        <w:r w:rsidR="00656112" w:rsidRPr="006B5182">
          <w:rPr>
            <w:rFonts w:ascii="Linux Libertine" w:hAnsi="Linux Libertine" w:cs="Linux Libertine"/>
            <w:color w:val="000000"/>
          </w:rPr>
          <w:t xml:space="preserve"> </w:t>
        </w:r>
      </w:ins>
      <w:ins w:id="263" w:author="fcalado" w:date="2026-03-14T14:56:00Z" w16du:dateUtc="2026-03-14T18:56:00Z">
        <w:r w:rsidR="008D300C" w:rsidRPr="006B5182">
          <w:rPr>
            <w:rFonts w:ascii="Linux Libertine" w:hAnsi="Linux Libertine" w:cs="Linux Libertine"/>
            <w:color w:val="000000"/>
          </w:rPr>
          <w:t>criteria:</w:t>
        </w:r>
      </w:ins>
      <w:ins w:id="264" w:author="fcalado" w:date="2026-03-14T14:54:00Z" w16du:dateUtc="2026-03-14T18:54:00Z">
        <w:r w:rsidR="008D300C" w:rsidRPr="006B5182">
          <w:rPr>
            <w:rFonts w:ascii="Linux Libertine" w:hAnsi="Linux Libertine" w:cs="Linux Libertine"/>
            <w:color w:val="000000"/>
          </w:rPr>
          <w:t xml:space="preserve"> the </w:t>
        </w:r>
      </w:ins>
      <w:ins w:id="265" w:author="fcalado" w:date="2026-03-17T09:42:00Z" w16du:dateUtc="2026-03-17T13:42:00Z">
        <w:r w:rsidR="00DD393E" w:rsidRPr="006B5182">
          <w:rPr>
            <w:rFonts w:ascii="Linux Libertine" w:hAnsi="Linux Libertine" w:cs="Linux Libertine"/>
            <w:color w:val="000000"/>
          </w:rPr>
          <w:t>incorporation</w:t>
        </w:r>
      </w:ins>
      <w:ins w:id="266" w:author="fcalado" w:date="2026-03-14T14:55:00Z" w16du:dateUtc="2026-03-14T18:55:00Z">
        <w:r w:rsidR="008D300C" w:rsidRPr="006B5182">
          <w:rPr>
            <w:rFonts w:ascii="Linux Libertine" w:hAnsi="Linux Libertine" w:cs="Linux Libertine"/>
            <w:color w:val="000000"/>
          </w:rPr>
          <w:t xml:space="preserve"> of </w:t>
        </w:r>
      </w:ins>
      <w:ins w:id="267" w:author="fcalado" w:date="2026-03-17T09:42:00Z" w16du:dateUtc="2026-03-17T13:42:00Z">
        <w:r w:rsidR="00DD393E" w:rsidRPr="006B5182">
          <w:rPr>
            <w:rFonts w:ascii="Linux Libertine" w:hAnsi="Linux Libertine" w:cs="Linux Libertine"/>
            <w:color w:val="000000"/>
          </w:rPr>
          <w:t>trans community input in the data collection, annotation, or evaluation stage</w:t>
        </w:r>
      </w:ins>
      <w:ins w:id="268" w:author="fcalado" w:date="2026-03-14T14:56:00Z" w16du:dateUtc="2026-03-14T18:56:00Z">
        <w:r w:rsidR="008D300C" w:rsidRPr="006B5182">
          <w:rPr>
            <w:rFonts w:ascii="Linux Libertine" w:hAnsi="Linux Libertine" w:cs="Linux Libertine"/>
            <w:color w:val="000000"/>
          </w:rPr>
          <w:t>.</w:t>
        </w:r>
      </w:ins>
      <w:ins w:id="269" w:author="fcalado" w:date="2026-03-14T15:00:00Z" w16du:dateUtc="2026-03-14T19:00:00Z">
        <w:r w:rsidR="00656112" w:rsidRPr="006B5182">
          <w:rPr>
            <w:rFonts w:ascii="Linux Libertine" w:hAnsi="Linux Libertine" w:cs="Linux Libertine"/>
            <w:color w:val="000000"/>
          </w:rPr>
          <w:t xml:space="preserve"> </w:t>
        </w:r>
      </w:ins>
      <w:r w:rsidR="00AD6FDF">
        <w:rPr>
          <w:rFonts w:ascii="Linux Libertine" w:hAnsi="Linux Libertine" w:cs="Linux Libertine"/>
          <w:color w:val="000000"/>
        </w:rPr>
        <w:t>The</w:t>
      </w:r>
      <w:ins w:id="270" w:author="fcalado" w:date="2026-03-17T09:44:00Z" w16du:dateUtc="2026-03-17T13:44:00Z">
        <w:r w:rsidR="00DD393E" w:rsidRPr="006B5182">
          <w:rPr>
            <w:rFonts w:ascii="Linux Libertine" w:hAnsi="Linux Libertine" w:cs="Linux Libertine"/>
            <w:color w:val="000000"/>
          </w:rPr>
          <w:t xml:space="preserve"> </w:t>
        </w:r>
      </w:ins>
      <w:ins w:id="271" w:author="fcalado" w:date="2026-03-14T15:05:00Z" w16du:dateUtc="2026-03-14T19:05:00Z">
        <w:r w:rsidR="00656112" w:rsidRPr="006B5182">
          <w:rPr>
            <w:rFonts w:ascii="Linux Libertine" w:hAnsi="Linux Libertine" w:cs="Linux Libertine"/>
            <w:color w:val="000000"/>
          </w:rPr>
          <w:t xml:space="preserve">close reading analysis </w:t>
        </w:r>
      </w:ins>
      <w:ins w:id="272" w:author="fcalado" w:date="2026-03-15T13:16:00Z" w16du:dateUtc="2026-03-15T17:16:00Z">
        <w:r w:rsidR="00C53EB9" w:rsidRPr="006B5182">
          <w:rPr>
            <w:rFonts w:ascii="Linux Libertine" w:hAnsi="Linux Libertine" w:cs="Linux Libertine"/>
            <w:color w:val="000000"/>
          </w:rPr>
          <w:t>emphasizes</w:t>
        </w:r>
      </w:ins>
      <w:ins w:id="273" w:author="fcalado" w:date="2026-03-17T09:43:00Z" w16du:dateUtc="2026-03-17T13:43:00Z">
        <w:r w:rsidR="00DD393E" w:rsidRPr="006B5182">
          <w:rPr>
            <w:rFonts w:ascii="Linux Libertine" w:hAnsi="Linux Libertine" w:cs="Linux Libertine"/>
            <w:color w:val="000000"/>
          </w:rPr>
          <w:t xml:space="preserve"> not only gender</w:t>
        </w:r>
      </w:ins>
      <w:ins w:id="274" w:author="fcalado" w:date="2026-03-17T09:44:00Z" w16du:dateUtc="2026-03-17T13:44:00Z">
        <w:r w:rsidR="00DD393E" w:rsidRPr="006B5182">
          <w:rPr>
            <w:rFonts w:ascii="Linux Libertine" w:hAnsi="Linux Libertine" w:cs="Linux Libertine"/>
            <w:color w:val="000000"/>
          </w:rPr>
          <w:t xml:space="preserve"> identities and expressions but also</w:t>
        </w:r>
      </w:ins>
      <w:ins w:id="275" w:author="fcalado" w:date="2026-03-17T09:43:00Z" w16du:dateUtc="2026-03-17T13:43:00Z">
        <w:r w:rsidR="00DD393E" w:rsidRPr="006B5182">
          <w:rPr>
            <w:rFonts w:ascii="Linux Libertine" w:hAnsi="Linux Libertine" w:cs="Linux Libertine"/>
            <w:color w:val="000000"/>
          </w:rPr>
          <w:t xml:space="preserve"> to language</w:t>
        </w:r>
      </w:ins>
      <w:ins w:id="276" w:author="fcalado" w:date="2026-03-17T09:44:00Z" w16du:dateUtc="2026-03-17T13:44:00Z">
        <w:r w:rsidR="00DD393E" w:rsidRPr="006B5182">
          <w:rPr>
            <w:rFonts w:ascii="Linux Libertine" w:hAnsi="Linux Libertine" w:cs="Linux Libertine"/>
            <w:color w:val="000000"/>
          </w:rPr>
          <w:t xml:space="preserve"> forms</w:t>
        </w:r>
      </w:ins>
      <w:ins w:id="277" w:author="fcalado" w:date="2026-03-17T09:45:00Z" w16du:dateUtc="2026-03-17T13:45:00Z">
        <w:r w:rsidR="00C4380B" w:rsidRPr="006B5182">
          <w:rPr>
            <w:rFonts w:ascii="Linux Libertine" w:hAnsi="Linux Libertine" w:cs="Linux Libertine"/>
            <w:color w:val="000000"/>
          </w:rPr>
          <w:t>, such as tone</w:t>
        </w:r>
      </w:ins>
      <w:ins w:id="278" w:author="fcalado" w:date="2026-03-17T09:46:00Z" w16du:dateUtc="2026-03-17T13:46:00Z">
        <w:r w:rsidR="00C4380B" w:rsidRPr="006B5182">
          <w:rPr>
            <w:rFonts w:ascii="Linux Libertine" w:hAnsi="Linux Libertine" w:cs="Linux Libertine"/>
            <w:color w:val="000000"/>
          </w:rPr>
          <w:t xml:space="preserve"> </w:t>
        </w:r>
      </w:ins>
      <w:ins w:id="279" w:author="fcalado" w:date="2026-03-17T09:45:00Z" w16du:dateUtc="2026-03-17T13:45:00Z">
        <w:r w:rsidR="00C4380B" w:rsidRPr="006B5182">
          <w:rPr>
            <w:rFonts w:ascii="Linux Libertine" w:hAnsi="Linux Libertine" w:cs="Linux Libertine"/>
            <w:color w:val="000000"/>
          </w:rPr>
          <w:t>and rhetorical context</w:t>
        </w:r>
      </w:ins>
      <w:ins w:id="280" w:author="fcalado" w:date="2026-03-17T09:43:00Z" w16du:dateUtc="2026-03-17T13:43:00Z">
        <w:r w:rsidR="00DD393E" w:rsidRPr="006B5182">
          <w:rPr>
            <w:rFonts w:ascii="Linux Libertine" w:hAnsi="Linux Libertine" w:cs="Linux Libertine"/>
            <w:color w:val="000000"/>
          </w:rPr>
          <w:t>. As the paper explains in the conclusion, an analysis of gender</w:t>
        </w:r>
      </w:ins>
      <w:ins w:id="281" w:author="fcalado" w:date="2026-03-17T09:46:00Z" w16du:dateUtc="2026-03-17T13:46:00Z">
        <w:r w:rsidR="00C4380B" w:rsidRPr="006B5182">
          <w:rPr>
            <w:rFonts w:ascii="Linux Libertine" w:hAnsi="Linux Libertine" w:cs="Linux Libertine"/>
            <w:color w:val="000000"/>
          </w:rPr>
          <w:t xml:space="preserve"> </w:t>
        </w:r>
      </w:ins>
      <w:ins w:id="282" w:author="fcalado" w:date="2026-03-17T09:43:00Z" w16du:dateUtc="2026-03-17T13:43:00Z">
        <w:r w:rsidR="00DD393E" w:rsidRPr="006B5182">
          <w:rPr>
            <w:rFonts w:ascii="Linux Libertine" w:hAnsi="Linux Libertine" w:cs="Linux Libertine"/>
            <w:color w:val="000000"/>
          </w:rPr>
          <w:t>in</w:t>
        </w:r>
        <w:r w:rsidR="00DD393E" w:rsidRPr="006B5182">
          <w:rPr>
            <w:rFonts w:ascii="Linux Libertine" w:hAnsi="Linux Libertine" w:cs="Linux Libertine"/>
            <w:i/>
            <w:iCs/>
            <w:color w:val="000000"/>
          </w:rPr>
          <w:t xml:space="preserve"> </w:t>
        </w:r>
        <w:r w:rsidR="00DD393E" w:rsidRPr="006B5182">
          <w:rPr>
            <w:rFonts w:ascii="Linux Libertine" w:hAnsi="Linux Libertine" w:cs="Linux Libertine"/>
            <w:color w:val="000000"/>
          </w:rPr>
          <w:t xml:space="preserve">language </w:t>
        </w:r>
      </w:ins>
      <w:ins w:id="283" w:author="fcalado" w:date="2026-03-17T09:44:00Z" w16du:dateUtc="2026-03-17T13:44:00Z">
        <w:r w:rsidR="00DD393E" w:rsidRPr="006B5182">
          <w:rPr>
            <w:rFonts w:ascii="Linux Libertine" w:hAnsi="Linux Libertine" w:cs="Linux Libertine"/>
            <w:color w:val="000000"/>
          </w:rPr>
          <w:t>needs</w:t>
        </w:r>
      </w:ins>
      <w:ins w:id="284" w:author="fcalado" w:date="2026-03-17T09:43:00Z" w16du:dateUtc="2026-03-17T13:43:00Z">
        <w:r w:rsidR="00DD393E" w:rsidRPr="006B5182">
          <w:rPr>
            <w:rFonts w:ascii="Linux Libertine" w:hAnsi="Linux Libertine" w:cs="Linux Libertine"/>
            <w:color w:val="000000"/>
          </w:rPr>
          <w:t xml:space="preserve"> </w:t>
        </w:r>
      </w:ins>
      <w:ins w:id="285" w:author="fcalado" w:date="2026-03-17T09:45:00Z" w16du:dateUtc="2026-03-17T13:45:00Z">
        <w:r w:rsidR="00DD393E" w:rsidRPr="006B5182">
          <w:rPr>
            <w:rFonts w:ascii="Linux Libertine" w:hAnsi="Linux Libertine" w:cs="Linux Libertine"/>
            <w:color w:val="000000"/>
          </w:rPr>
          <w:t xml:space="preserve">to also consider language </w:t>
        </w:r>
      </w:ins>
      <w:ins w:id="286" w:author="fcalado" w:date="2026-03-17T09:46:00Z" w16du:dateUtc="2026-03-17T13:46:00Z">
        <w:r w:rsidR="00C4380B" w:rsidRPr="006B5182">
          <w:rPr>
            <w:rFonts w:ascii="Linux Libertine" w:hAnsi="Linux Libertine" w:cs="Linux Libertine"/>
            <w:color w:val="000000"/>
          </w:rPr>
          <w:t xml:space="preserve">itself </w:t>
        </w:r>
      </w:ins>
      <w:ins w:id="287" w:author="fcalado" w:date="2026-03-17T09:45:00Z" w16du:dateUtc="2026-03-17T13:45:00Z">
        <w:r w:rsidR="00DD393E" w:rsidRPr="006B5182">
          <w:rPr>
            <w:rFonts w:ascii="Linux Libertine" w:hAnsi="Linux Libertine" w:cs="Linux Libertine"/>
            <w:color w:val="000000"/>
          </w:rPr>
          <w:t>as an expressive form</w:t>
        </w:r>
      </w:ins>
      <w:ins w:id="288" w:author="fcalado" w:date="2026-03-17T09:43:00Z" w16du:dateUtc="2026-03-17T13:43:00Z">
        <w:r w:rsidR="00DD393E" w:rsidRPr="006B5182">
          <w:rPr>
            <w:rFonts w:ascii="Linux Libertine" w:hAnsi="Linux Libertine" w:cs="Linux Libertine"/>
            <w:color w:val="000000"/>
          </w:rPr>
          <w:t xml:space="preserve">. </w:t>
        </w:r>
      </w:ins>
      <w:ins w:id="289" w:author="fcalado" w:date="2026-03-14T15:08:00Z" w16du:dateUtc="2026-03-14T19:08:00Z">
        <w:r w:rsidR="00656112" w:rsidRPr="006B5182">
          <w:rPr>
            <w:rFonts w:ascii="Linux Libertine" w:hAnsi="Linux Libertine" w:cs="Linux Libertine"/>
            <w:color w:val="000000"/>
          </w:rPr>
          <w:t>This</w:t>
        </w:r>
      </w:ins>
      <w:ins w:id="290" w:author="fcalado" w:date="2026-03-15T13:16:00Z" w16du:dateUtc="2026-03-15T17:16:00Z">
        <w:r w:rsidR="00C53EB9" w:rsidRPr="006B5182">
          <w:rPr>
            <w:rFonts w:ascii="Linux Libertine" w:hAnsi="Linux Libertine" w:cs="Linux Libertine"/>
            <w:color w:val="000000"/>
          </w:rPr>
          <w:t xml:space="preserve"> analysis</w:t>
        </w:r>
      </w:ins>
      <w:ins w:id="291" w:author="fcalado" w:date="2026-03-14T15:08:00Z" w16du:dateUtc="2026-03-14T19:08:00Z">
        <w:r w:rsidR="00656112" w:rsidRPr="006B5182">
          <w:rPr>
            <w:rFonts w:ascii="Linux Libertine" w:hAnsi="Linux Libertine" w:cs="Linux Libertine"/>
            <w:color w:val="000000"/>
          </w:rPr>
          <w:t xml:space="preserve"> is</w:t>
        </w:r>
      </w:ins>
      <w:ins w:id="292" w:author="fcalado" w:date="2026-03-17T09:44:00Z" w16du:dateUtc="2026-03-17T13:44:00Z">
        <w:r w:rsidR="00DD393E" w:rsidRPr="006B5182">
          <w:rPr>
            <w:rFonts w:ascii="Linux Libertine" w:hAnsi="Linux Libertine" w:cs="Linux Libertine"/>
            <w:color w:val="000000"/>
          </w:rPr>
          <w:t xml:space="preserve"> therefore</w:t>
        </w:r>
      </w:ins>
      <w:ins w:id="293" w:author="fcalado" w:date="2026-03-14T15:08:00Z" w16du:dateUtc="2026-03-14T19:08:00Z">
        <w:r w:rsidR="00656112" w:rsidRPr="006B5182">
          <w:rPr>
            <w:rFonts w:ascii="Linux Libertine" w:hAnsi="Linux Libertine" w:cs="Linux Libertine"/>
            <w:color w:val="000000"/>
          </w:rPr>
          <w:t xml:space="preserve"> guided by </w:t>
        </w:r>
      </w:ins>
      <w:ins w:id="294" w:author="fcalado" w:date="2026-03-17T09:47:00Z" w16du:dateUtc="2026-03-17T13:47:00Z">
        <w:r w:rsidR="00C4380B" w:rsidRPr="006B5182">
          <w:rPr>
            <w:rFonts w:ascii="Linux Libertine" w:hAnsi="Linux Libertine" w:cs="Linux Libertine"/>
            <w:color w:val="000000"/>
          </w:rPr>
          <w:t>attention to the following</w:t>
        </w:r>
      </w:ins>
      <w:ins w:id="295" w:author="fcalado" w:date="2026-03-14T15:08:00Z" w16du:dateUtc="2026-03-14T19:08:00Z">
        <w:r w:rsidR="00656112" w:rsidRPr="006B5182">
          <w:rPr>
            <w:rFonts w:ascii="Linux Libertine" w:hAnsi="Linux Libertine" w:cs="Linux Libertine"/>
            <w:color w:val="000000"/>
          </w:rPr>
          <w:t xml:space="preserve">: (1) </w:t>
        </w:r>
      </w:ins>
      <w:ins w:id="296" w:author="fcalado" w:date="2026-03-17T09:46:00Z" w16du:dateUtc="2026-03-17T13:46:00Z">
        <w:r w:rsidR="00C4380B" w:rsidRPr="006B5182">
          <w:rPr>
            <w:rFonts w:ascii="Linux Libertine" w:hAnsi="Linux Libertine" w:cs="Linux Libertine"/>
            <w:color w:val="000000"/>
          </w:rPr>
          <w:t xml:space="preserve">gender as </w:t>
        </w:r>
      </w:ins>
      <w:ins w:id="297" w:author="fcalado" w:date="2026-03-14T15:08:00Z" w16du:dateUtc="2026-03-14T19:08:00Z">
        <w:r w:rsidR="00656112" w:rsidRPr="006B5182">
          <w:rPr>
            <w:rFonts w:ascii="Linux Libertine" w:hAnsi="Linux Libertine" w:cs="Linux Libertine"/>
            <w:color w:val="000000"/>
          </w:rPr>
          <w:t>presentational</w:t>
        </w:r>
      </w:ins>
      <w:ins w:id="298" w:author="fcalado" w:date="2026-03-17T09:48:00Z" w16du:dateUtc="2026-03-17T13:48:00Z">
        <w:r w:rsidR="00C4380B" w:rsidRPr="006B5182">
          <w:rPr>
            <w:rFonts w:ascii="Linux Libertine" w:hAnsi="Linux Libertine" w:cs="Linux Libertine"/>
            <w:color w:val="000000"/>
          </w:rPr>
          <w:t>, expressive, and/</w:t>
        </w:r>
      </w:ins>
      <w:ins w:id="299" w:author="fcalado" w:date="2026-03-14T15:08:00Z" w16du:dateUtc="2026-03-14T19:08:00Z">
        <w:r w:rsidR="00656112" w:rsidRPr="006B5182">
          <w:rPr>
            <w:rFonts w:ascii="Linux Libertine" w:hAnsi="Linux Libertine" w:cs="Linux Libertine"/>
            <w:color w:val="000000"/>
          </w:rPr>
          <w:t>or behavioral</w:t>
        </w:r>
      </w:ins>
      <w:ins w:id="300" w:author="fcalado" w:date="2026-03-17T09:43:00Z" w16du:dateUtc="2026-03-17T13:43:00Z">
        <w:r w:rsidR="00DD393E" w:rsidRPr="006B5182">
          <w:rPr>
            <w:rFonts w:ascii="Linux Libertine" w:hAnsi="Linux Libertine" w:cs="Linux Libertine"/>
            <w:color w:val="000000"/>
          </w:rPr>
          <w:t xml:space="preserve">; </w:t>
        </w:r>
      </w:ins>
      <w:ins w:id="301" w:author="fcalado" w:date="2026-03-14T15:09:00Z" w16du:dateUtc="2026-03-14T19:09:00Z">
        <w:r w:rsidR="00656112" w:rsidRPr="006B5182">
          <w:rPr>
            <w:rFonts w:ascii="Linux Libertine" w:hAnsi="Linux Libertine" w:cs="Linux Libertine"/>
            <w:color w:val="000000"/>
          </w:rPr>
          <w:t xml:space="preserve">(2) </w:t>
        </w:r>
      </w:ins>
      <w:ins w:id="302" w:author="fcalado" w:date="2026-03-17T09:47:00Z" w16du:dateUtc="2026-03-17T13:47:00Z">
        <w:r w:rsidR="00C4380B" w:rsidRPr="006B5182">
          <w:rPr>
            <w:rFonts w:ascii="Linux Libertine" w:hAnsi="Linux Libertine" w:cs="Linux Libertine"/>
            <w:color w:val="000000"/>
          </w:rPr>
          <w:t>elements of</w:t>
        </w:r>
      </w:ins>
      <w:ins w:id="303" w:author="fcalado" w:date="2026-03-17T09:46:00Z" w16du:dateUtc="2026-03-17T13:46:00Z">
        <w:r w:rsidR="00C4380B" w:rsidRPr="006B5182">
          <w:rPr>
            <w:rFonts w:ascii="Linux Libertine" w:hAnsi="Linux Libertine" w:cs="Linux Libertine"/>
            <w:color w:val="000000"/>
          </w:rPr>
          <w:t xml:space="preserve"> </w:t>
        </w:r>
      </w:ins>
      <w:ins w:id="304" w:author="fcalado" w:date="2026-03-14T15:11:00Z" w16du:dateUtc="2026-03-14T19:11:00Z">
        <w:r w:rsidR="00C26476" w:rsidRPr="006B5182">
          <w:rPr>
            <w:rFonts w:ascii="Linux Libertine" w:hAnsi="Linux Libertine" w:cs="Linux Libertine"/>
            <w:color w:val="000000"/>
          </w:rPr>
          <w:t>language</w:t>
        </w:r>
      </w:ins>
      <w:ins w:id="305" w:author="fcalado" w:date="2026-03-17T09:47:00Z" w16du:dateUtc="2026-03-17T13:47:00Z">
        <w:r w:rsidR="00C4380B" w:rsidRPr="006B5182">
          <w:rPr>
            <w:rFonts w:ascii="Linux Libertine" w:hAnsi="Linux Libertine" w:cs="Linux Libertine"/>
            <w:color w:val="000000"/>
          </w:rPr>
          <w:t xml:space="preserve"> like </w:t>
        </w:r>
      </w:ins>
      <w:ins w:id="306" w:author="fcalado" w:date="2026-03-14T15:09:00Z" w16du:dateUtc="2026-03-14T19:09:00Z">
        <w:r w:rsidR="00656112" w:rsidRPr="006B5182">
          <w:rPr>
            <w:rFonts w:ascii="Linux Libertine" w:hAnsi="Linux Libertine" w:cs="Linux Libertine"/>
            <w:color w:val="000000"/>
          </w:rPr>
          <w:t xml:space="preserve">tone and </w:t>
        </w:r>
      </w:ins>
      <w:ins w:id="307" w:author="fcalado" w:date="2026-03-17T09:46:00Z" w16du:dateUtc="2026-03-17T13:46:00Z">
        <w:r w:rsidR="00C4380B" w:rsidRPr="006B5182">
          <w:rPr>
            <w:rFonts w:ascii="Linux Libertine" w:hAnsi="Linux Libertine" w:cs="Linux Libertine"/>
            <w:color w:val="000000"/>
          </w:rPr>
          <w:t>rhetorical context</w:t>
        </w:r>
      </w:ins>
      <w:ins w:id="308" w:author="fcalado" w:date="2026-03-17T11:56:00Z" w16du:dateUtc="2026-03-17T15:56:00Z">
        <w:r w:rsidR="0013306E">
          <w:rPr>
            <w:rFonts w:ascii="Linux Libertine" w:hAnsi="Linux Libertine" w:cs="Linux Libertine"/>
            <w:color w:val="000000"/>
          </w:rPr>
          <w:t xml:space="preserve"> and their relation to</w:t>
        </w:r>
      </w:ins>
      <w:ins w:id="309" w:author="fcalado" w:date="2026-03-17T09:47:00Z" w16du:dateUtc="2026-03-17T13:47:00Z">
        <w:r w:rsidR="00C4380B" w:rsidRPr="006B5182">
          <w:rPr>
            <w:rFonts w:ascii="Linux Libertine" w:hAnsi="Linux Libertine" w:cs="Linux Libertine"/>
            <w:color w:val="000000"/>
          </w:rPr>
          <w:t xml:space="preserve"> </w:t>
        </w:r>
      </w:ins>
      <w:ins w:id="310" w:author="fcalado" w:date="2026-03-17T09:48:00Z" w16du:dateUtc="2026-03-17T13:48:00Z">
        <w:r w:rsidR="00C4380B" w:rsidRPr="006B5182">
          <w:rPr>
            <w:rFonts w:ascii="Linux Libertine" w:hAnsi="Linux Libertine" w:cs="Linux Libertine"/>
            <w:color w:val="000000"/>
          </w:rPr>
          <w:t>gender</w:t>
        </w:r>
      </w:ins>
      <w:ins w:id="311" w:author="fcalado" w:date="2026-03-17T09:47:00Z" w16du:dateUtc="2026-03-17T13:47:00Z">
        <w:r w:rsidR="00C4380B" w:rsidRPr="006B5182">
          <w:rPr>
            <w:rFonts w:ascii="Linux Libertine" w:hAnsi="Linux Libertine" w:cs="Linux Libertine"/>
            <w:color w:val="000000"/>
          </w:rPr>
          <w:t>.</w:t>
        </w:r>
      </w:ins>
      <w:ins w:id="312" w:author="fcalado" w:date="2026-03-14T15:11:00Z" w16du:dateUtc="2026-03-14T19:11:00Z">
        <w:r w:rsidR="00C26476" w:rsidRPr="006B5182">
          <w:rPr>
            <w:rFonts w:ascii="Linux Libertine" w:hAnsi="Linux Libertine" w:cs="Linux Libertine"/>
            <w:color w:val="000000"/>
          </w:rPr>
          <w:t xml:space="preserve"> </w:t>
        </w:r>
      </w:ins>
    </w:p>
    <w:p w14:paraId="34A4B295" w14:textId="77777777" w:rsidR="0041155A" w:rsidRPr="006B5182" w:rsidRDefault="003509F5" w:rsidP="008579B0">
      <w:pPr>
        <w:pStyle w:val="Head2"/>
        <w:tabs>
          <w:tab w:val="clear" w:pos="360"/>
        </w:tabs>
        <w:rPr>
          <w:rFonts w:ascii="Linux Libertine" w:hAnsi="Linux Libertine" w:cs="Linux Libertine"/>
        </w:rPr>
      </w:pPr>
      <w:r w:rsidRPr="006B5182">
        <w:rPr>
          <w:rFonts w:ascii="Linux Libertine" w:hAnsi="Linux Libertine" w:cs="Linux Libertine"/>
        </w:rPr>
        <w:t>Framework #1: TIDEs</w:t>
      </w:r>
    </w:p>
    <w:p w14:paraId="671BA508" w14:textId="7E85AF10" w:rsidR="00820116" w:rsidRDefault="003509F5" w:rsidP="00820116">
      <w:pPr>
        <w:pStyle w:val="PostHeadPara"/>
        <w:rPr>
          <w:rFonts w:ascii="Linux Libertine" w:hAnsi="Linux Libertine" w:cs="Linux Libertine"/>
          <w:color w:val="000000"/>
        </w:rPr>
      </w:pPr>
      <w:r w:rsidRPr="006B5182">
        <w:rPr>
          <w:rFonts w:ascii="Linux Libertine" w:hAnsi="Linux Libertine" w:cs="Linux Libertine"/>
          <w:color w:val="000000"/>
        </w:rPr>
        <w:t xml:space="preserve">The first </w:t>
      </w:r>
      <w:r w:rsidR="00CA08F8" w:rsidRPr="006B5182">
        <w:rPr>
          <w:rFonts w:ascii="Linux Libertine" w:hAnsi="Linux Libertine" w:cs="Linux Libertine"/>
          <w:color w:val="000000"/>
        </w:rPr>
        <w:t>b</w:t>
      </w:r>
      <w:r w:rsidRPr="006B5182">
        <w:rPr>
          <w:rFonts w:ascii="Linux Libertine" w:hAnsi="Linux Libertine" w:cs="Linux Libertine"/>
          <w:color w:val="000000"/>
        </w:rPr>
        <w:t xml:space="preserve">ias detection </w:t>
      </w:r>
      <w:r w:rsidR="00553A65" w:rsidRPr="006B5182">
        <w:rPr>
          <w:rFonts w:ascii="Linux Libertine" w:hAnsi="Linux Libertine" w:cs="Linux Libertine"/>
          <w:color w:val="000000"/>
        </w:rPr>
        <w:t>framework</w:t>
      </w:r>
      <w:r w:rsidRPr="006B5182">
        <w:rPr>
          <w:rFonts w:ascii="Linux Libertine" w:hAnsi="Linux Libertine" w:cs="Linux Libertine"/>
          <w:color w:val="000000"/>
        </w:rPr>
        <w:t xml:space="preserve"> is called </w:t>
      </w:r>
      <w:r w:rsidRPr="006B5182">
        <w:rPr>
          <w:rFonts w:ascii="Linux Libertine" w:hAnsi="Linux Libertine" w:cs="Linux Libertine"/>
          <w:b/>
          <w:bCs/>
          <w:color w:val="000000"/>
        </w:rPr>
        <w:t>Transphobia Identification in Digital Environments</w:t>
      </w:r>
      <w:r w:rsidRPr="006B5182">
        <w:rPr>
          <w:rFonts w:ascii="Linux Libertine" w:hAnsi="Linux Libertine" w:cs="Linux Libertine"/>
          <w:color w:val="000000"/>
        </w:rPr>
        <w:t>, or TIDEs</w:t>
      </w:r>
      <w:r w:rsidR="002B2B8E" w:rsidRPr="006B5182">
        <w:rPr>
          <w:rFonts w:ascii="Linux Libertine" w:hAnsi="Linux Libertine" w:cs="Linux Libertine"/>
          <w:color w:val="000000"/>
        </w:rPr>
        <w:t xml:space="preserve">, developed by </w:t>
      </w:r>
      <w:proofErr w:type="spellStart"/>
      <w:r w:rsidR="002B2B8E" w:rsidRPr="006B5182">
        <w:rPr>
          <w:rFonts w:ascii="Linux Libertine" w:hAnsi="Linux Libertine" w:cs="Linux Libertine"/>
          <w:color w:val="000000"/>
        </w:rPr>
        <w:t>Lameiro</w:t>
      </w:r>
      <w:proofErr w:type="spellEnd"/>
      <w:r w:rsidR="002B2B8E" w:rsidRPr="006B5182">
        <w:rPr>
          <w:rFonts w:ascii="Linux Libertine" w:hAnsi="Linux Libertine" w:cs="Linux Libertine"/>
          <w:color w:val="000000"/>
        </w:rPr>
        <w:t xml:space="preserve"> et al.</w:t>
      </w:r>
      <w:r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31</w:t>
      </w:r>
      <w:r w:rsidR="00564F98">
        <w:rPr>
          <w:rFonts w:ascii="Linux Libertine" w:hAnsi="Linux Libertine" w:cs="Linux Libertine"/>
          <w:color w:val="000000"/>
        </w:rPr>
        <w:t>)</w:t>
      </w:r>
      <w:r w:rsidR="00023998"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TIDEs </w:t>
      </w:r>
      <w:proofErr w:type="gramStart"/>
      <w:r w:rsidRPr="006B5182">
        <w:rPr>
          <w:rFonts w:ascii="Linux Libertine" w:hAnsi="Linux Libertine" w:cs="Linux Libertine"/>
          <w:color w:val="000000"/>
        </w:rPr>
        <w:t>comprises</w:t>
      </w:r>
      <w:proofErr w:type="gramEnd"/>
      <w:r w:rsidRPr="006B5182">
        <w:rPr>
          <w:rFonts w:ascii="Linux Libertine" w:hAnsi="Linux Libertine" w:cs="Linux Libertine"/>
          <w:color w:val="000000"/>
        </w:rPr>
        <w:t xml:space="preserve"> a dataset and a language model that detects trans bias in language. Building from the framework of a “trans technology,” a “technology that addresses the unique needs and challenges faced by trans people and communities” </w:t>
      </w:r>
      <w:r w:rsidR="00564F98">
        <w:rPr>
          <w:rFonts w:ascii="Linux Libertine" w:hAnsi="Linux Libertine" w:cs="Linux Libertine"/>
          <w:color w:val="000000"/>
        </w:rPr>
        <w:t>(</w:t>
      </w:r>
      <w:r w:rsidR="0013306E">
        <w:rPr>
          <w:rFonts w:ascii="Linux Libertine" w:hAnsi="Linux Libertine" w:cs="Linux Libertine"/>
          <w:color w:val="000000"/>
        </w:rPr>
        <w:t>24</w:t>
      </w:r>
      <w:r w:rsidR="00564F98">
        <w:rPr>
          <w:rFonts w:ascii="Linux Libertine" w:hAnsi="Linux Libertine" w:cs="Linux Libertine"/>
          <w:color w:val="000000"/>
        </w:rPr>
        <w:t>)</w:t>
      </w:r>
      <w:r w:rsidRPr="006B5182">
        <w:rPr>
          <w:rFonts w:ascii="Linux Libertine" w:hAnsi="Linux Libertine" w:cs="Linux Libertine"/>
          <w:color w:val="000000"/>
        </w:rPr>
        <w:t xml:space="preserve">, this project </w:t>
      </w:r>
      <w:r w:rsidR="00B208BE">
        <w:rPr>
          <w:rFonts w:ascii="Linux Libertine" w:hAnsi="Linux Libertine" w:cs="Linux Libertine"/>
          <w:color w:val="000000"/>
        </w:rPr>
        <w:t>draws from</w:t>
      </w:r>
      <w:r w:rsidRPr="006B5182">
        <w:rPr>
          <w:rFonts w:ascii="Linux Libertine" w:hAnsi="Linux Libertine" w:cs="Linux Libertine"/>
          <w:color w:val="000000"/>
        </w:rPr>
        <w:t xml:space="preserve"> trans expertise </w:t>
      </w:r>
      <w:r w:rsidR="00B208BE">
        <w:rPr>
          <w:rFonts w:ascii="Linux Libertine" w:hAnsi="Linux Libertine" w:cs="Linux Libertine"/>
          <w:color w:val="000000"/>
        </w:rPr>
        <w:t>for</w:t>
      </w:r>
      <w:ins w:id="313" w:author="fcalado" w:date="2026-03-17T10:26:00Z" w16du:dateUtc="2026-03-17T14:26:00Z">
        <w:r w:rsidR="00F13E3F" w:rsidRPr="006B5182">
          <w:rPr>
            <w:rFonts w:ascii="Linux Libertine" w:hAnsi="Linux Libertine" w:cs="Linux Libertine"/>
            <w:color w:val="000000"/>
          </w:rPr>
          <w:t xml:space="preserve"> </w:t>
        </w:r>
      </w:ins>
      <w:r w:rsidR="00621D9C" w:rsidRPr="006B5182">
        <w:rPr>
          <w:rFonts w:ascii="Linux Libertine" w:hAnsi="Linux Libertine" w:cs="Linux Libertine"/>
          <w:color w:val="000000"/>
        </w:rPr>
        <w:t>the data labelling work</w:t>
      </w:r>
      <w:r w:rsidR="00B208BE">
        <w:rPr>
          <w:rFonts w:ascii="Linux Libertine" w:hAnsi="Linux Libertine" w:cs="Linux Libertine"/>
          <w:color w:val="000000"/>
        </w:rPr>
        <w:t>.</w:t>
      </w:r>
      <w:r w:rsidR="00820116">
        <w:rPr>
          <w:rFonts w:ascii="Linux Libertine" w:hAnsi="Linux Libertine" w:cs="Linux Libertine"/>
          <w:color w:val="000000"/>
        </w:rPr>
        <w:t xml:space="preserve"> </w:t>
      </w:r>
      <w:r w:rsidR="00621D9C" w:rsidRPr="006B5182">
        <w:rPr>
          <w:rFonts w:ascii="Linux Libertine" w:hAnsi="Linux Libertine" w:cs="Linux Libertine"/>
          <w:color w:val="000000"/>
        </w:rPr>
        <w:t>The researchers aimed to create</w:t>
      </w:r>
      <w:r w:rsidRPr="006B5182">
        <w:rPr>
          <w:rFonts w:ascii="Linux Libertine" w:hAnsi="Linux Libertine" w:cs="Linux Libertine"/>
          <w:color w:val="000000"/>
        </w:rPr>
        <w:t xml:space="preserve"> a dataset representing varied forms of transphobia, in particular</w:t>
      </w:r>
      <w:r w:rsidR="00553A65" w:rsidRPr="006B5182">
        <w:rPr>
          <w:rFonts w:ascii="Linux Libertine" w:hAnsi="Linux Libertine" w:cs="Linux Libertine"/>
          <w:color w:val="000000"/>
        </w:rPr>
        <w:t>,</w:t>
      </w:r>
      <w:r w:rsidRPr="006B5182">
        <w:rPr>
          <w:rFonts w:ascii="Linux Libertine" w:hAnsi="Linux Libertine" w:cs="Linux Libertine"/>
          <w:color w:val="000000"/>
        </w:rPr>
        <w:t xml:space="preserve"> forms that are relatively more difficult to detect, like “</w:t>
      </w:r>
      <w:proofErr w:type="spellStart"/>
      <w:r w:rsidRPr="006B5182">
        <w:rPr>
          <w:rFonts w:ascii="Linux Libertine" w:hAnsi="Linux Libertine" w:cs="Linux Libertine"/>
          <w:color w:val="000000"/>
        </w:rPr>
        <w:t>TERFism</w:t>
      </w:r>
      <w:proofErr w:type="spellEnd"/>
      <w:r w:rsidRPr="006B5182">
        <w:rPr>
          <w:rFonts w:ascii="Linux Libertine" w:hAnsi="Linux Libertine" w:cs="Linux Libertine"/>
          <w:color w:val="000000"/>
        </w:rPr>
        <w:t>”, i.e., “trans exclusionary radical feminism</w:t>
      </w:r>
      <w:r w:rsidR="00820116">
        <w:rPr>
          <w:rFonts w:ascii="Linux Libertine" w:hAnsi="Linux Libertine" w:cs="Linux Libertine"/>
          <w:color w:val="000000"/>
        </w:rPr>
        <w:t>”, which</w:t>
      </w:r>
      <w:r w:rsidRPr="006B5182">
        <w:rPr>
          <w:rFonts w:ascii="Linux Libertine" w:hAnsi="Linux Libertine" w:cs="Linux Libertine"/>
          <w:color w:val="000000"/>
        </w:rPr>
        <w:t xml:space="preserve"> identify as feminist despite negating the rights of trans women and girls.</w:t>
      </w:r>
      <w:r w:rsidR="00820116">
        <w:rPr>
          <w:rFonts w:ascii="Linux Libertine" w:hAnsi="Linux Libertine" w:cs="Linux Libertine"/>
          <w:color w:val="000000"/>
        </w:rPr>
        <w:t xml:space="preserve"> </w:t>
      </w:r>
    </w:p>
    <w:p w14:paraId="0029DDA9" w14:textId="52210991" w:rsidR="003509F5" w:rsidRPr="006B5182" w:rsidRDefault="00820116" w:rsidP="00820116">
      <w:pPr>
        <w:pStyle w:val="PostHeadPara"/>
        <w:ind w:firstLine="720"/>
        <w:rPr>
          <w:rFonts w:ascii="Linux Libertine" w:hAnsi="Linux Libertine" w:cs="Linux Libertine"/>
          <w:color w:val="000000"/>
        </w:rPr>
      </w:pPr>
      <w:r>
        <w:rPr>
          <w:rFonts w:ascii="Linux Libertine" w:hAnsi="Linux Libertine" w:cs="Linux Libertine"/>
          <w:color w:val="000000"/>
        </w:rPr>
        <w:t>The</w:t>
      </w:r>
      <w:r w:rsidR="003509F5" w:rsidRPr="006B5182">
        <w:rPr>
          <w:rFonts w:ascii="Linux Libertine" w:hAnsi="Linux Libertine" w:cs="Linux Libertine"/>
          <w:color w:val="000000"/>
        </w:rPr>
        <w:t xml:space="preserve"> </w:t>
      </w:r>
      <w:r>
        <w:rPr>
          <w:rFonts w:ascii="Linux Libertine" w:hAnsi="Linux Libertine" w:cs="Linux Libertine"/>
          <w:color w:val="000000"/>
        </w:rPr>
        <w:t>d</w:t>
      </w:r>
      <w:r w:rsidR="00B208BE">
        <w:rPr>
          <w:rFonts w:ascii="Linux Libertine" w:hAnsi="Linux Libertine" w:cs="Linux Libertine"/>
          <w:color w:val="000000"/>
        </w:rPr>
        <w:t>ata labelling</w:t>
      </w:r>
      <w:ins w:id="314" w:author="fcalado" w:date="2026-03-17T10:27:00Z" w16du:dateUtc="2026-03-17T14:27:00Z">
        <w:r w:rsidR="00F13E3F" w:rsidRPr="006B5182">
          <w:rPr>
            <w:rFonts w:ascii="Linux Libertine" w:hAnsi="Linux Libertine" w:cs="Linux Libertine"/>
            <w:color w:val="000000"/>
          </w:rPr>
          <w:t xml:space="preserve"> </w:t>
        </w:r>
      </w:ins>
      <w:r w:rsidR="00490939" w:rsidRPr="006B5182">
        <w:rPr>
          <w:rFonts w:ascii="Linux Libertine" w:hAnsi="Linux Libertine" w:cs="Linux Libertine"/>
          <w:color w:val="000000"/>
        </w:rPr>
        <w:t xml:space="preserve">takes into account not only the content of the sample, but also its tone and perspective. </w:t>
      </w:r>
      <w:r w:rsidR="00691C87" w:rsidRPr="006B5182">
        <w:rPr>
          <w:rFonts w:ascii="Linux Libertine" w:hAnsi="Linux Libertine" w:cs="Linux Libertine"/>
          <w:color w:val="000000"/>
        </w:rPr>
        <w:t xml:space="preserve">The careful data labelling work </w:t>
      </w:r>
      <w:r w:rsidR="00B208BE">
        <w:rPr>
          <w:rFonts w:ascii="Linux Libertine" w:hAnsi="Linux Libertine" w:cs="Linux Libertine"/>
          <w:color w:val="000000"/>
        </w:rPr>
        <w:t>is</w:t>
      </w:r>
      <w:r w:rsidR="00691C87" w:rsidRPr="006B5182">
        <w:rPr>
          <w:rFonts w:ascii="Linux Libertine" w:hAnsi="Linux Libertine" w:cs="Linux Libertine"/>
          <w:color w:val="000000"/>
        </w:rPr>
        <w:t xml:space="preserve"> aided by a detailed coding schema, which distinguishes between various kinds of transphobia, such as “misgendering”, “medical”, and “</w:t>
      </w:r>
      <w:proofErr w:type="spellStart"/>
      <w:r w:rsidR="00691C87" w:rsidRPr="006B5182">
        <w:rPr>
          <w:rFonts w:ascii="Linux Libertine" w:hAnsi="Linux Libertine" w:cs="Linux Libertine"/>
          <w:color w:val="000000"/>
        </w:rPr>
        <w:t>dogwhistles</w:t>
      </w:r>
      <w:proofErr w:type="spellEnd"/>
      <w:r w:rsidR="00691C87" w:rsidRPr="006B5182">
        <w:rPr>
          <w:rFonts w:ascii="Linux Libertine" w:hAnsi="Linux Libertine" w:cs="Linux Libertine"/>
          <w:color w:val="000000"/>
        </w:rPr>
        <w:t>”</w:t>
      </w:r>
      <w:r w:rsidR="002F1569" w:rsidRPr="006B5182">
        <w:rPr>
          <w:rFonts w:ascii="Linux Libertine" w:hAnsi="Linux Libertine" w:cs="Linux Libertine"/>
          <w:color w:val="000000"/>
        </w:rPr>
        <w:t>, among others</w:t>
      </w:r>
      <w:r w:rsidR="00691C87"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31</w:t>
      </w:r>
      <w:r w:rsidR="00564F98">
        <w:rPr>
          <w:rFonts w:ascii="Linux Libertine" w:hAnsi="Linux Libertine" w:cs="Linux Libertine"/>
          <w:color w:val="000000"/>
        </w:rPr>
        <w:t>)</w:t>
      </w:r>
      <w:r w:rsidR="00023998" w:rsidRPr="006B5182">
        <w:rPr>
          <w:rFonts w:ascii="Linux Libertine" w:hAnsi="Linux Libertine" w:cs="Linux Libertine"/>
          <w:color w:val="000000"/>
        </w:rPr>
        <w:t>.</w:t>
      </w:r>
      <w:r w:rsidR="00691C87" w:rsidRPr="006B5182">
        <w:rPr>
          <w:rFonts w:ascii="Linux Libertine" w:hAnsi="Linux Libertine" w:cs="Linux Libertine"/>
          <w:color w:val="000000"/>
        </w:rPr>
        <w:t xml:space="preserve"> This approach demonstrates that detecting transphobia requires attention not only to </w:t>
      </w:r>
      <w:r w:rsidR="002F1569" w:rsidRPr="006B5182">
        <w:rPr>
          <w:rFonts w:ascii="Linux Libertine" w:hAnsi="Linux Libertine" w:cs="Linux Libertine"/>
          <w:color w:val="000000"/>
        </w:rPr>
        <w:t>the content of</w:t>
      </w:r>
      <w:r w:rsidR="00691C87" w:rsidRPr="006B5182">
        <w:rPr>
          <w:rFonts w:ascii="Linux Libertine" w:hAnsi="Linux Libertine" w:cs="Linux Libertine"/>
          <w:color w:val="000000"/>
        </w:rPr>
        <w:t xml:space="preserve"> </w:t>
      </w:r>
      <w:r w:rsidR="002F1569" w:rsidRPr="006B5182">
        <w:rPr>
          <w:rFonts w:ascii="Linux Libertine" w:hAnsi="Linux Libertine" w:cs="Linux Libertine"/>
          <w:color w:val="000000"/>
        </w:rPr>
        <w:t>the samples</w:t>
      </w:r>
      <w:r w:rsidR="00691C87" w:rsidRPr="006B5182">
        <w:rPr>
          <w:rFonts w:ascii="Linux Libertine" w:hAnsi="Linux Libertine" w:cs="Linux Libertine"/>
          <w:color w:val="000000"/>
        </w:rPr>
        <w:t xml:space="preserve"> but also to cultural and rhetorical cues</w:t>
      </w:r>
      <w:r w:rsidR="002F1569" w:rsidRPr="006B5182">
        <w:rPr>
          <w:rFonts w:ascii="Linux Libertine" w:hAnsi="Linux Libertine" w:cs="Linux Libertine"/>
          <w:color w:val="000000"/>
        </w:rPr>
        <w:t xml:space="preserve"> contained in language</w:t>
      </w:r>
      <w:r w:rsidR="00691C87" w:rsidRPr="006B5182">
        <w:rPr>
          <w:rFonts w:ascii="Linux Libertine" w:hAnsi="Linux Libertine" w:cs="Linux Libertine"/>
          <w:color w:val="000000"/>
        </w:rPr>
        <w:t>.</w:t>
      </w:r>
      <w:r w:rsidR="003509F5" w:rsidRPr="006B5182">
        <w:rPr>
          <w:rFonts w:ascii="Linux Libertine" w:hAnsi="Linux Libertine" w:cs="Linux Libertine"/>
          <w:color w:val="000000"/>
        </w:rPr>
        <w:t xml:space="preserve"> For example, the following text is labelled as “not transphobic”, despite representing a transphobic point of view on the surface:</w:t>
      </w:r>
    </w:p>
    <w:p w14:paraId="6129587C" w14:textId="77777777" w:rsidR="003509F5" w:rsidRPr="006B5182" w:rsidRDefault="003509F5" w:rsidP="008579B0">
      <w:pPr>
        <w:pStyle w:val="PostHeadPara"/>
        <w:ind w:firstLine="720"/>
        <w:rPr>
          <w:rFonts w:ascii="Linux Libertine" w:hAnsi="Linux Libertine" w:cs="Linux Libertine"/>
          <w:color w:val="000000"/>
        </w:rPr>
      </w:pPr>
    </w:p>
    <w:p w14:paraId="0A3480D1" w14:textId="77777777" w:rsidR="003509F5" w:rsidRPr="006B5182" w:rsidRDefault="003509F5" w:rsidP="008579B0">
      <w:pPr>
        <w:pStyle w:val="PostHeadPara"/>
        <w:ind w:left="720" w:firstLine="720"/>
        <w:rPr>
          <w:rFonts w:ascii="Linux Libertine" w:hAnsi="Linux Libertine" w:cs="Linux Libertine"/>
          <w:color w:val="000000"/>
        </w:rPr>
      </w:pPr>
      <w:r w:rsidRPr="006B5182">
        <w:rPr>
          <w:rFonts w:ascii="Linux Libertine" w:hAnsi="Linux Libertine" w:cs="Linux Libertine"/>
          <w:color w:val="000000"/>
        </w:rPr>
        <w:t>Hey guys, I just wanted to get your opinion on this:</w:t>
      </w:r>
    </w:p>
    <w:p w14:paraId="1B3E85C7" w14:textId="77777777" w:rsidR="003509F5" w:rsidRPr="006B5182" w:rsidRDefault="003509F5" w:rsidP="008579B0">
      <w:pPr>
        <w:pStyle w:val="PostHeadPara"/>
        <w:ind w:left="1440"/>
        <w:rPr>
          <w:rFonts w:ascii="Linux Libertine" w:hAnsi="Linux Libertine" w:cs="Linux Libertine"/>
          <w:color w:val="000000"/>
        </w:rPr>
      </w:pPr>
    </w:p>
    <w:p w14:paraId="489EF171"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14A16734" w14:textId="77777777" w:rsidR="003509F5" w:rsidRPr="006B5182" w:rsidRDefault="003509F5" w:rsidP="008579B0">
      <w:pPr>
        <w:pStyle w:val="PostHeadPara"/>
        <w:ind w:left="1440"/>
        <w:rPr>
          <w:rFonts w:ascii="Linux Libertine" w:hAnsi="Linux Libertine" w:cs="Linux Libertine"/>
          <w:color w:val="000000"/>
        </w:rPr>
      </w:pPr>
    </w:p>
    <w:p w14:paraId="0F00DFA1" w14:textId="229F659A" w:rsidR="003509F5" w:rsidRPr="006B5182" w:rsidRDefault="00564F98" w:rsidP="008579B0">
      <w:pPr>
        <w:pStyle w:val="PostHeadPara"/>
        <w:ind w:left="1440"/>
        <w:rPr>
          <w:rFonts w:ascii="Linux Libertine" w:hAnsi="Linux Libertine" w:cs="Linux Libertine"/>
          <w:color w:val="000000"/>
        </w:rPr>
      </w:pPr>
      <w:r>
        <w:rPr>
          <w:rFonts w:ascii="Linux Libertine" w:hAnsi="Linux Libertine" w:cs="Linux Libertine"/>
          <w:color w:val="000000"/>
        </w:rPr>
        <w:t>(</w:t>
      </w:r>
      <w:r w:rsidR="003509F5" w:rsidRPr="006B5182">
        <w:rPr>
          <w:rFonts w:ascii="Linux Libertine" w:hAnsi="Linux Libertine" w:cs="Linux Libertine"/>
          <w:color w:val="000000"/>
        </w:rPr>
        <w:t>…</w:t>
      </w:r>
      <w:r>
        <w:rPr>
          <w:rFonts w:ascii="Linux Libertine" w:hAnsi="Linux Libertine" w:cs="Linux Libertine"/>
          <w:color w:val="000000"/>
        </w:rPr>
        <w:t>)</w:t>
      </w:r>
      <w:r w:rsidR="00490939" w:rsidRPr="006B5182">
        <w:rPr>
          <w:rFonts w:ascii="Linux Libertine" w:hAnsi="Linux Libertine" w:cs="Linux Libertine"/>
          <w:color w:val="000000"/>
        </w:rPr>
        <w:t xml:space="preserve"> </w:t>
      </w:r>
      <w:r w:rsidR="003509F5" w:rsidRPr="006B5182">
        <w:rPr>
          <w:rFonts w:ascii="Linux Libertine" w:hAnsi="Linux Libertine" w:cs="Linux Libertine"/>
          <w:color w:val="000000"/>
        </w:rPr>
        <w:t>but here is the thing: people look at me like I’m crazy for asking! What the hell is up with that? I even had one girl tell me I was a totally creep!</w:t>
      </w:r>
    </w:p>
    <w:p w14:paraId="2F8FDDA2" w14:textId="77777777" w:rsidR="003509F5" w:rsidRPr="006B5182" w:rsidRDefault="003509F5" w:rsidP="008579B0">
      <w:pPr>
        <w:pStyle w:val="PostHeadPara"/>
        <w:ind w:left="1440"/>
        <w:rPr>
          <w:rFonts w:ascii="Linux Libertine" w:hAnsi="Linux Libertine" w:cs="Linux Libertine"/>
          <w:color w:val="000000"/>
        </w:rPr>
      </w:pPr>
    </w:p>
    <w:p w14:paraId="3D3667E5"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Does this stuff happen to you?</w:t>
      </w:r>
    </w:p>
    <w:p w14:paraId="6B3C8013" w14:textId="77777777" w:rsidR="003509F5" w:rsidRPr="006B5182" w:rsidRDefault="003509F5" w:rsidP="008579B0">
      <w:pPr>
        <w:pStyle w:val="PostHeadPara"/>
        <w:ind w:left="1440"/>
        <w:rPr>
          <w:rFonts w:ascii="Linux Libertine" w:hAnsi="Linux Libertine" w:cs="Linux Libertine"/>
          <w:color w:val="000000"/>
        </w:rPr>
      </w:pPr>
    </w:p>
    <w:p w14:paraId="0B0A4879" w14:textId="77777777"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w:t>
      </w:r>
      <w:proofErr w:type="gramStart"/>
      <w:r w:rsidRPr="006B5182">
        <w:rPr>
          <w:rFonts w:ascii="Linux Libertine" w:hAnsi="Linux Libertine" w:cs="Linux Libertine"/>
          <w:color w:val="000000"/>
        </w:rPr>
        <w:t>ok</w:t>
      </w:r>
      <w:proofErr w:type="gramEnd"/>
      <w:r w:rsidRPr="006B5182">
        <w:rPr>
          <w:rFonts w:ascii="Linux Libertine" w:hAnsi="Linux Libertine" w:cs="Linux Libertine"/>
          <w:color w:val="000000"/>
        </w:rPr>
        <w:t xml:space="preserve"> </w:t>
      </w:r>
      <w:proofErr w:type="spellStart"/>
      <w:r w:rsidRPr="006B5182">
        <w:rPr>
          <w:rFonts w:ascii="Linux Libertine" w:hAnsi="Linux Libertine" w:cs="Linux Libertine"/>
          <w:color w:val="000000"/>
        </w:rPr>
        <w:t>transjerkers</w:t>
      </w:r>
      <w:proofErr w:type="spellEnd"/>
      <w:r w:rsidRPr="006B5182">
        <w:rPr>
          <w:rFonts w:ascii="Linux Libertine" w:hAnsi="Linux Libertine" w:cs="Linux Libertine"/>
          <w:color w:val="000000"/>
        </w:rPr>
        <w:t xml:space="preserve"> I’m done for a little while, fuck it’s nice to vent</w:t>
      </w:r>
    </w:p>
    <w:p w14:paraId="248B0F45" w14:textId="77777777" w:rsidR="00CA08F8" w:rsidRPr="006B5182" w:rsidRDefault="00CA08F8" w:rsidP="008579B0">
      <w:pPr>
        <w:pStyle w:val="PostHeadPara"/>
        <w:ind w:left="1440"/>
        <w:rPr>
          <w:rFonts w:ascii="Linux Libertine" w:hAnsi="Linux Libertine" w:cs="Linux Libertine"/>
          <w:color w:val="000000"/>
        </w:rPr>
      </w:pPr>
    </w:p>
    <w:p w14:paraId="46857AAF" w14:textId="198E61A8" w:rsidR="00691C87" w:rsidRPr="006B5182" w:rsidRDefault="003509F5" w:rsidP="008579B0">
      <w:pPr>
        <w:pStyle w:val="PostHeadPara"/>
        <w:rPr>
          <w:rFonts w:ascii="Linux Libertine" w:hAnsi="Linux Libertine" w:cs="Linux Libertine"/>
          <w:color w:val="000000"/>
        </w:rPr>
      </w:pPr>
      <w:r w:rsidRPr="006B5182">
        <w:rPr>
          <w:rFonts w:ascii="Linux Libertine" w:hAnsi="Linux Libertine" w:cs="Linux Libertine"/>
          <w:color w:val="000000"/>
        </w:rPr>
        <w:t>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sidRPr="006B5182">
        <w:rPr>
          <w:rFonts w:ascii="Linux Libertine" w:hAnsi="Linux Libertine" w:cs="Linux Libertine"/>
          <w:color w:val="000000"/>
        </w:rPr>
        <w:t>transjerkers</w:t>
      </w:r>
      <w:proofErr w:type="spellEnd"/>
      <w:r w:rsidRPr="006B5182">
        <w:rPr>
          <w:rFonts w:ascii="Linux Libertine" w:hAnsi="Linux Libertine" w:cs="Linux Libertine"/>
          <w:color w:val="000000"/>
        </w:rPr>
        <w:t xml:space="preserve">”, an in-group moniker for a trans-dominated subreddit that emphasizes parody, also offers a clue to those who are already familiar with this online community. Therefore, the only hints that this text is </w:t>
      </w:r>
      <w:r w:rsidRPr="006B5182">
        <w:rPr>
          <w:rFonts w:ascii="Linux Libertine" w:hAnsi="Linux Libertine" w:cs="Linux Libertine"/>
          <w:i/>
          <w:iCs/>
          <w:color w:val="000000"/>
        </w:rPr>
        <w:t>not</w:t>
      </w:r>
      <w:r w:rsidRPr="006B5182">
        <w:rPr>
          <w:rFonts w:ascii="Linux Libertine" w:hAnsi="Linux Libertine" w:cs="Linux Libertine"/>
          <w:color w:val="000000"/>
        </w:rPr>
        <w:t xml:space="preserve"> transphobic </w:t>
      </w:r>
      <w:r w:rsidR="002F1569" w:rsidRPr="006B5182">
        <w:rPr>
          <w:rFonts w:ascii="Linux Libertine" w:hAnsi="Linux Libertine" w:cs="Linux Libertine"/>
          <w:color w:val="000000"/>
        </w:rPr>
        <w:t>may be missed</w:t>
      </w:r>
      <w:r w:rsidRPr="006B5182">
        <w:rPr>
          <w:rFonts w:ascii="Linux Libertine" w:hAnsi="Linux Libertine" w:cs="Linux Libertine"/>
          <w:color w:val="000000"/>
        </w:rPr>
        <w:t xml:space="preserve"> by those who lack the in-group cultural knowledge and language cues.</w:t>
      </w:r>
    </w:p>
    <w:p w14:paraId="6A57EE00" w14:textId="59A416D0"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Contrast this example with one </w:t>
      </w:r>
      <w:r w:rsidR="00820116">
        <w:rPr>
          <w:rFonts w:ascii="Linux Libertine" w:hAnsi="Linux Libertine" w:cs="Linux Libertine"/>
          <w:color w:val="000000"/>
        </w:rPr>
        <w:t xml:space="preserve">using a similar tone for </w:t>
      </w:r>
      <w:r w:rsidRPr="006B5182">
        <w:rPr>
          <w:rFonts w:ascii="Linux Libertine" w:hAnsi="Linux Libertine" w:cs="Linux Libertine"/>
          <w:color w:val="000000"/>
        </w:rPr>
        <w:t>a serious request. This post, which is also drawn from reddit, asks for advice on gender presentation:</w:t>
      </w:r>
    </w:p>
    <w:p w14:paraId="4A527707" w14:textId="77777777" w:rsidR="003509F5" w:rsidRPr="006B5182" w:rsidRDefault="003509F5" w:rsidP="008579B0">
      <w:pPr>
        <w:pStyle w:val="PostHeadPara"/>
        <w:ind w:firstLine="720"/>
        <w:rPr>
          <w:rFonts w:ascii="Linux Libertine" w:hAnsi="Linux Libertine" w:cs="Linux Libertine"/>
          <w:color w:val="000000"/>
        </w:rPr>
      </w:pPr>
    </w:p>
    <w:p w14:paraId="58AD1924" w14:textId="34EC259C" w:rsidR="003509F5" w:rsidRPr="006B5182" w:rsidRDefault="003509F5" w:rsidP="008579B0">
      <w:pPr>
        <w:pStyle w:val="PostHeadPara"/>
        <w:ind w:left="1440"/>
        <w:rPr>
          <w:rFonts w:ascii="Linux Libertine" w:hAnsi="Linux Libertine" w:cs="Linux Libertine"/>
          <w:color w:val="000000"/>
        </w:rPr>
      </w:pPr>
      <w:r w:rsidRPr="006B5182">
        <w:rPr>
          <w:rFonts w:ascii="Linux Libertine" w:hAnsi="Linux Libertine" w:cs="Linux Libertine"/>
          <w:color w:val="000000"/>
        </w:rPr>
        <w:t xml:space="preserve">Hey! I’m going through some gender experimentation, so I’d like to tap into masculinity for </w:t>
      </w:r>
      <w:sdt>
        <w:sdtPr>
          <w:rPr>
            <w:rFonts w:ascii="Linux Libertine" w:hAnsi="Linux Libertine" w:cs="Linux Libertine"/>
          </w:rPr>
          <w:tag w:val="goog_rdk_20"/>
          <w:id w:val="-38513176"/>
        </w:sdtPr>
        <w:sdtContent/>
      </w:sdt>
      <w:proofErr w:type="spellStart"/>
      <w:proofErr w:type="gramStart"/>
      <w:r w:rsidRPr="006B5182">
        <w:rPr>
          <w:rFonts w:ascii="Linux Libertine" w:hAnsi="Linux Libertine" w:cs="Linux Libertine"/>
          <w:color w:val="000000"/>
        </w:rPr>
        <w:t>awhile</w:t>
      </w:r>
      <w:proofErr w:type="spellEnd"/>
      <w:r w:rsidRPr="006B5182">
        <w:rPr>
          <w:rFonts w:ascii="Linux Libertine" w:hAnsi="Linux Libertine" w:cs="Linux Libertine"/>
          <w:color w:val="000000"/>
        </w:rPr>
        <w:t>(</w:t>
      </w:r>
      <w:proofErr w:type="gramEnd"/>
      <w:r w:rsidRPr="006B5182">
        <w:rPr>
          <w:rFonts w:ascii="Linux Libertine" w:hAnsi="Linux Libertine" w:cs="Linux Libertine"/>
          <w:color w:val="000000"/>
        </w:rPr>
        <w:t xml:space="preserve">usually </w:t>
      </w:r>
      <w:r w:rsidR="00564F98">
        <w:rPr>
          <w:rFonts w:ascii="Linux Libertine" w:hAnsi="Linux Libertine" w:cs="Linux Libertine"/>
          <w:color w:val="000000"/>
        </w:rPr>
        <w:t>(</w:t>
      </w:r>
      <w:r w:rsidRPr="006B5182">
        <w:rPr>
          <w:rFonts w:ascii="Linux Libertine" w:hAnsi="Linux Libertine" w:cs="Linux Libertine"/>
          <w:color w:val="000000"/>
        </w:rPr>
        <w:t>sic</w:t>
      </w:r>
      <w:r w:rsidR="00564F98">
        <w:rPr>
          <w:rFonts w:ascii="Linux Libertine" w:hAnsi="Linux Libertine" w:cs="Linux Libertine"/>
          <w:color w:val="000000"/>
        </w:rPr>
        <w:t>)</w:t>
      </w:r>
      <w:r w:rsidRPr="006B5182">
        <w:rPr>
          <w:rFonts w:ascii="Linux Libertine" w:hAnsi="Linux Libertine" w:cs="Linux Libertine"/>
          <w:color w:val="000000"/>
        </w:rPr>
        <w:t xml:space="preserve"> I identify as just pure androgynous, but I struggle with pulling that off). So, to begin with, I’ll try to master visual/behavioral androgyny first. I have long hair but don’t want to cut </w:t>
      </w:r>
      <w:proofErr w:type="gramStart"/>
      <w:r w:rsidRPr="006B5182">
        <w:rPr>
          <w:rFonts w:ascii="Linux Libertine" w:hAnsi="Linux Libertine" w:cs="Linux Libertine"/>
          <w:color w:val="000000"/>
        </w:rPr>
        <w:t>it(</w:t>
      </w:r>
      <w:proofErr w:type="gramEnd"/>
      <w:r w:rsidRPr="006B5182">
        <w:rPr>
          <w:rFonts w:ascii="Linux Libertine" w:hAnsi="Linux Libertine" w:cs="Linux Libertine"/>
          <w:color w:val="000000"/>
        </w:rPr>
        <w:t xml:space="preserve">a </w:t>
      </w:r>
      <w:r w:rsidR="00564F98">
        <w:rPr>
          <w:rFonts w:ascii="Linux Libertine" w:hAnsi="Linux Libertine" w:cs="Linux Libertine"/>
          <w:color w:val="000000"/>
        </w:rPr>
        <w:t>(</w:t>
      </w:r>
      <w:r w:rsidRPr="006B5182">
        <w:rPr>
          <w:rFonts w:ascii="Linux Libertine" w:hAnsi="Linux Libertine" w:cs="Linux Libertine"/>
          <w:color w:val="000000"/>
        </w:rPr>
        <w:t>sic</w:t>
      </w:r>
      <w:r w:rsidR="00564F98">
        <w:rPr>
          <w:rFonts w:ascii="Linux Libertine" w:hAnsi="Linux Libertine" w:cs="Linux Libertine"/>
          <w:color w:val="000000"/>
        </w:rPr>
        <w:t>)</w:t>
      </w:r>
      <w:r w:rsidRPr="006B5182">
        <w:rPr>
          <w:rFonts w:ascii="Linux Libertine" w:hAnsi="Linux Libertine" w:cs="Linux Libertine"/>
          <w:color w:val="000000"/>
        </w:rPr>
        <w:t xml:space="preserve">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03AA4C81" w14:textId="77777777" w:rsidR="003509F5" w:rsidRPr="006B5182" w:rsidRDefault="003509F5" w:rsidP="008579B0">
      <w:pPr>
        <w:pStyle w:val="PostHeadPara"/>
        <w:ind w:left="1440"/>
        <w:rPr>
          <w:rFonts w:ascii="Linux Libertine" w:hAnsi="Linux Libertine" w:cs="Linux Libertine"/>
          <w:color w:val="000000"/>
        </w:rPr>
      </w:pPr>
    </w:p>
    <w:p w14:paraId="325666C4" w14:textId="602F52B6" w:rsidR="00B42FB7" w:rsidRPr="006B5182" w:rsidRDefault="00820116" w:rsidP="008579B0">
      <w:pPr>
        <w:pStyle w:val="PostHeadPara"/>
        <w:rPr>
          <w:rFonts w:ascii="Linux Libertine" w:hAnsi="Linux Libertine" w:cs="Linux Libertine"/>
          <w:color w:val="000000"/>
        </w:rPr>
      </w:pPr>
      <w:r>
        <w:rPr>
          <w:rFonts w:ascii="Linux Libertine" w:hAnsi="Linux Libertine" w:cs="Linux Libertine"/>
          <w:color w:val="000000"/>
        </w:rPr>
        <w:t xml:space="preserve">The difference between this and the previous sample </w:t>
      </w:r>
      <w:r w:rsidR="003509F5" w:rsidRPr="006B5182">
        <w:rPr>
          <w:rFonts w:ascii="Linux Libertine" w:hAnsi="Linux Libertine" w:cs="Linux Libertine"/>
          <w:color w:val="000000"/>
        </w:rPr>
        <w:t xml:space="preserve">has to do with the rhetorical context. </w:t>
      </w:r>
      <w:r w:rsidR="00B3456D" w:rsidRPr="006B5182">
        <w:rPr>
          <w:rFonts w:ascii="Linux Libertine" w:hAnsi="Linux Libertine" w:cs="Linux Libertine"/>
          <w:color w:val="000000"/>
        </w:rPr>
        <w:t xml:space="preserve">While the previous sample is written as parody, this one likely represents a serious request. </w:t>
      </w:r>
      <w:r w:rsidR="00490939" w:rsidRPr="006B5182">
        <w:rPr>
          <w:rFonts w:ascii="Linux Libertine" w:hAnsi="Linux Libertine" w:cs="Linux Libertine"/>
          <w:color w:val="000000"/>
        </w:rPr>
        <w:t xml:space="preserve">The necessity of data labelers with insider knowledge thus becomes paramount. </w:t>
      </w:r>
    </w:p>
    <w:p w14:paraId="72DB2BBB" w14:textId="68F384B2" w:rsidR="00B42FB7" w:rsidRPr="006B5182" w:rsidRDefault="00B42FB7"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Both of these samples also show how language related to physical aspects of </w:t>
      </w:r>
      <w:r w:rsidR="00B3456D" w:rsidRPr="006B5182">
        <w:rPr>
          <w:rFonts w:ascii="Linux Libertine" w:hAnsi="Linux Libertine" w:cs="Linux Libertine"/>
          <w:color w:val="000000"/>
        </w:rPr>
        <w:t xml:space="preserve">gender </w:t>
      </w:r>
      <w:r w:rsidRPr="006B5182">
        <w:rPr>
          <w:rFonts w:ascii="Linux Libertine" w:hAnsi="Linux Libertine" w:cs="Linux Libertine"/>
          <w:color w:val="000000"/>
        </w:rPr>
        <w:t xml:space="preserve">presentation is prone to </w:t>
      </w:r>
      <w:r w:rsidR="00B3456D" w:rsidRPr="006B5182">
        <w:rPr>
          <w:rFonts w:ascii="Linux Libertine" w:hAnsi="Linux Libertine" w:cs="Linux Libertine"/>
          <w:color w:val="000000"/>
        </w:rPr>
        <w:t xml:space="preserve">being read as </w:t>
      </w:r>
      <w:r w:rsidRPr="006B5182">
        <w:rPr>
          <w:rFonts w:ascii="Linux Libertine" w:hAnsi="Linux Libertine" w:cs="Linux Libertine"/>
          <w:color w:val="000000"/>
        </w:rPr>
        <w:t xml:space="preserve">discrimination. Despite their different valences, one </w:t>
      </w:r>
      <w:r w:rsidR="002F1569" w:rsidRPr="006B5182">
        <w:rPr>
          <w:rFonts w:ascii="Linux Libertine" w:hAnsi="Linux Libertine" w:cs="Linux Libertine"/>
          <w:color w:val="000000"/>
        </w:rPr>
        <w:t xml:space="preserve">ironic </w:t>
      </w:r>
      <w:r w:rsidRPr="006B5182">
        <w:rPr>
          <w:rFonts w:ascii="Linux Libertine" w:hAnsi="Linux Libertine" w:cs="Linux Libertine"/>
          <w:color w:val="000000"/>
        </w:rPr>
        <w:t xml:space="preserve">and the other </w:t>
      </w:r>
      <w:r w:rsidR="002F1569" w:rsidRPr="006B5182">
        <w:rPr>
          <w:rFonts w:ascii="Linux Libertine" w:hAnsi="Linux Libertine" w:cs="Linux Libertine"/>
          <w:color w:val="000000"/>
        </w:rPr>
        <w:t>genuine</w:t>
      </w:r>
      <w:r w:rsidRPr="006B5182">
        <w:rPr>
          <w:rFonts w:ascii="Linux Libertine" w:hAnsi="Linux Libertine" w:cs="Linux Libertine"/>
          <w:color w:val="000000"/>
        </w:rPr>
        <w:t xml:space="preserve">, both samples associate gender with physical presentation: in the first, there is a reference to genitalia, and in the second, references to gendered hair and dress. The ironic tone of the first sample suggests that reducing gender to biological markers </w:t>
      </w:r>
      <w:r w:rsidR="002F1569" w:rsidRPr="006B5182">
        <w:rPr>
          <w:rFonts w:ascii="Linux Libertine" w:hAnsi="Linux Libertine" w:cs="Linux Libertine"/>
          <w:color w:val="000000"/>
        </w:rPr>
        <w:t>would be</w:t>
      </w:r>
      <w:r w:rsidRPr="006B5182">
        <w:rPr>
          <w:rFonts w:ascii="Linux Libertine" w:hAnsi="Linux Libertine" w:cs="Linux Libertine"/>
          <w:color w:val="000000"/>
        </w:rPr>
        <w:t xml:space="preserve"> discriminatory, while the second sample suggests that gender expression, and the desire to attain a certain kind of expression, is not discriminatory. </w:t>
      </w:r>
    </w:p>
    <w:p w14:paraId="10D31507" w14:textId="0685CB53" w:rsidR="0041155A" w:rsidRPr="006B5182" w:rsidRDefault="003509F5" w:rsidP="008579B0">
      <w:pPr>
        <w:pStyle w:val="Head2"/>
        <w:tabs>
          <w:tab w:val="clear" w:pos="360"/>
        </w:tabs>
        <w:rPr>
          <w:rFonts w:ascii="Linux Libertine" w:hAnsi="Linux Libertine" w:cs="Linux Libertine"/>
        </w:rPr>
      </w:pPr>
      <w:r w:rsidRPr="006B5182">
        <w:rPr>
          <w:rFonts w:ascii="Linux Libertine" w:hAnsi="Linux Libertine" w:cs="Linux Libertine"/>
        </w:rPr>
        <w:t xml:space="preserve">Framework #2: </w:t>
      </w:r>
      <w:ins w:id="315" w:author="fcalado" w:date="2026-03-14T10:11:00Z" w16du:dateUtc="2026-03-14T14:11:00Z">
        <w:r w:rsidR="0073398C" w:rsidRPr="006B5182">
          <w:rPr>
            <w:rFonts w:ascii="Linux Libertine" w:hAnsi="Linux Libertine" w:cs="Linux Libertine"/>
          </w:rPr>
          <w:t>EQUITBL</w:t>
        </w:r>
      </w:ins>
    </w:p>
    <w:p w14:paraId="0CDA59D4" w14:textId="7680E050" w:rsidR="003509F5" w:rsidRPr="006B5182" w:rsidRDefault="0073398C" w:rsidP="008579B0">
      <w:pPr>
        <w:pStyle w:val="PostHeadPara"/>
        <w:rPr>
          <w:rFonts w:ascii="Linux Libertine" w:hAnsi="Linux Libertine" w:cs="Linux Libertine"/>
          <w:color w:val="000000"/>
        </w:rPr>
      </w:pPr>
      <w:ins w:id="316" w:author="fcalado" w:date="2026-03-14T10:11:00Z" w16du:dateUtc="2026-03-14T14:11:00Z">
        <w:r w:rsidRPr="006B5182">
          <w:rPr>
            <w:rFonts w:ascii="Linux Libertine" w:hAnsi="Linux Libertine" w:cs="Linux Libertine"/>
            <w:color w:val="000000"/>
          </w:rPr>
          <w:t>EQUITBL</w:t>
        </w:r>
      </w:ins>
      <w:r w:rsidR="003509F5" w:rsidRPr="006B5182">
        <w:rPr>
          <w:rFonts w:ascii="Linux Libertine" w:hAnsi="Linux Libertine" w:cs="Linux Libertine"/>
          <w:color w:val="000000"/>
        </w:rPr>
        <w:t xml:space="preserve">, the </w:t>
      </w:r>
      <w:r w:rsidR="003509F5" w:rsidRPr="006B5182">
        <w:rPr>
          <w:rFonts w:ascii="Linux Libertine" w:hAnsi="Linux Libertine" w:cs="Linux Libertine"/>
          <w:b/>
          <w:bCs/>
          <w:color w:val="000000"/>
        </w:rPr>
        <w:t>Explore, Query, &amp; Understand Implicit Textual Bias in Language data</w:t>
      </w:r>
      <w:r w:rsidR="003509F5" w:rsidRPr="006B5182">
        <w:rPr>
          <w:rFonts w:ascii="Linux Libertine" w:hAnsi="Linux Libertine" w:cs="Linux Libertine"/>
          <w:color w:val="000000"/>
        </w:rPr>
        <w:t xml:space="preserve"> project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3509F5" w:rsidRPr="006B5182">
        <w:rPr>
          <w:rFonts w:ascii="Linux Libertine" w:hAnsi="Linux Libertine" w:cs="Linux Libertine"/>
          <w:color w:val="000000"/>
        </w:rPr>
        <w:t xml:space="preserve"> uses a mixed-methods approach to analyze social bias in language, which deliberately addresses bias toward trans identities. </w:t>
      </w:r>
    </w:p>
    <w:p w14:paraId="28BDF53C" w14:textId="6E7A00A0" w:rsidR="003509F5" w:rsidRPr="006B5182" w:rsidRDefault="003509F5" w:rsidP="00AD6FDF">
      <w:pPr>
        <w:pStyle w:val="PostHeadPara"/>
        <w:ind w:firstLine="720"/>
        <w:rPr>
          <w:rFonts w:ascii="Linux Libertine" w:hAnsi="Linux Libertine" w:cs="Linux Libertine"/>
          <w:color w:val="000000"/>
        </w:rPr>
      </w:pPr>
      <w:r w:rsidRPr="006B5182">
        <w:rPr>
          <w:rFonts w:ascii="Linux Libertine" w:hAnsi="Linux Libertine" w:cs="Linux Libertine"/>
          <w:color w:val="000000"/>
        </w:rPr>
        <w:t>Buil</w:t>
      </w:r>
      <w:r w:rsidR="00B208BE">
        <w:rPr>
          <w:rFonts w:ascii="Linux Libertine" w:hAnsi="Linux Libertine" w:cs="Linux Libertine"/>
          <w:color w:val="000000"/>
        </w:rPr>
        <w:t>ding</w:t>
      </w:r>
      <w:r w:rsidRPr="006B5182">
        <w:rPr>
          <w:rFonts w:ascii="Linux Libertine" w:hAnsi="Linux Libertine" w:cs="Linux Libertine"/>
          <w:color w:val="000000"/>
        </w:rPr>
        <w:t xml:space="preserve"> from </w:t>
      </w:r>
      <w:r w:rsidR="00B208BE">
        <w:rPr>
          <w:rFonts w:ascii="Linux Libertine" w:hAnsi="Linux Libertine" w:cs="Linux Libertine"/>
          <w:color w:val="000000"/>
        </w:rPr>
        <w:t>the authors’ previous work</w:t>
      </w:r>
      <w:r w:rsidR="00D6313D"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14</w:t>
      </w:r>
      <w:r w:rsidR="00564F98">
        <w:rPr>
          <w:rFonts w:ascii="Linux Libertine" w:hAnsi="Linux Libertine" w:cs="Linux Libertine"/>
          <w:color w:val="000000"/>
        </w:rPr>
        <w:t>)</w:t>
      </w:r>
      <w:r w:rsidRPr="006B5182">
        <w:rPr>
          <w:rFonts w:ascii="Linux Libertine" w:hAnsi="Linux Libertine" w:cs="Linux Libertine"/>
          <w:color w:val="000000"/>
        </w:rPr>
        <w:t xml:space="preserve">, </w:t>
      </w:r>
      <w:ins w:id="317" w:author="fcalado" w:date="2026-03-14T10:11:00Z" w16du:dateUtc="2026-03-14T14:11:00Z">
        <w:r w:rsidR="0073398C" w:rsidRPr="006B5182">
          <w:rPr>
            <w:rFonts w:ascii="Linux Libertine" w:hAnsi="Linux Libertine" w:cs="Linux Libertine"/>
            <w:color w:val="000000"/>
          </w:rPr>
          <w:t>EQUITBL</w:t>
        </w:r>
      </w:ins>
      <w:r w:rsidRPr="006B5182">
        <w:rPr>
          <w:rFonts w:ascii="Linux Libertine" w:hAnsi="Linux Libertine" w:cs="Linux Libertine"/>
          <w:color w:val="000000"/>
        </w:rPr>
        <w:t xml:space="preserve"> expands its methodology to include text generation and close reading. In brief, the process involves prompting both English and Swedish language models using a set of templates designed to generate narratives about various identity groups. </w:t>
      </w:r>
      <w:r w:rsidR="00AD6FDF" w:rsidRPr="006B5182">
        <w:rPr>
          <w:rFonts w:ascii="Linux Libertine" w:hAnsi="Linux Libertine" w:cs="Linux Libertine"/>
          <w:color w:val="000000"/>
        </w:rPr>
        <w:t xml:space="preserve">Possible </w:t>
      </w:r>
      <w:r w:rsidR="00AD6FDF">
        <w:rPr>
          <w:rFonts w:ascii="Linux Libertine" w:hAnsi="Linux Libertine" w:cs="Linux Libertine"/>
          <w:color w:val="000000"/>
        </w:rPr>
        <w:t>variations of templates</w:t>
      </w:r>
      <w:ins w:id="318" w:author="fcalado" w:date="2026-03-16T12:06:00Z" w16du:dateUtc="2026-03-16T16:06:00Z">
        <w:r w:rsidR="00AD6FDF" w:rsidRPr="006B5182">
          <w:rPr>
            <w:rFonts w:ascii="Linux Libertine" w:hAnsi="Linux Libertine" w:cs="Linux Libertine"/>
            <w:color w:val="000000"/>
          </w:rPr>
          <w:t xml:space="preserve"> include</w:t>
        </w:r>
      </w:ins>
      <w:r w:rsidR="00AD6FDF" w:rsidRPr="006B5182">
        <w:rPr>
          <w:rFonts w:ascii="Linux Libertine" w:hAnsi="Linux Libertine" w:cs="Linux Libertine"/>
          <w:color w:val="000000"/>
        </w:rPr>
        <w:t xml:space="preserve">, “a Black Christian at the doctor’s office,” “a white nonbinary person with tears running down their face.” </w:t>
      </w:r>
      <w:r w:rsidRPr="006B5182">
        <w:rPr>
          <w:rFonts w:ascii="Linux Libertine" w:hAnsi="Linux Libertine" w:cs="Linux Libertine"/>
          <w:color w:val="000000"/>
        </w:rPr>
        <w:t>The resulting narratives are then fed to a topic model, which organize</w:t>
      </w:r>
      <w:ins w:id="319" w:author="fcalado" w:date="2026-03-16T12:04:00Z" w16du:dateUtc="2026-03-16T16:04:00Z">
        <w:r w:rsidR="00706961" w:rsidRPr="006B5182">
          <w:rPr>
            <w:rFonts w:ascii="Linux Libertine" w:hAnsi="Linux Libertine" w:cs="Linux Libertine"/>
            <w:color w:val="000000"/>
          </w:rPr>
          <w:t>s</w:t>
        </w:r>
      </w:ins>
      <w:r w:rsidRPr="006B5182">
        <w:rPr>
          <w:rFonts w:ascii="Linux Libertine" w:hAnsi="Linux Libertine" w:cs="Linux Libertine"/>
          <w:color w:val="000000"/>
        </w:rPr>
        <w:t xml:space="preserve"> them into topics. Finally, the researchers extract </w:t>
      </w:r>
      <w:r w:rsidR="00B3456D" w:rsidRPr="006B5182">
        <w:rPr>
          <w:rFonts w:ascii="Linux Libertine" w:hAnsi="Linux Libertine" w:cs="Linux Libertine"/>
          <w:color w:val="000000"/>
        </w:rPr>
        <w:t>a sample of</w:t>
      </w:r>
      <w:r w:rsidRPr="006B5182">
        <w:rPr>
          <w:rFonts w:ascii="Linux Libertine" w:hAnsi="Linux Libertine" w:cs="Linux Libertine"/>
          <w:color w:val="000000"/>
        </w:rPr>
        <w:t xml:space="preserve"> </w:t>
      </w:r>
      <w:sdt>
        <w:sdtPr>
          <w:rPr>
            <w:rFonts w:ascii="Linux Libertine" w:hAnsi="Linux Libertine" w:cs="Linux Libertine"/>
          </w:rPr>
          <w:tag w:val="goog_rdk_21"/>
          <w:id w:val="-2080835273"/>
        </w:sdtPr>
        <w:sdtContent/>
      </w:sdt>
      <w:r w:rsidRPr="006B5182">
        <w:rPr>
          <w:rFonts w:ascii="Linux Libertine" w:hAnsi="Linux Libertine" w:cs="Linux Libertine"/>
          <w:color w:val="000000"/>
        </w:rPr>
        <w:t>narratives for each topic and</w:t>
      </w:r>
      <w:ins w:id="320" w:author="fcalado" w:date="2026-03-16T12:05:00Z" w16du:dateUtc="2026-03-16T16:05:00Z">
        <w:r w:rsidR="00706961" w:rsidRPr="006B5182">
          <w:rPr>
            <w:rFonts w:ascii="Linux Libertine" w:hAnsi="Linux Libertine" w:cs="Linux Libertine"/>
            <w:color w:val="000000"/>
          </w:rPr>
          <w:t xml:space="preserve"> perform</w:t>
        </w:r>
      </w:ins>
      <w:r w:rsidRPr="006B5182">
        <w:rPr>
          <w:rFonts w:ascii="Linux Libertine" w:hAnsi="Linux Libertine" w:cs="Linux Libertine"/>
          <w:color w:val="000000"/>
        </w:rPr>
        <w:t xml:space="preserve"> close reading analysis, which is the main focus of the experiment.</w:t>
      </w:r>
      <w:r w:rsidR="00AD6FDF">
        <w:rPr>
          <w:rFonts w:ascii="Linux Libertine" w:hAnsi="Linux Libertine" w:cs="Linux Libertine"/>
          <w:color w:val="000000"/>
        </w:rPr>
        <w:t xml:space="preserve"> </w:t>
      </w:r>
      <w:r w:rsidRPr="006B5182">
        <w:rPr>
          <w:rFonts w:ascii="Linux Libertine" w:hAnsi="Linux Libertine" w:cs="Linux Libertine"/>
          <w:color w:val="000000"/>
        </w:rPr>
        <w:t xml:space="preserve"> </w:t>
      </w:r>
    </w:p>
    <w:p w14:paraId="1A75C35C" w14:textId="774B4BC8"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w:t>
      </w:r>
      <w:r w:rsidRPr="006B5182">
        <w:rPr>
          <w:rFonts w:ascii="Linux Libertine" w:hAnsi="Linux Libertine" w:cs="Linux Libertine"/>
          <w:color w:val="000000"/>
        </w:rPr>
        <w:lastRenderedPageBreak/>
        <w:t xml:space="preserve">being incentivized to chase ‘better’ scores”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D6313D" w:rsidRPr="006B5182">
        <w:rPr>
          <w:rFonts w:ascii="Linux Libertine" w:hAnsi="Linux Libertine" w:cs="Linux Libertine"/>
          <w:color w:val="000000"/>
        </w:rPr>
        <w:t>.</w:t>
      </w:r>
      <w:r w:rsidRPr="006B5182">
        <w:rPr>
          <w:rFonts w:ascii="Linux Libertine" w:hAnsi="Linux Libertine" w:cs="Linux Libertine"/>
          <w:color w:val="000000"/>
        </w:rPr>
        <w:t xml:space="preserve"> This metric consists of a series of questions that the researcher uses to guide close reading, including “How are people and bodies described?”</w:t>
      </w:r>
      <w:r w:rsidR="00B208BE">
        <w:rPr>
          <w:rFonts w:ascii="Linux Libertine" w:hAnsi="Linux Libertine" w:cs="Linux Libertine"/>
          <w:color w:val="000000"/>
        </w:rPr>
        <w:t xml:space="preserve">, </w:t>
      </w:r>
      <w:r w:rsidRPr="006B5182">
        <w:rPr>
          <w:rFonts w:ascii="Linux Libertine" w:hAnsi="Linux Libertine" w:cs="Linux Libertine"/>
          <w:color w:val="000000"/>
        </w:rPr>
        <w:t>as well as questions that interrogate gender’s relation to specific themes.</w:t>
      </w:r>
    </w:p>
    <w:p w14:paraId="32D45B9E" w14:textId="52CDC7C8" w:rsidR="003509F5" w:rsidRPr="006B5182" w:rsidRDefault="003509F5"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t>
      </w:r>
      <w:r w:rsidR="00311899" w:rsidRPr="006B5182">
        <w:rPr>
          <w:rFonts w:ascii="Linux Libertine" w:hAnsi="Linux Libertine" w:cs="Linux Libertine"/>
          <w:color w:val="000000"/>
        </w:rPr>
        <w:t xml:space="preserve">which </w:t>
      </w:r>
      <w:r w:rsidRPr="006B5182">
        <w:rPr>
          <w:rFonts w:ascii="Linux Libertine" w:hAnsi="Linux Libertine" w:cs="Linux Libertine"/>
          <w:color w:val="000000"/>
        </w:rPr>
        <w:t>tend to end on a positive, “uplifting” note</w:t>
      </w:r>
      <w:r w:rsidR="004E52DF"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Pr="006B5182">
        <w:rPr>
          <w:rFonts w:ascii="Linux Libertine" w:hAnsi="Linux Libertine" w:cs="Linux Libertine"/>
          <w:color w:val="000000"/>
        </w:rPr>
        <w:t>.</w:t>
      </w:r>
    </w:p>
    <w:p w14:paraId="7569D532" w14:textId="757605B6" w:rsidR="003509F5" w:rsidRPr="006B5182" w:rsidRDefault="003509F5" w:rsidP="00B208BE">
      <w:pPr>
        <w:pStyle w:val="PostHeadPara"/>
        <w:ind w:firstLine="720"/>
        <w:rPr>
          <w:rFonts w:ascii="Linux Libertine" w:hAnsi="Linux Libertine" w:cs="Linux Libertine"/>
          <w:color w:val="000000"/>
        </w:rPr>
      </w:pPr>
      <w:r w:rsidRPr="006B5182">
        <w:rPr>
          <w:rFonts w:ascii="Linux Libertine" w:hAnsi="Linux Libertine" w:cs="Linux Libertine"/>
          <w:color w:val="000000"/>
        </w:rPr>
        <w:t xml:space="preserve">Amid these results, researchers </w:t>
      </w:r>
      <w:r w:rsidR="00347928" w:rsidRPr="006B5182">
        <w:rPr>
          <w:rFonts w:ascii="Linux Libertine" w:hAnsi="Linux Libertine" w:cs="Linux Libertine"/>
          <w:color w:val="000000"/>
        </w:rPr>
        <w:t>note</w:t>
      </w:r>
      <w:r w:rsidRPr="006B5182">
        <w:rPr>
          <w:rFonts w:ascii="Linux Libertine" w:hAnsi="Linux Libertine" w:cs="Linux Libertine"/>
          <w:color w:val="000000"/>
        </w:rPr>
        <w:t xml:space="preserve"> an unexpected pattern of refusal from the model, which declines to discuss certain topics and identity groups. In these refusals, the models </w:t>
      </w:r>
      <w:r w:rsidR="00347928" w:rsidRPr="006B5182">
        <w:rPr>
          <w:rFonts w:ascii="Linux Libertine" w:hAnsi="Linux Libertine" w:cs="Linux Libertine"/>
          <w:color w:val="000000"/>
        </w:rPr>
        <w:t>claim</w:t>
      </w:r>
      <w:r w:rsidRPr="006B5182">
        <w:rPr>
          <w:rFonts w:ascii="Linux Libertine" w:hAnsi="Linux Libertine" w:cs="Linux Libertine"/>
          <w:color w:val="000000"/>
        </w:rPr>
        <w:t xml:space="preserve"> that their programming instructions require them to either stay away from </w:t>
      </w:r>
      <w:r w:rsidR="00C146E0" w:rsidRPr="006B5182">
        <w:rPr>
          <w:rFonts w:ascii="Linux Libertine" w:hAnsi="Linux Libertine" w:cs="Linux Libertine"/>
          <w:color w:val="000000"/>
        </w:rPr>
        <w:t xml:space="preserve">the </w:t>
      </w:r>
      <w:r w:rsidRPr="006B5182">
        <w:rPr>
          <w:rFonts w:ascii="Linux Libertine" w:hAnsi="Linux Libertine" w:cs="Linux Libertine"/>
          <w:color w:val="000000"/>
        </w:rPr>
        <w:t>topic of identity</w:t>
      </w:r>
      <w:r w:rsidR="00C146E0" w:rsidRPr="006B5182">
        <w:rPr>
          <w:rFonts w:ascii="Linux Libertine" w:hAnsi="Linux Libertine" w:cs="Linux Libertine"/>
          <w:color w:val="000000"/>
        </w:rPr>
        <w:t>,</w:t>
      </w:r>
      <w:r w:rsidRPr="006B5182">
        <w:rPr>
          <w:rFonts w:ascii="Linux Libertine" w:hAnsi="Linux Libertine" w:cs="Linux Libertine"/>
          <w:color w:val="000000"/>
        </w:rPr>
        <w:t xml:space="preserve"> </w:t>
      </w:r>
      <w:r w:rsidR="00C146E0" w:rsidRPr="006B5182">
        <w:rPr>
          <w:rFonts w:ascii="Linux Libertine" w:hAnsi="Linux Libertine" w:cs="Linux Libertine"/>
          <w:color w:val="000000"/>
        </w:rPr>
        <w:t>which</w:t>
      </w:r>
      <w:r w:rsidRPr="006B5182">
        <w:rPr>
          <w:rFonts w:ascii="Linux Libertine" w:hAnsi="Linux Libertine" w:cs="Linux Libertine"/>
          <w:color w:val="000000"/>
        </w:rPr>
        <w:t xml:space="preserve"> may promote “negative or derogatory language”</w:t>
      </w:r>
      <w:r w:rsidR="00D6313D"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Pr="006B5182">
        <w:rPr>
          <w:rFonts w:ascii="Linux Libertine" w:hAnsi="Linux Libertine" w:cs="Linux Libertine"/>
          <w:color w:val="000000"/>
        </w:rPr>
        <w:t>. This tendency to refuse is notably more pronounced in</w:t>
      </w:r>
      <w:r w:rsidRPr="006B5182">
        <w:rPr>
          <w:rFonts w:ascii="Linux Libertine" w:hAnsi="Linux Libertine" w:cs="Linux Libertine"/>
          <w:color w:val="FF0000"/>
        </w:rPr>
        <w:t xml:space="preserve"> </w:t>
      </w:r>
      <w:r w:rsidRPr="006B5182">
        <w:rPr>
          <w:rFonts w:ascii="Linux Libertine" w:hAnsi="Linux Libertine" w:cs="Linux Libertine"/>
          <w:color w:val="000000"/>
        </w:rPr>
        <w:t>prompts specifying marginalized groups, whereas dominant groups were more likely to be answered.</w:t>
      </w:r>
      <w:r w:rsidR="00B208BE">
        <w:rPr>
          <w:rFonts w:ascii="Linux Libertine" w:hAnsi="Linux Libertine" w:cs="Linux Libertine"/>
          <w:color w:val="000000"/>
        </w:rPr>
        <w:t xml:space="preserve"> </w:t>
      </w:r>
      <w:r w:rsidR="00770E96" w:rsidRPr="006B5182">
        <w:rPr>
          <w:rFonts w:ascii="Linux Libertine" w:hAnsi="Linux Libertine" w:cs="Linux Libertine"/>
          <w:color w:val="000000"/>
        </w:rPr>
        <w:t>As</w:t>
      </w:r>
      <w:r w:rsidRPr="006B5182">
        <w:rPr>
          <w:rFonts w:ascii="Linux Libertine" w:hAnsi="Linux Libertine" w:cs="Linux Libertine"/>
          <w:color w:val="000000"/>
        </w:rPr>
        <w:t xml:space="preserve"> the researchers </w:t>
      </w:r>
      <w:r w:rsidR="00311899" w:rsidRPr="006B5182">
        <w:rPr>
          <w:rFonts w:ascii="Linux Libertine" w:hAnsi="Linux Libertine" w:cs="Linux Libertine"/>
          <w:color w:val="000000"/>
        </w:rPr>
        <w:t>point out</w:t>
      </w:r>
      <w:r w:rsidRPr="006B5182">
        <w:rPr>
          <w:rFonts w:ascii="Linux Libertine" w:hAnsi="Linux Libertine" w:cs="Linux Libertine"/>
          <w:color w:val="000000"/>
        </w:rPr>
        <w:t>, refusing to answer a prompt about a specific identity group is its own form of discrimination</w:t>
      </w:r>
      <w:r w:rsidR="00B208BE">
        <w:rPr>
          <w:rFonts w:ascii="Linux Libertine" w:hAnsi="Linux Libertine" w:cs="Linux Libertine"/>
          <w:color w:val="000000"/>
        </w:rPr>
        <w:t>:</w:t>
      </w:r>
      <w:r w:rsidR="00347928"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“The refusals themselves actually produce risk and harm. They suggest that the model likely cannot say anything nice, which is alarming when frequently repeated about minoritized groups”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D6313D" w:rsidRPr="006B5182">
        <w:rPr>
          <w:rFonts w:ascii="Linux Libertine" w:hAnsi="Linux Libertine" w:cs="Linux Libertine"/>
          <w:color w:val="000000"/>
        </w:rPr>
        <w:t>.</w:t>
      </w:r>
    </w:p>
    <w:p w14:paraId="7824D3F9" w14:textId="05ADE240" w:rsidR="006E2860" w:rsidRPr="006B5182" w:rsidRDefault="006E2860" w:rsidP="008579B0">
      <w:pPr>
        <w:pStyle w:val="PostHeadPara"/>
        <w:ind w:firstLine="720"/>
        <w:rPr>
          <w:rFonts w:ascii="Linux Libertine" w:hAnsi="Linux Libertine" w:cs="Linux Libertine"/>
          <w:color w:val="000000"/>
        </w:rPr>
      </w:pPr>
      <w:r w:rsidRPr="006B5182">
        <w:rPr>
          <w:rFonts w:ascii="Linux Libertine" w:hAnsi="Linux Libertine" w:cs="Linux Libertine"/>
          <w:color w:val="000000"/>
        </w:rPr>
        <w:t>However, there was an exception to the pattern of refusals</w:t>
      </w:r>
      <w:r w:rsidR="00C146E0" w:rsidRPr="006B5182">
        <w:rPr>
          <w:rFonts w:ascii="Linux Libertine" w:hAnsi="Linux Libertine" w:cs="Linux Libertine"/>
          <w:color w:val="000000"/>
        </w:rPr>
        <w:t>, which</w:t>
      </w:r>
      <w:r w:rsidRPr="006B5182">
        <w:rPr>
          <w:rFonts w:ascii="Linux Libertine" w:hAnsi="Linux Libertine" w:cs="Linux Libertine"/>
          <w:color w:val="000000"/>
        </w:rPr>
        <w:t xml:space="preserve"> concerned socially dominant groups. When identity markers from socially dominant groups were combined in an additive way, such as “white”, “Christian”, and “man” to form “a white Christian man”, the model was more likely to refuse than similarly intersectional, though less dominant, identity combinations. For example, a model is more likely to refuse a prompt about a “white Christian man” than a “Black Christian man.” </w:t>
      </w:r>
      <w:r w:rsidR="00C146E0" w:rsidRPr="006B5182">
        <w:rPr>
          <w:rFonts w:ascii="Linux Libertine" w:hAnsi="Linux Libertine" w:cs="Linux Libertine"/>
          <w:color w:val="000000"/>
        </w:rPr>
        <w:t>This quirk creates a strange effect where dominant groups were the most discussed, unless the identity of these groups were described in detail.</w:t>
      </w:r>
    </w:p>
    <w:p w14:paraId="6706543E" w14:textId="1ACE0372" w:rsidR="0041155A" w:rsidRPr="006B5182" w:rsidRDefault="003509F5" w:rsidP="008579B0">
      <w:pPr>
        <w:pStyle w:val="PostHeadPara"/>
        <w:ind w:firstLine="720"/>
        <w:rPr>
          <w:ins w:id="321" w:author="fcalado" w:date="2026-03-14T10:05:00Z" w16du:dateUtc="2026-03-14T14:05:00Z"/>
          <w:rFonts w:ascii="Linux Libertine" w:hAnsi="Linux Libertine" w:cs="Linux Libertine"/>
          <w:color w:val="000000"/>
        </w:rPr>
      </w:pPr>
      <w:r w:rsidRPr="006B5182">
        <w:rPr>
          <w:rFonts w:ascii="Linux Libertine" w:hAnsi="Linux Libertine" w:cs="Linux Libertine"/>
          <w:color w:val="000000"/>
        </w:rPr>
        <w:t xml:space="preserve">This notable inversion of the usual pattern </w:t>
      </w:r>
      <w:r w:rsidR="00C146E0" w:rsidRPr="006B5182">
        <w:rPr>
          <w:rFonts w:ascii="Linux Libertine" w:hAnsi="Linux Libertine" w:cs="Linux Libertine"/>
          <w:color w:val="000000"/>
        </w:rPr>
        <w:t xml:space="preserve">leads the researchers to call this group </w:t>
      </w:r>
      <w:r w:rsidRPr="006B5182">
        <w:rPr>
          <w:rFonts w:ascii="Linux Libertine" w:hAnsi="Linux Libertine" w:cs="Linux Libertine"/>
          <w:color w:val="000000"/>
        </w:rPr>
        <w:t xml:space="preserve">the </w:t>
      </w:r>
      <w:sdt>
        <w:sdtPr>
          <w:rPr>
            <w:rFonts w:ascii="Linux Libertine" w:hAnsi="Linux Libertine" w:cs="Linux Libertine"/>
          </w:rPr>
          <w:tag w:val="goog_rdk_22"/>
          <w:id w:val="-686315252"/>
        </w:sdtPr>
        <w:sdtContent/>
      </w:sdt>
      <w:r w:rsidRPr="006B5182">
        <w:rPr>
          <w:rFonts w:ascii="Linux Libertine" w:hAnsi="Linux Libertine" w:cs="Linux Libertine"/>
          <w:color w:val="000000"/>
        </w:rPr>
        <w:t xml:space="preserve">“unmarked majority”, </w:t>
      </w:r>
      <w:r w:rsidR="00C146E0" w:rsidRPr="006B5182">
        <w:rPr>
          <w:rFonts w:ascii="Linux Libertine" w:hAnsi="Linux Libertine" w:cs="Linux Libertine"/>
          <w:color w:val="000000"/>
        </w:rPr>
        <w:t xml:space="preserve">that is, </w:t>
      </w:r>
      <w:r w:rsidR="00311899" w:rsidRPr="006B5182">
        <w:rPr>
          <w:rFonts w:ascii="Linux Libertine" w:hAnsi="Linux Libertine" w:cs="Linux Libertine"/>
          <w:color w:val="000000"/>
        </w:rPr>
        <w:t>the</w:t>
      </w:r>
      <w:r w:rsidRPr="006B5182">
        <w:rPr>
          <w:rFonts w:ascii="Linux Libertine" w:hAnsi="Linux Libertine" w:cs="Linux Libertine"/>
          <w:color w:val="000000"/>
        </w:rPr>
        <w:t xml:space="preserve"> invisible but dominant majority. A lack of identity specification in the model prompts will lead the model to assume a dominant identity</w:t>
      </w:r>
      <w:r w:rsidR="00311899" w:rsidRPr="006B5182">
        <w:rPr>
          <w:rFonts w:ascii="Linux Libertine" w:hAnsi="Linux Libertine" w:cs="Linux Libertine"/>
          <w:color w:val="000000"/>
        </w:rPr>
        <w:t xml:space="preserve"> which, </w:t>
      </w:r>
      <w:r w:rsidRPr="006B5182">
        <w:rPr>
          <w:rFonts w:ascii="Linux Libertine" w:hAnsi="Linux Libertine" w:cs="Linux Libertine"/>
          <w:color w:val="000000"/>
        </w:rPr>
        <w:t xml:space="preserve">researchers explain, “is assumed to be a man, as well as likely white, straight, cisgender, and Christian”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D6313D" w:rsidRPr="006B5182">
        <w:rPr>
          <w:rFonts w:ascii="Linux Libertine" w:hAnsi="Linux Libertine" w:cs="Linux Libertine"/>
          <w:color w:val="000000"/>
        </w:rPr>
        <w:t>.</w:t>
      </w:r>
      <w:r w:rsidR="00691C87" w:rsidRPr="006B5182">
        <w:rPr>
          <w:rFonts w:ascii="Linux Libertine" w:hAnsi="Linux Libertine" w:cs="Linux Libertine"/>
          <w:color w:val="000000"/>
        </w:rPr>
        <w:t xml:space="preserve"> </w:t>
      </w:r>
      <w:r w:rsidR="00C146E0" w:rsidRPr="006B5182">
        <w:rPr>
          <w:rFonts w:ascii="Linux Libertine" w:hAnsi="Linux Libertine" w:cs="Linux Libertine"/>
          <w:color w:val="000000"/>
        </w:rPr>
        <w:t>In an incisive speculation, the researchers posit that this “unmarked” quality of dominant identity group</w:t>
      </w:r>
      <w:r w:rsidR="00835CE8" w:rsidRPr="006B5182">
        <w:rPr>
          <w:rFonts w:ascii="Linux Libertine" w:hAnsi="Linux Libertine" w:cs="Linux Libertine"/>
          <w:color w:val="000000"/>
        </w:rPr>
        <w:t>s</w:t>
      </w:r>
      <w:r w:rsidRPr="006B5182">
        <w:rPr>
          <w:rFonts w:ascii="Linux Libertine" w:hAnsi="Linux Libertine" w:cs="Linux Libertine"/>
          <w:color w:val="000000"/>
        </w:rPr>
        <w:t xml:space="preserve"> </w:t>
      </w:r>
      <w:r w:rsidR="00311899" w:rsidRPr="006B5182">
        <w:rPr>
          <w:rFonts w:ascii="Linux Libertine" w:hAnsi="Linux Libertine" w:cs="Linux Libertine"/>
          <w:color w:val="000000"/>
        </w:rPr>
        <w:t xml:space="preserve">explains </w:t>
      </w:r>
      <w:r w:rsidR="00C146E0" w:rsidRPr="006B5182">
        <w:rPr>
          <w:rFonts w:ascii="Linux Libertine" w:hAnsi="Linux Libertine" w:cs="Linux Libertine"/>
          <w:color w:val="000000"/>
        </w:rPr>
        <w:t xml:space="preserve">why the model refuses to answer </w:t>
      </w:r>
      <w:r w:rsidR="00311899" w:rsidRPr="006B5182">
        <w:rPr>
          <w:rFonts w:ascii="Linux Libertine" w:hAnsi="Linux Libertine" w:cs="Linux Libertine"/>
          <w:color w:val="000000"/>
        </w:rPr>
        <w:t xml:space="preserve">certain kinds of </w:t>
      </w:r>
      <w:r w:rsidR="00C146E0" w:rsidRPr="006B5182">
        <w:rPr>
          <w:rFonts w:ascii="Linux Libertine" w:hAnsi="Linux Libertine" w:cs="Linux Libertine"/>
          <w:color w:val="000000"/>
        </w:rPr>
        <w:t xml:space="preserve">questions about </w:t>
      </w:r>
      <w:r w:rsidR="00835CE8" w:rsidRPr="006B5182">
        <w:rPr>
          <w:rFonts w:ascii="Linux Libertine" w:hAnsi="Linux Libertine" w:cs="Linux Libertine"/>
          <w:color w:val="000000"/>
        </w:rPr>
        <w:t>them</w:t>
      </w:r>
      <w:r w:rsidR="00311899" w:rsidRPr="006B5182">
        <w:rPr>
          <w:rFonts w:ascii="Linux Libertine" w:hAnsi="Linux Libertine" w:cs="Linux Libertine"/>
          <w:color w:val="000000"/>
        </w:rPr>
        <w:t xml:space="preserve">. </w:t>
      </w:r>
      <w:r w:rsidR="00C146E0" w:rsidRPr="006B5182">
        <w:rPr>
          <w:rFonts w:ascii="Linux Libertine" w:hAnsi="Linux Libertine" w:cs="Linux Libertine"/>
          <w:color w:val="000000"/>
        </w:rPr>
        <w:t xml:space="preserve">Because such groups </w:t>
      </w:r>
      <w:r w:rsidRPr="006B5182">
        <w:rPr>
          <w:rFonts w:ascii="Linux Libertine" w:hAnsi="Linux Libertine" w:cs="Linux Libertine"/>
          <w:color w:val="000000"/>
        </w:rPr>
        <w:t>are “so often unmarked</w:t>
      </w:r>
      <w:r w:rsidR="00C146E0" w:rsidRPr="006B5182">
        <w:rPr>
          <w:rFonts w:ascii="Linux Libertine" w:hAnsi="Linux Libertine" w:cs="Linux Libertine"/>
          <w:color w:val="000000"/>
        </w:rPr>
        <w:t>”, as the researchers explain, “</w:t>
      </w:r>
      <w:r w:rsidRPr="006B5182">
        <w:rPr>
          <w:rFonts w:ascii="Linux Libertine" w:hAnsi="Linux Libertine" w:cs="Linux Libertine"/>
          <w:color w:val="000000"/>
        </w:rPr>
        <w:t xml:space="preserve">specifying them draws extra attention to the concept of ‘identity,’ which the model has been discouraged from talking about” </w:t>
      </w:r>
      <w:bookmarkStart w:id="322" w:name="bookmark=id.9zhads7mbrj4" w:colFirst="0" w:colLast="0"/>
      <w:bookmarkStart w:id="323" w:name="bookmark=id.riw95mhlswi" w:colFirst="0" w:colLast="0"/>
      <w:bookmarkEnd w:id="322"/>
      <w:bookmarkEnd w:id="323"/>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D6313D" w:rsidRPr="006B5182">
        <w:rPr>
          <w:rFonts w:ascii="Linux Libertine" w:hAnsi="Linux Libertine" w:cs="Linux Libertine"/>
          <w:color w:val="000000"/>
        </w:rPr>
        <w:t>.</w:t>
      </w:r>
      <w:r w:rsidR="0037190A" w:rsidRPr="006B5182">
        <w:rPr>
          <w:rFonts w:ascii="Linux Libertine" w:hAnsi="Linux Libertine" w:cs="Linux Libertine"/>
          <w:color w:val="000000"/>
        </w:rPr>
        <w:t xml:space="preserve"> </w:t>
      </w:r>
    </w:p>
    <w:p w14:paraId="1D4F6750" w14:textId="77777777" w:rsidR="0073398C" w:rsidRPr="006B5182" w:rsidRDefault="0073398C" w:rsidP="008579B0">
      <w:pPr>
        <w:pStyle w:val="PostHeadPara"/>
        <w:rPr>
          <w:ins w:id="324" w:author="fcalado" w:date="2026-03-14T10:05:00Z" w16du:dateUtc="2026-03-14T14:05:00Z"/>
          <w:rFonts w:ascii="Linux Libertine" w:hAnsi="Linux Libertine" w:cs="Linux Libertine"/>
          <w:color w:val="000000"/>
        </w:rPr>
      </w:pPr>
    </w:p>
    <w:p w14:paraId="5EF3B985" w14:textId="44A6A10E" w:rsidR="0073398C" w:rsidRPr="006B5182" w:rsidRDefault="0073398C" w:rsidP="008579B0">
      <w:pPr>
        <w:pStyle w:val="Head2"/>
        <w:tabs>
          <w:tab w:val="clear" w:pos="360"/>
        </w:tabs>
        <w:rPr>
          <w:ins w:id="325" w:author="fcalado" w:date="2026-03-14T10:06:00Z" w16du:dateUtc="2026-03-14T14:06:00Z"/>
          <w:rFonts w:ascii="Linux Libertine" w:hAnsi="Linux Libertine" w:cs="Linux Libertine"/>
        </w:rPr>
      </w:pPr>
      <w:ins w:id="326" w:author="fcalado" w:date="2026-03-14T10:05:00Z" w16du:dateUtc="2026-03-14T14:05:00Z">
        <w:r w:rsidRPr="006B5182">
          <w:rPr>
            <w:rFonts w:ascii="Linux Libertine" w:hAnsi="Linux Libertine" w:cs="Linux Libertine"/>
          </w:rPr>
          <w:t>Framework #</w:t>
        </w:r>
      </w:ins>
      <w:ins w:id="327" w:author="fcalado" w:date="2026-03-14T10:06:00Z" w16du:dateUtc="2026-03-14T14:06:00Z">
        <w:r w:rsidRPr="006B5182">
          <w:rPr>
            <w:rFonts w:ascii="Linux Libertine" w:hAnsi="Linux Libertine" w:cs="Linux Libertine"/>
          </w:rPr>
          <w:t>3</w:t>
        </w:r>
      </w:ins>
      <w:ins w:id="328" w:author="fcalado" w:date="2026-03-14T10:05:00Z" w16du:dateUtc="2026-03-14T14:05:00Z">
        <w:r w:rsidRPr="006B5182">
          <w:rPr>
            <w:rFonts w:ascii="Linux Libertine" w:hAnsi="Linux Libertine" w:cs="Linux Libertine"/>
          </w:rPr>
          <w:t xml:space="preserve">: </w:t>
        </w:r>
      </w:ins>
      <w:ins w:id="329" w:author="fcalado" w:date="2026-03-14T10:06:00Z" w16du:dateUtc="2026-03-14T14:06:00Z">
        <w:r w:rsidRPr="006B5182">
          <w:rPr>
            <w:rFonts w:ascii="Linux Libertine" w:hAnsi="Linux Libertine" w:cs="Linux Libertine"/>
          </w:rPr>
          <w:t>TANGO</w:t>
        </w:r>
      </w:ins>
    </w:p>
    <w:p w14:paraId="36EB0067" w14:textId="43EE080D" w:rsidR="00A719EB" w:rsidRPr="006B5182" w:rsidRDefault="009D0048" w:rsidP="008579B0">
      <w:pPr>
        <w:pStyle w:val="PostHeadPara"/>
        <w:rPr>
          <w:ins w:id="330" w:author="fcalado" w:date="2026-03-14T10:28:00Z" w16du:dateUtc="2026-03-14T14:28:00Z"/>
          <w:rFonts w:ascii="Linux Libertine" w:hAnsi="Linux Libertine" w:cs="Linux Libertine"/>
          <w:color w:val="000000"/>
        </w:rPr>
      </w:pPr>
      <w:ins w:id="331" w:author="fcalado" w:date="2026-03-14T10:15:00Z" w16du:dateUtc="2026-03-14T14:15:00Z">
        <w:r w:rsidRPr="006B5182">
          <w:rPr>
            <w:rFonts w:ascii="Linux Libertine" w:hAnsi="Linux Libertine" w:cs="Linux Libertine"/>
            <w:color w:val="000000"/>
          </w:rPr>
          <w:t xml:space="preserve">TANGO, </w:t>
        </w:r>
        <w:r w:rsidRPr="006B5182">
          <w:rPr>
            <w:rFonts w:ascii="Linux Libertine" w:hAnsi="Linux Libertine" w:cs="Linux Libertine"/>
            <w:b/>
            <w:bCs/>
            <w:color w:val="000000"/>
          </w:rPr>
          <w:t>(</w:t>
        </w:r>
      </w:ins>
      <w:ins w:id="332" w:author="fcalado" w:date="2026-03-14T10:14:00Z" w16du:dateUtc="2026-03-14T14:14:00Z">
        <w:r w:rsidRPr="006B5182">
          <w:rPr>
            <w:rFonts w:ascii="Linux Libertine" w:hAnsi="Linux Libertine" w:cs="Linux Libertine"/>
            <w:b/>
            <w:bCs/>
            <w:color w:val="000000"/>
          </w:rPr>
          <w:t>T)ow(A)</w:t>
        </w:r>
        <w:proofErr w:type="spellStart"/>
        <w:r w:rsidRPr="006B5182">
          <w:rPr>
            <w:rFonts w:ascii="Linux Libertine" w:hAnsi="Linux Libertine" w:cs="Linux Libertine"/>
            <w:b/>
            <w:bCs/>
            <w:color w:val="000000"/>
          </w:rPr>
          <w:t>rds</w:t>
        </w:r>
        <w:proofErr w:type="spellEnd"/>
        <w:r w:rsidRPr="006B5182">
          <w:rPr>
            <w:rFonts w:ascii="Linux Libertine" w:hAnsi="Linux Libertine" w:cs="Linux Libertine"/>
            <w:b/>
            <w:bCs/>
            <w:color w:val="000000"/>
          </w:rPr>
          <w:t xml:space="preserve"> centering </w:t>
        </w:r>
        <w:proofErr w:type="spellStart"/>
        <w:r w:rsidRPr="006B5182">
          <w:rPr>
            <w:rFonts w:ascii="Linux Libertine" w:hAnsi="Linux Libertine" w:cs="Linux Libertine"/>
            <w:b/>
            <w:bCs/>
            <w:color w:val="000000"/>
          </w:rPr>
          <w:t>tra</w:t>
        </w:r>
        <w:proofErr w:type="spellEnd"/>
        <w:r w:rsidRPr="006B5182">
          <w:rPr>
            <w:rFonts w:ascii="Linux Libertine" w:hAnsi="Linux Libertine" w:cs="Linux Libertine"/>
            <w:b/>
            <w:bCs/>
            <w:color w:val="000000"/>
          </w:rPr>
          <w:t>(N)s(G)ender and nonbinary voices</w:t>
        </w:r>
      </w:ins>
      <w:ins w:id="333" w:author="fcalado" w:date="2026-03-14T10:16:00Z" w16du:dateUtc="2026-03-14T14:16:00Z">
        <w:r w:rsidRPr="006B5182">
          <w:rPr>
            <w:rFonts w:ascii="Linux Libertine" w:hAnsi="Linux Libertine" w:cs="Linux Libertine"/>
            <w:color w:val="000000"/>
          </w:rPr>
          <w:t>,</w:t>
        </w:r>
      </w:ins>
      <w:ins w:id="334" w:author="fcalado" w:date="2026-03-14T10:17:00Z" w16du:dateUtc="2026-03-14T14:17:00Z">
        <w:r w:rsidRPr="006B5182">
          <w:rPr>
            <w:rFonts w:ascii="Linux Libertine" w:hAnsi="Linux Libertine" w:cs="Linux Libertine"/>
            <w:color w:val="000000"/>
          </w:rPr>
          <w:t xml:space="preserve"> </w:t>
        </w:r>
      </w:ins>
      <w:ins w:id="335" w:author="fcalado" w:date="2026-03-14T10:18:00Z" w16du:dateUtc="2026-03-14T14:18:00Z">
        <w:r w:rsidRPr="006B5182">
          <w:rPr>
            <w:rFonts w:ascii="Linux Libertine" w:hAnsi="Linux Libertine" w:cs="Linux Libertine"/>
            <w:color w:val="000000"/>
          </w:rPr>
          <w:t xml:space="preserve">is a dataset that </w:t>
        </w:r>
      </w:ins>
      <w:ins w:id="336" w:author="fcalado" w:date="2026-03-14T10:17:00Z" w16du:dateUtc="2026-03-14T14:17:00Z">
        <w:r w:rsidRPr="006B5182">
          <w:rPr>
            <w:rFonts w:ascii="Linux Libertine" w:hAnsi="Linux Libertine" w:cs="Linux Libertine"/>
            <w:color w:val="000000"/>
          </w:rPr>
          <w:t>centers</w:t>
        </w:r>
      </w:ins>
      <w:ins w:id="337" w:author="fcalado" w:date="2026-03-14T10:16:00Z" w16du:dateUtc="2026-03-14T14:16:00Z">
        <w:r w:rsidRPr="006B5182">
          <w:rPr>
            <w:rFonts w:ascii="Linux Libertine" w:hAnsi="Linux Libertine" w:cs="Linux Libertine"/>
            <w:color w:val="000000"/>
          </w:rPr>
          <w:t xml:space="preserve"> TGNB, </w:t>
        </w:r>
      </w:ins>
      <w:ins w:id="338" w:author="fcalado" w:date="2026-03-14T10:17:00Z" w16du:dateUtc="2026-03-14T14:17:00Z">
        <w:r w:rsidRPr="006B5182">
          <w:rPr>
            <w:rFonts w:ascii="Linux Libertine" w:hAnsi="Linux Libertine" w:cs="Linux Libertine"/>
            <w:color w:val="000000"/>
          </w:rPr>
          <w:t xml:space="preserve">or </w:t>
        </w:r>
      </w:ins>
      <w:ins w:id="339" w:author="fcalado" w:date="2026-03-14T10:16:00Z" w16du:dateUtc="2026-03-14T14:16:00Z">
        <w:r w:rsidRPr="006B5182">
          <w:rPr>
            <w:rFonts w:ascii="Linux Libertine" w:hAnsi="Linux Libertine" w:cs="Linux Libertine"/>
            <w:color w:val="000000"/>
          </w:rPr>
          <w:t>trans</w:t>
        </w:r>
      </w:ins>
      <w:ins w:id="340" w:author="fcalado" w:date="2026-03-16T10:50:00Z" w16du:dateUtc="2026-03-16T14:50:00Z">
        <w:r w:rsidR="00CF4F23" w:rsidRPr="006B5182">
          <w:rPr>
            <w:rFonts w:ascii="Linux Libertine" w:hAnsi="Linux Libertine" w:cs="Linux Libertine"/>
            <w:color w:val="000000"/>
          </w:rPr>
          <w:t xml:space="preserve"> and</w:t>
        </w:r>
      </w:ins>
      <w:ins w:id="341" w:author="fcalado" w:date="2026-03-14T10:16:00Z" w16du:dateUtc="2026-03-14T14:16:00Z">
        <w:r w:rsidRPr="006B5182">
          <w:rPr>
            <w:rFonts w:ascii="Linux Libertine" w:hAnsi="Linux Libertine" w:cs="Linux Libertine"/>
            <w:color w:val="000000"/>
          </w:rPr>
          <w:t xml:space="preserve"> </w:t>
        </w:r>
      </w:ins>
      <w:ins w:id="342" w:author="fcalado" w:date="2026-03-14T10:17:00Z" w16du:dateUtc="2026-03-14T14:17:00Z">
        <w:r w:rsidRPr="006B5182">
          <w:rPr>
            <w:rFonts w:ascii="Linux Libertine" w:hAnsi="Linux Libertine" w:cs="Linux Libertine"/>
            <w:color w:val="000000"/>
          </w:rPr>
          <w:t>nonbinary, users</w:t>
        </w:r>
      </w:ins>
      <w:ins w:id="343" w:author="fcalado" w:date="2026-03-14T10:18:00Z" w16du:dateUtc="2026-03-14T14:18:00Z">
        <w:r w:rsidRPr="006B5182">
          <w:rPr>
            <w:rFonts w:ascii="Linux Libertine" w:hAnsi="Linux Libertine" w:cs="Linux Libertine"/>
            <w:color w:val="000000"/>
          </w:rPr>
          <w:t xml:space="preserve"> in its goals and approach </w:t>
        </w:r>
      </w:ins>
      <w:r w:rsidR="00564F98">
        <w:rPr>
          <w:rFonts w:ascii="Linux Libertine" w:hAnsi="Linux Libertine" w:cs="Linux Libertine"/>
          <w:color w:val="000000"/>
        </w:rPr>
        <w:t>(</w:t>
      </w:r>
      <w:ins w:id="344" w:author="fcalado" w:date="2026-03-17T11:58:00Z" w16du:dateUtc="2026-03-17T15:58:00Z">
        <w:r w:rsidR="0013306E">
          <w:rPr>
            <w:rFonts w:ascii="Linux Libertine" w:hAnsi="Linux Libertine" w:cs="Linux Libertine"/>
            <w:color w:val="000000"/>
          </w:rPr>
          <w:t>33</w:t>
        </w:r>
      </w:ins>
      <w:r w:rsidR="00564F98">
        <w:rPr>
          <w:rFonts w:ascii="Linux Libertine" w:hAnsi="Linux Libertine" w:cs="Linux Libertine"/>
          <w:color w:val="000000"/>
        </w:rPr>
        <w:t>)</w:t>
      </w:r>
      <w:ins w:id="345" w:author="fcalado" w:date="2026-03-14T10:19:00Z" w16du:dateUtc="2026-03-14T14:19:00Z">
        <w:r w:rsidRPr="006B5182">
          <w:rPr>
            <w:rFonts w:ascii="Linux Libertine" w:hAnsi="Linux Libertine" w:cs="Linux Libertine"/>
            <w:color w:val="000000"/>
          </w:rPr>
          <w:t xml:space="preserve">. </w:t>
        </w:r>
      </w:ins>
      <w:ins w:id="346" w:author="fcalado" w:date="2026-03-14T10:25:00Z" w16du:dateUtc="2026-03-14T14:25:00Z">
        <w:r w:rsidR="00A719EB" w:rsidRPr="006B5182">
          <w:rPr>
            <w:rFonts w:ascii="Linux Libertine" w:hAnsi="Linux Libertine" w:cs="Linux Libertine"/>
            <w:color w:val="000000"/>
          </w:rPr>
          <w:t xml:space="preserve">The </w:t>
        </w:r>
      </w:ins>
      <w:ins w:id="347" w:author="fcalado" w:date="2026-03-14T10:19:00Z" w16du:dateUtc="2026-03-14T14:19:00Z">
        <w:r w:rsidRPr="006B5182">
          <w:rPr>
            <w:rFonts w:ascii="Linux Libertine" w:hAnsi="Linux Libertine" w:cs="Linux Libertine"/>
            <w:color w:val="000000"/>
          </w:rPr>
          <w:t xml:space="preserve">dataset is sourced from TGNB-curated </w:t>
        </w:r>
      </w:ins>
      <w:ins w:id="348" w:author="fcalado" w:date="2026-03-14T10:26:00Z" w16du:dateUtc="2026-03-14T14:26:00Z">
        <w:r w:rsidR="00A719EB" w:rsidRPr="006B5182">
          <w:rPr>
            <w:rFonts w:ascii="Linux Libertine" w:hAnsi="Linux Libertine" w:cs="Linux Libertine"/>
            <w:color w:val="000000"/>
          </w:rPr>
          <w:t xml:space="preserve">wiki, </w:t>
        </w:r>
      </w:ins>
      <w:ins w:id="349" w:author="fcalado" w:date="2026-03-14T10:27:00Z" w16du:dateUtc="2026-03-14T14:27:00Z">
        <w:r w:rsidR="00A719EB" w:rsidRPr="006B5182">
          <w:rPr>
            <w:rFonts w:ascii="Linux Libertine" w:hAnsi="Linux Libertine" w:cs="Linux Libertine"/>
            <w:color w:val="000000"/>
          </w:rPr>
          <w:t>where it is</w:t>
        </w:r>
      </w:ins>
      <w:ins w:id="350" w:author="fcalado" w:date="2026-03-14T10:26:00Z" w16du:dateUtc="2026-03-14T14:26:00Z">
        <w:r w:rsidR="00A719EB" w:rsidRPr="006B5182">
          <w:rPr>
            <w:rFonts w:ascii="Linux Libertine" w:hAnsi="Linux Libertine" w:cs="Linux Libertine"/>
            <w:color w:val="000000"/>
          </w:rPr>
          <w:t xml:space="preserve"> transformed into prompts to </w:t>
        </w:r>
      </w:ins>
      <w:ins w:id="351" w:author="fcalado" w:date="2026-03-14T10:27:00Z" w16du:dateUtc="2026-03-14T14:27:00Z">
        <w:r w:rsidR="00A719EB" w:rsidRPr="006B5182">
          <w:rPr>
            <w:rFonts w:ascii="Linux Libertine" w:hAnsi="Linux Libertine" w:cs="Linux Libertine"/>
            <w:color w:val="000000"/>
          </w:rPr>
          <w:t>test</w:t>
        </w:r>
      </w:ins>
      <w:ins w:id="352" w:author="fcalado" w:date="2026-03-14T10:28:00Z" w16du:dateUtc="2026-03-14T14:28:00Z">
        <w:r w:rsidR="00A719EB" w:rsidRPr="006B5182">
          <w:rPr>
            <w:rFonts w:ascii="Linux Libertine" w:hAnsi="Linux Libertine" w:cs="Linux Libertine"/>
            <w:color w:val="000000"/>
          </w:rPr>
          <w:t xml:space="preserve"> </w:t>
        </w:r>
      </w:ins>
      <w:ins w:id="353" w:author="fcalado" w:date="2026-03-14T10:27:00Z" w16du:dateUtc="2026-03-14T14:27:00Z">
        <w:r w:rsidR="00A719EB" w:rsidRPr="006B5182">
          <w:rPr>
            <w:rFonts w:ascii="Linux Libertine" w:hAnsi="Linux Libertine" w:cs="Linux Libertine"/>
            <w:color w:val="000000"/>
          </w:rPr>
          <w:t>gender affirmation</w:t>
        </w:r>
      </w:ins>
      <w:ins w:id="354" w:author="fcalado" w:date="2026-03-14T10:28:00Z" w16du:dateUtc="2026-03-14T14:28:00Z">
        <w:r w:rsidR="00A719EB" w:rsidRPr="006B5182">
          <w:rPr>
            <w:rFonts w:ascii="Linux Libertine" w:hAnsi="Linux Libertine" w:cs="Linux Libertine"/>
            <w:color w:val="000000"/>
          </w:rPr>
          <w:t xml:space="preserve"> practices in LLM text generation</w:t>
        </w:r>
      </w:ins>
      <w:ins w:id="355" w:author="fcalado" w:date="2026-03-14T10:29:00Z" w16du:dateUtc="2026-03-14T14:29:00Z">
        <w:r w:rsidR="00A719EB" w:rsidRPr="006B5182">
          <w:rPr>
            <w:rFonts w:ascii="Linux Libertine" w:hAnsi="Linux Libertine" w:cs="Linux Libertine"/>
            <w:color w:val="000000"/>
          </w:rPr>
          <w:t>, specifically misgendering and responses to gender disclosures</w:t>
        </w:r>
      </w:ins>
      <w:ins w:id="356" w:author="fcalado" w:date="2026-03-14T10:32:00Z" w16du:dateUtc="2026-03-14T14:32:00Z">
        <w:r w:rsidR="00A719EB" w:rsidRPr="006B5182">
          <w:rPr>
            <w:rFonts w:ascii="Linux Libertine" w:hAnsi="Linux Libertine" w:cs="Linux Libertine"/>
            <w:color w:val="000000"/>
          </w:rPr>
          <w:t>.</w:t>
        </w:r>
      </w:ins>
    </w:p>
    <w:p w14:paraId="20592E8D" w14:textId="2E9E112E" w:rsidR="00B26754" w:rsidRPr="006B5182" w:rsidRDefault="00A719EB" w:rsidP="008579B0">
      <w:pPr>
        <w:pStyle w:val="PostHeadPara"/>
        <w:rPr>
          <w:ins w:id="357" w:author="fcalado" w:date="2026-03-14T10:54:00Z" w16du:dateUtc="2026-03-14T14:54:00Z"/>
          <w:rFonts w:ascii="Linux Libertine" w:hAnsi="Linux Libertine" w:cs="Linux Libertine"/>
          <w:color w:val="000000"/>
        </w:rPr>
      </w:pPr>
      <w:ins w:id="358" w:author="fcalado" w:date="2026-03-14T10:28:00Z" w16du:dateUtc="2026-03-14T14:28:00Z">
        <w:r w:rsidRPr="006B5182">
          <w:rPr>
            <w:rFonts w:ascii="Linux Libertine" w:hAnsi="Linux Libertine" w:cs="Linux Libertine"/>
            <w:color w:val="000000"/>
          </w:rPr>
          <w:tab/>
        </w:r>
      </w:ins>
      <w:ins w:id="359" w:author="fcalado" w:date="2026-03-14T10:34:00Z" w16du:dateUtc="2026-03-14T14:34:00Z">
        <w:r w:rsidR="00B26754" w:rsidRPr="006B5182">
          <w:rPr>
            <w:rFonts w:ascii="Linux Libertine" w:hAnsi="Linux Libertine" w:cs="Linux Libertine"/>
            <w:color w:val="000000"/>
          </w:rPr>
          <w:t xml:space="preserve">The </w:t>
        </w:r>
      </w:ins>
      <w:ins w:id="360" w:author="fcalado" w:date="2026-03-14T10:33:00Z" w16du:dateUtc="2026-03-14T14:33:00Z">
        <w:r w:rsidRPr="006B5182">
          <w:rPr>
            <w:rFonts w:ascii="Linux Libertine" w:hAnsi="Linux Libertine" w:cs="Linux Libertine"/>
            <w:color w:val="000000"/>
          </w:rPr>
          <w:t xml:space="preserve">methodology is mixed, </w:t>
        </w:r>
      </w:ins>
      <w:ins w:id="361" w:author="fcalado" w:date="2026-03-14T10:34:00Z" w16du:dateUtc="2026-03-14T14:34:00Z">
        <w:r w:rsidRPr="006B5182">
          <w:rPr>
            <w:rFonts w:ascii="Linux Libertine" w:hAnsi="Linux Libertine" w:cs="Linux Libertine"/>
            <w:color w:val="000000"/>
          </w:rPr>
          <w:t xml:space="preserve">involving both qualitative and quantitative steps. First, the </w:t>
        </w:r>
        <w:r w:rsidR="00B26754" w:rsidRPr="006B5182">
          <w:rPr>
            <w:rFonts w:ascii="Linux Libertine" w:hAnsi="Linux Libertine" w:cs="Linux Libertine"/>
            <w:color w:val="000000"/>
          </w:rPr>
          <w:t xml:space="preserve">researchers </w:t>
        </w:r>
        <w:proofErr w:type="gramStart"/>
        <w:r w:rsidR="00B26754" w:rsidRPr="006B5182">
          <w:rPr>
            <w:rFonts w:ascii="Linux Libertine" w:hAnsi="Linux Libertine" w:cs="Linux Libertine"/>
            <w:color w:val="000000"/>
          </w:rPr>
          <w:t xml:space="preserve">source </w:t>
        </w:r>
      </w:ins>
      <w:ins w:id="362" w:author="fcalado" w:date="2026-03-14T10:32:00Z" w16du:dateUtc="2026-03-14T14:32:00Z">
        <w:r w:rsidRPr="006B5182">
          <w:rPr>
            <w:rFonts w:ascii="Linux Libertine" w:hAnsi="Linux Libertine" w:cs="Linux Libertine"/>
            <w:color w:val="000000"/>
          </w:rPr>
          <w:t xml:space="preserve"> prompt</w:t>
        </w:r>
      </w:ins>
      <w:ins w:id="363" w:author="fcalado" w:date="2026-03-14T10:36:00Z" w16du:dateUtc="2026-03-14T14:36:00Z">
        <w:r w:rsidR="00B26754" w:rsidRPr="006B5182">
          <w:rPr>
            <w:rFonts w:ascii="Linux Libertine" w:hAnsi="Linux Libertine" w:cs="Linux Libertine"/>
            <w:color w:val="000000"/>
          </w:rPr>
          <w:t>s</w:t>
        </w:r>
        <w:proofErr w:type="gramEnd"/>
        <w:r w:rsidR="00B26754" w:rsidRPr="006B5182">
          <w:rPr>
            <w:rFonts w:ascii="Linux Libertine" w:hAnsi="Linux Libertine" w:cs="Linux Libertine"/>
            <w:color w:val="000000"/>
          </w:rPr>
          <w:t xml:space="preserve"> </w:t>
        </w:r>
      </w:ins>
      <w:ins w:id="364" w:author="fcalado" w:date="2026-03-14T10:35:00Z" w16du:dateUtc="2026-03-14T14:35:00Z">
        <w:r w:rsidR="00B26754" w:rsidRPr="006B5182">
          <w:rPr>
            <w:rFonts w:ascii="Linux Libertine" w:hAnsi="Linux Libertine" w:cs="Linux Libertine"/>
            <w:color w:val="000000"/>
          </w:rPr>
          <w:t xml:space="preserve">from Nonbinary Wiki, a wiki site with hundreds of entries </w:t>
        </w:r>
      </w:ins>
      <w:ins w:id="365" w:author="fcalado" w:date="2026-03-14T10:37:00Z" w16du:dateUtc="2026-03-14T14:37:00Z">
        <w:r w:rsidR="00B26754" w:rsidRPr="006B5182">
          <w:rPr>
            <w:rFonts w:ascii="Linux Libertine" w:hAnsi="Linux Libertine" w:cs="Linux Libertine"/>
            <w:color w:val="000000"/>
          </w:rPr>
          <w:t>about</w:t>
        </w:r>
      </w:ins>
      <w:ins w:id="366" w:author="fcalado" w:date="2026-03-14T10:35:00Z" w16du:dateUtc="2026-03-14T14:35:00Z">
        <w:r w:rsidR="00B26754" w:rsidRPr="006B5182">
          <w:rPr>
            <w:rFonts w:ascii="Linux Libertine" w:hAnsi="Linux Libertine" w:cs="Linux Libertine"/>
            <w:color w:val="000000"/>
          </w:rPr>
          <w:t xml:space="preserve"> trans, nonbinary, and otherwise gender-nonconforming individuals</w:t>
        </w:r>
      </w:ins>
      <w:ins w:id="367" w:author="fcalado" w:date="2026-03-14T10:37:00Z" w16du:dateUtc="2026-03-14T14:37:00Z">
        <w:r w:rsidR="00B26754" w:rsidRPr="006B5182">
          <w:rPr>
            <w:rFonts w:ascii="Linux Libertine" w:hAnsi="Linux Libertine" w:cs="Linux Libertine"/>
            <w:color w:val="000000"/>
          </w:rPr>
          <w:t xml:space="preserve">, which are authored by </w:t>
        </w:r>
      </w:ins>
      <w:ins w:id="368" w:author="fcalado" w:date="2026-03-14T10:38:00Z" w16du:dateUtc="2026-03-14T14:38:00Z">
        <w:r w:rsidR="00B26754" w:rsidRPr="006B5182">
          <w:rPr>
            <w:rFonts w:ascii="Linux Libertine" w:hAnsi="Linux Libertine" w:cs="Linux Libertine"/>
            <w:color w:val="000000"/>
          </w:rPr>
          <w:t xml:space="preserve">a dedicated group of </w:t>
        </w:r>
      </w:ins>
      <w:ins w:id="369" w:author="fcalado" w:date="2026-03-14T10:37:00Z" w16du:dateUtc="2026-03-14T14:37:00Z">
        <w:r w:rsidR="00B26754" w:rsidRPr="006B5182">
          <w:rPr>
            <w:rFonts w:ascii="Linux Libertine" w:hAnsi="Linux Libertine" w:cs="Linux Libertine"/>
            <w:color w:val="000000"/>
          </w:rPr>
          <w:t>similarly</w:t>
        </w:r>
      </w:ins>
      <w:ins w:id="370" w:author="fcalado" w:date="2026-03-14T10:38:00Z" w16du:dateUtc="2026-03-14T14:38:00Z">
        <w:r w:rsidR="00B26754" w:rsidRPr="006B5182">
          <w:rPr>
            <w:rFonts w:ascii="Linux Libertine" w:hAnsi="Linux Libertine" w:cs="Linux Libertine"/>
            <w:color w:val="000000"/>
          </w:rPr>
          <w:t>-</w:t>
        </w:r>
      </w:ins>
      <w:ins w:id="371" w:author="fcalado" w:date="2026-03-14T10:37:00Z" w16du:dateUtc="2026-03-14T14:37:00Z">
        <w:r w:rsidR="00B26754" w:rsidRPr="006B5182">
          <w:rPr>
            <w:rFonts w:ascii="Linux Libertine" w:hAnsi="Linux Libertine" w:cs="Linux Libertine"/>
            <w:color w:val="000000"/>
          </w:rPr>
          <w:t xml:space="preserve">identified </w:t>
        </w:r>
      </w:ins>
      <w:ins w:id="372" w:author="fcalado" w:date="2026-03-14T10:38:00Z" w16du:dateUtc="2026-03-14T14:38:00Z">
        <w:r w:rsidR="00B26754" w:rsidRPr="006B5182">
          <w:rPr>
            <w:rFonts w:ascii="Linux Libertine" w:hAnsi="Linux Libertine" w:cs="Linux Libertine"/>
            <w:color w:val="000000"/>
          </w:rPr>
          <w:t xml:space="preserve">volunteers. From the collection of entries, </w:t>
        </w:r>
      </w:ins>
      <w:ins w:id="373" w:author="fcalado" w:date="2026-03-14T10:39:00Z" w16du:dateUtc="2026-03-14T14:39:00Z">
        <w:r w:rsidR="00B26754" w:rsidRPr="006B5182">
          <w:rPr>
            <w:rFonts w:ascii="Linux Libertine" w:hAnsi="Linux Libertine" w:cs="Linux Libertine"/>
            <w:color w:val="000000"/>
          </w:rPr>
          <w:t>the researchers compile templates for two different types of prompts: misgendering and gender disclosure.</w:t>
        </w:r>
      </w:ins>
      <w:ins w:id="374" w:author="fcalado" w:date="2026-03-14T10:42:00Z" w16du:dateUtc="2026-03-14T14:42:00Z">
        <w:r w:rsidR="00B26754" w:rsidRPr="006B5182">
          <w:rPr>
            <w:rFonts w:ascii="Linux Libertine" w:hAnsi="Linux Libertine" w:cs="Linux Libertine"/>
            <w:color w:val="000000"/>
          </w:rPr>
          <w:t xml:space="preserve"> The misgendering prompts</w:t>
        </w:r>
      </w:ins>
      <w:ins w:id="375" w:author="fcalado" w:date="2026-03-14T10:44:00Z" w16du:dateUtc="2026-03-14T14:44:00Z">
        <w:r w:rsidR="00B26754" w:rsidRPr="006B5182">
          <w:rPr>
            <w:rFonts w:ascii="Linux Libertine" w:hAnsi="Linux Libertine" w:cs="Linux Libertine"/>
            <w:color w:val="000000"/>
          </w:rPr>
          <w:t xml:space="preserve"> are constructed using various pronouns, including </w:t>
        </w:r>
      </w:ins>
      <w:ins w:id="376" w:author="fcalado" w:date="2026-03-14T10:45:00Z" w16du:dateUtc="2026-03-14T14:45:00Z">
        <w:r w:rsidR="00D61CF2" w:rsidRPr="006B5182">
          <w:rPr>
            <w:rFonts w:ascii="Linux Libertine" w:hAnsi="Linux Libertine" w:cs="Linux Libertine"/>
            <w:color w:val="000000"/>
          </w:rPr>
          <w:t xml:space="preserve">male, female, and </w:t>
        </w:r>
      </w:ins>
      <w:ins w:id="377" w:author="fcalado" w:date="2026-03-14T10:44:00Z" w16du:dateUtc="2026-03-14T14:44:00Z">
        <w:r w:rsidR="00B26754" w:rsidRPr="006B5182">
          <w:rPr>
            <w:rFonts w:ascii="Linux Libertine" w:hAnsi="Linux Libertine" w:cs="Linux Libertine"/>
            <w:color w:val="000000"/>
          </w:rPr>
          <w:t xml:space="preserve">nonbinary </w:t>
        </w:r>
      </w:ins>
      <w:ins w:id="378" w:author="fcalado" w:date="2026-03-14T10:45:00Z" w16du:dateUtc="2026-03-14T14:45:00Z">
        <w:r w:rsidR="00D61CF2" w:rsidRPr="006B5182">
          <w:rPr>
            <w:rFonts w:ascii="Linux Libertine" w:hAnsi="Linux Libertine" w:cs="Linux Libertine"/>
            <w:color w:val="000000"/>
          </w:rPr>
          <w:t>pronouns, “he”, “she”, “they”</w:t>
        </w:r>
      </w:ins>
      <w:ins w:id="379" w:author="fcalado" w:date="2026-03-14T10:46:00Z" w16du:dateUtc="2026-03-14T14:46:00Z">
        <w:r w:rsidR="00D61CF2" w:rsidRPr="006B5182">
          <w:rPr>
            <w:rFonts w:ascii="Linux Libertine" w:hAnsi="Linux Libertine" w:cs="Linux Libertine"/>
            <w:color w:val="000000"/>
          </w:rPr>
          <w:t xml:space="preserve">, </w:t>
        </w:r>
      </w:ins>
      <w:ins w:id="380" w:author="fcalado" w:date="2026-03-14T10:44:00Z" w16du:dateUtc="2026-03-14T14:44:00Z">
        <w:r w:rsidR="00B26754" w:rsidRPr="006B5182">
          <w:rPr>
            <w:rFonts w:ascii="Linux Libertine" w:hAnsi="Linux Libertine" w:cs="Linux Libertine"/>
            <w:color w:val="000000"/>
          </w:rPr>
          <w:t>and neopronouns</w:t>
        </w:r>
      </w:ins>
      <w:ins w:id="381" w:author="fcalado" w:date="2026-03-14T10:45:00Z" w16du:dateUtc="2026-03-14T14:45:00Z">
        <w:r w:rsidR="00D61CF2" w:rsidRPr="006B5182">
          <w:rPr>
            <w:rFonts w:ascii="Linux Libertine" w:hAnsi="Linux Libertine" w:cs="Linux Libertine"/>
            <w:color w:val="000000"/>
          </w:rPr>
          <w:t xml:space="preserve"> (</w:t>
        </w:r>
        <w:proofErr w:type="spellStart"/>
        <w:r w:rsidR="00D61CF2" w:rsidRPr="006B5182">
          <w:rPr>
            <w:rFonts w:ascii="Linux Libertine" w:hAnsi="Linux Libertine" w:cs="Linux Libertine"/>
            <w:color w:val="000000"/>
          </w:rPr>
          <w:t>neologistic</w:t>
        </w:r>
        <w:proofErr w:type="spellEnd"/>
        <w:r w:rsidR="00D61CF2" w:rsidRPr="006B5182">
          <w:rPr>
            <w:rFonts w:ascii="Linux Libertine" w:hAnsi="Linux Libertine" w:cs="Linux Libertine"/>
            <w:color w:val="000000"/>
          </w:rPr>
          <w:t xml:space="preserve"> pronouns)</w:t>
        </w:r>
      </w:ins>
      <w:ins w:id="382" w:author="fcalado" w:date="2026-03-14T10:44:00Z" w16du:dateUtc="2026-03-14T14:44:00Z">
        <w:r w:rsidR="00B26754" w:rsidRPr="006B5182">
          <w:rPr>
            <w:rFonts w:ascii="Linux Libertine" w:hAnsi="Linux Libertine" w:cs="Linux Libertine"/>
            <w:color w:val="000000"/>
          </w:rPr>
          <w:t>, “</w:t>
        </w:r>
        <w:proofErr w:type="spellStart"/>
        <w:r w:rsidR="00B26754" w:rsidRPr="006B5182">
          <w:rPr>
            <w:rFonts w:ascii="Linux Libertine" w:hAnsi="Linux Libertine" w:cs="Linux Libertine"/>
            <w:color w:val="000000"/>
          </w:rPr>
          <w:t>xe</w:t>
        </w:r>
        <w:proofErr w:type="spellEnd"/>
        <w:r w:rsidR="00B26754" w:rsidRPr="006B5182">
          <w:rPr>
            <w:rFonts w:ascii="Linux Libertine" w:hAnsi="Linux Libertine" w:cs="Linux Libertine"/>
            <w:color w:val="000000"/>
          </w:rPr>
          <w:t>”, “</w:t>
        </w:r>
        <w:proofErr w:type="spellStart"/>
        <w:r w:rsidR="00B26754" w:rsidRPr="006B5182">
          <w:rPr>
            <w:rFonts w:ascii="Linux Libertine" w:hAnsi="Linux Libertine" w:cs="Linux Libertine"/>
            <w:color w:val="000000"/>
          </w:rPr>
          <w:t>fae</w:t>
        </w:r>
        <w:proofErr w:type="spellEnd"/>
        <w:r w:rsidR="00B26754" w:rsidRPr="006B5182">
          <w:rPr>
            <w:rFonts w:ascii="Linux Libertine" w:hAnsi="Linux Libertine" w:cs="Linux Libertine"/>
            <w:color w:val="000000"/>
          </w:rPr>
          <w:t>”</w:t>
        </w:r>
        <w:r w:rsidR="00D61CF2" w:rsidRPr="006B5182">
          <w:rPr>
            <w:rFonts w:ascii="Linux Libertine" w:hAnsi="Linux Libertine" w:cs="Linux Libertine"/>
            <w:color w:val="000000"/>
          </w:rPr>
          <w:t xml:space="preserve">, </w:t>
        </w:r>
      </w:ins>
      <w:ins w:id="383" w:author="fcalado" w:date="2026-03-14T10:46:00Z" w16du:dateUtc="2026-03-14T14:46:00Z">
        <w:r w:rsidR="00D61CF2" w:rsidRPr="006B5182">
          <w:rPr>
            <w:rFonts w:ascii="Linux Libertine" w:hAnsi="Linux Libertine" w:cs="Linux Libertine"/>
            <w:color w:val="000000"/>
          </w:rPr>
          <w:t>“</w:t>
        </w:r>
        <w:proofErr w:type="spellStart"/>
        <w:r w:rsidR="00D61CF2" w:rsidRPr="006B5182">
          <w:rPr>
            <w:rFonts w:ascii="Linux Libertine" w:hAnsi="Linux Libertine" w:cs="Linux Libertine"/>
            <w:color w:val="000000"/>
          </w:rPr>
          <w:t>ey</w:t>
        </w:r>
        <w:proofErr w:type="spellEnd"/>
        <w:r w:rsidR="00D61CF2" w:rsidRPr="006B5182">
          <w:rPr>
            <w:rFonts w:ascii="Linux Libertine" w:hAnsi="Linux Libertine" w:cs="Linux Libertine"/>
            <w:color w:val="000000"/>
          </w:rPr>
          <w:t xml:space="preserve">”. The templates </w:t>
        </w:r>
      </w:ins>
      <w:ins w:id="384" w:author="fcalado" w:date="2026-03-14T10:47:00Z" w16du:dateUtc="2026-03-14T14:47:00Z">
        <w:r w:rsidR="00D61CF2" w:rsidRPr="006B5182">
          <w:rPr>
            <w:rFonts w:ascii="Linux Libertine" w:hAnsi="Linux Libertine" w:cs="Linux Libertine"/>
            <w:color w:val="000000"/>
          </w:rPr>
          <w:t xml:space="preserve">combine a name </w:t>
        </w:r>
        <w:r w:rsidR="00D61CF2" w:rsidRPr="006B5182">
          <w:rPr>
            <w:rFonts w:ascii="Linux Libertine" w:hAnsi="Linux Libertine" w:cs="Linux Libertine"/>
            <w:color w:val="000000"/>
          </w:rPr>
          <w:lastRenderedPageBreak/>
          <w:t xml:space="preserve">and a pronoun and feed them into </w:t>
        </w:r>
      </w:ins>
      <w:ins w:id="385" w:author="fcalado" w:date="2026-03-14T10:48:00Z" w16du:dateUtc="2026-03-14T14:48:00Z">
        <w:r w:rsidR="00D61CF2" w:rsidRPr="006B5182">
          <w:rPr>
            <w:rFonts w:ascii="Linux Libertine" w:hAnsi="Linux Libertine" w:cs="Linux Libertine"/>
            <w:color w:val="000000"/>
          </w:rPr>
          <w:t xml:space="preserve">a </w:t>
        </w:r>
      </w:ins>
      <w:ins w:id="386" w:author="fcalado" w:date="2026-03-14T10:47:00Z" w16du:dateUtc="2026-03-14T14:47:00Z">
        <w:r w:rsidR="00D61CF2" w:rsidRPr="006B5182">
          <w:rPr>
            <w:rFonts w:ascii="Linux Libertine" w:hAnsi="Linux Libertine" w:cs="Linux Libertine"/>
            <w:color w:val="000000"/>
          </w:rPr>
          <w:t xml:space="preserve">text generator. </w:t>
        </w:r>
      </w:ins>
      <w:ins w:id="387" w:author="fcalado" w:date="2026-03-14T10:48:00Z" w16du:dateUtc="2026-03-14T14:48:00Z">
        <w:r w:rsidR="00D61CF2" w:rsidRPr="006B5182">
          <w:rPr>
            <w:rFonts w:ascii="Linux Libertine" w:hAnsi="Linux Libertine" w:cs="Linux Libertine"/>
            <w:color w:val="000000"/>
          </w:rPr>
          <w:t>Results are assessed on whether the outputs accurately pick up the pronoun from the prompts, which is determined through a mix of human data annotation</w:t>
        </w:r>
      </w:ins>
      <w:ins w:id="388" w:author="fcalado" w:date="2026-03-14T10:50:00Z" w16du:dateUtc="2026-03-14T14:50:00Z">
        <w:r w:rsidR="00D61CF2" w:rsidRPr="006B5182">
          <w:rPr>
            <w:rFonts w:ascii="Linux Libertine" w:hAnsi="Linux Libertine" w:cs="Linux Libertine"/>
            <w:color w:val="000000"/>
          </w:rPr>
          <w:t xml:space="preserve">. The disclosure prompts are constructed </w:t>
        </w:r>
      </w:ins>
      <w:ins w:id="389" w:author="fcalado" w:date="2026-03-14T10:51:00Z" w16du:dateUtc="2026-03-14T14:51:00Z">
        <w:r w:rsidR="00D61CF2" w:rsidRPr="006B5182">
          <w:rPr>
            <w:rFonts w:ascii="Linux Libertine" w:hAnsi="Linux Libertine" w:cs="Linux Libertine"/>
            <w:color w:val="000000"/>
          </w:rPr>
          <w:t xml:space="preserve">from the same data source, but they include statements </w:t>
        </w:r>
      </w:ins>
      <w:ins w:id="390" w:author="fcalado" w:date="2026-03-14T10:52:00Z" w16du:dateUtc="2026-03-14T14:52:00Z">
        <w:r w:rsidR="00D61CF2" w:rsidRPr="006B5182">
          <w:rPr>
            <w:rFonts w:ascii="Linux Libertine" w:hAnsi="Linux Libertine" w:cs="Linux Libertine"/>
            <w:color w:val="000000"/>
          </w:rPr>
          <w:t>that pair a name and a gender identity (“Sarah is nonbinary”; “Soc began to identify as genderfluid”; “Jin came out as a man”)</w:t>
        </w:r>
      </w:ins>
      <w:ins w:id="391" w:author="fcalado" w:date="2026-03-14T10:53:00Z" w16du:dateUtc="2026-03-14T14:53:00Z">
        <w:r w:rsidR="00D61CF2" w:rsidRPr="006B5182">
          <w:rPr>
            <w:rFonts w:ascii="Linux Libertine" w:hAnsi="Linux Libertine" w:cs="Linux Libertine"/>
            <w:color w:val="000000"/>
          </w:rPr>
          <w:t xml:space="preserve">. Results are assessed through Perspective API, an automated toxicity </w:t>
        </w:r>
      </w:ins>
      <w:ins w:id="392" w:author="fcalado" w:date="2026-03-17T11:04:00Z" w16du:dateUtc="2026-03-17T15:04:00Z">
        <w:r w:rsidR="001E7095" w:rsidRPr="006B5182">
          <w:rPr>
            <w:rFonts w:ascii="Linux Libertine" w:hAnsi="Linux Libertine" w:cs="Linux Libertine"/>
            <w:color w:val="000000"/>
          </w:rPr>
          <w:t>detector</w:t>
        </w:r>
      </w:ins>
      <w:ins w:id="393" w:author="fcalado" w:date="2026-03-14T10:53:00Z" w16du:dateUtc="2026-03-14T14:53:00Z">
        <w:r w:rsidR="00D61CF2" w:rsidRPr="006B5182">
          <w:rPr>
            <w:rFonts w:ascii="Linux Libertine" w:hAnsi="Linux Libertine" w:cs="Linux Libertine"/>
            <w:color w:val="000000"/>
          </w:rPr>
          <w:t>.</w:t>
        </w:r>
      </w:ins>
    </w:p>
    <w:p w14:paraId="303F0A60" w14:textId="3B432ACE" w:rsidR="007263BF" w:rsidRPr="006B5182" w:rsidRDefault="00D61CF2" w:rsidP="008579B0">
      <w:pPr>
        <w:pStyle w:val="PostHeadPara"/>
        <w:rPr>
          <w:ins w:id="394" w:author="fcalado" w:date="2026-03-14T11:49:00Z" w16du:dateUtc="2026-03-14T15:49:00Z"/>
          <w:rFonts w:ascii="Linux Libertine" w:hAnsi="Linux Libertine" w:cs="Linux Libertine"/>
          <w:color w:val="000000"/>
        </w:rPr>
      </w:pPr>
      <w:ins w:id="395" w:author="fcalado" w:date="2026-03-14T10:54:00Z" w16du:dateUtc="2026-03-14T14:54:00Z">
        <w:r w:rsidRPr="006B5182">
          <w:rPr>
            <w:rFonts w:ascii="Linux Libertine" w:hAnsi="Linux Libertine" w:cs="Linux Libertine"/>
            <w:color w:val="000000"/>
          </w:rPr>
          <w:tab/>
        </w:r>
      </w:ins>
      <w:ins w:id="396" w:author="fcalado" w:date="2026-03-14T10:56:00Z" w16du:dateUtc="2026-03-14T14:56:00Z">
        <w:r w:rsidR="001B16AC" w:rsidRPr="006B5182">
          <w:rPr>
            <w:rFonts w:ascii="Linux Libertine" w:hAnsi="Linux Libertine" w:cs="Linux Libertine"/>
            <w:color w:val="000000"/>
          </w:rPr>
          <w:t xml:space="preserve">Results from the experiment find that notable levels </w:t>
        </w:r>
      </w:ins>
      <w:ins w:id="397" w:author="fcalado" w:date="2026-03-17T09:15:00Z" w16du:dateUtc="2026-03-17T13:15:00Z">
        <w:r w:rsidR="00D45671" w:rsidRPr="006B5182">
          <w:rPr>
            <w:rFonts w:ascii="Linux Libertine" w:hAnsi="Linux Libertine" w:cs="Linux Libertine"/>
            <w:color w:val="000000"/>
          </w:rPr>
          <w:t xml:space="preserve">of </w:t>
        </w:r>
      </w:ins>
      <w:ins w:id="398" w:author="fcalado" w:date="2026-03-14T10:56:00Z" w16du:dateUtc="2026-03-14T14:56:00Z">
        <w:r w:rsidR="001B16AC" w:rsidRPr="006B5182">
          <w:rPr>
            <w:rFonts w:ascii="Linux Libertine" w:hAnsi="Linux Libertine" w:cs="Linux Libertine"/>
            <w:color w:val="000000"/>
          </w:rPr>
          <w:t xml:space="preserve">misgendering </w:t>
        </w:r>
      </w:ins>
      <w:ins w:id="399" w:author="fcalado" w:date="2026-03-17T11:04:00Z" w16du:dateUtc="2026-03-17T15:04:00Z">
        <w:r w:rsidR="001E7095" w:rsidRPr="006B5182">
          <w:rPr>
            <w:rFonts w:ascii="Linux Libertine" w:hAnsi="Linux Libertine" w:cs="Linux Libertine"/>
            <w:color w:val="000000"/>
          </w:rPr>
          <w:t>occur</w:t>
        </w:r>
      </w:ins>
      <w:ins w:id="400" w:author="fcalado" w:date="2026-03-14T10:56:00Z" w16du:dateUtc="2026-03-14T14:56:00Z">
        <w:r w:rsidR="001B16AC" w:rsidRPr="006B5182">
          <w:rPr>
            <w:rFonts w:ascii="Linux Libertine" w:hAnsi="Linux Libertine" w:cs="Linux Libertine"/>
            <w:color w:val="000000"/>
          </w:rPr>
          <w:t xml:space="preserve"> with</w:t>
        </w:r>
      </w:ins>
      <w:ins w:id="401" w:author="fcalado" w:date="2026-03-17T09:16:00Z" w16du:dateUtc="2026-03-17T13:16:00Z">
        <w:r w:rsidR="002C2F53" w:rsidRPr="006B5182">
          <w:rPr>
            <w:rFonts w:ascii="Linux Libertine" w:hAnsi="Linux Libertine" w:cs="Linux Libertine"/>
            <w:color w:val="000000"/>
          </w:rPr>
          <w:t xml:space="preserve"> the</w:t>
        </w:r>
      </w:ins>
      <w:ins w:id="402" w:author="fcalado" w:date="2026-03-14T10:56:00Z" w16du:dateUtc="2026-03-14T14:56:00Z">
        <w:r w:rsidR="001B16AC" w:rsidRPr="006B5182">
          <w:rPr>
            <w:rFonts w:ascii="Linux Libertine" w:hAnsi="Linux Libertine" w:cs="Linux Libertine"/>
            <w:color w:val="000000"/>
          </w:rPr>
          <w:t xml:space="preserve"> trans and nonbinary pronoun</w:t>
        </w:r>
      </w:ins>
      <w:ins w:id="403" w:author="fcalado" w:date="2026-03-17T11:04:00Z" w16du:dateUtc="2026-03-17T15:04:00Z">
        <w:r w:rsidR="001E7095" w:rsidRPr="006B5182">
          <w:rPr>
            <w:rFonts w:ascii="Linux Libertine" w:hAnsi="Linux Libertine" w:cs="Linux Libertine"/>
            <w:color w:val="000000"/>
          </w:rPr>
          <w:t>s</w:t>
        </w:r>
      </w:ins>
      <w:ins w:id="404" w:author="fcalado" w:date="2026-03-14T11:03:00Z" w16du:dateUtc="2026-03-14T15:03:00Z">
        <w:r w:rsidR="001B16AC" w:rsidRPr="006B5182">
          <w:rPr>
            <w:rFonts w:ascii="Linux Libertine" w:hAnsi="Linux Libertine" w:cs="Linux Libertine"/>
            <w:color w:val="000000"/>
          </w:rPr>
          <w:t>, “they”</w:t>
        </w:r>
      </w:ins>
      <w:ins w:id="405" w:author="fcalado" w:date="2026-03-14T10:56:00Z" w16du:dateUtc="2026-03-14T14:56:00Z">
        <w:r w:rsidR="001B16AC" w:rsidRPr="006B5182">
          <w:rPr>
            <w:rFonts w:ascii="Linux Libertine" w:hAnsi="Linux Libertine" w:cs="Linux Libertine"/>
            <w:color w:val="000000"/>
          </w:rPr>
          <w:t xml:space="preserve">, </w:t>
        </w:r>
      </w:ins>
      <w:ins w:id="406" w:author="fcalado" w:date="2026-03-14T10:57:00Z" w16du:dateUtc="2026-03-14T14:57:00Z">
        <w:r w:rsidR="001B16AC" w:rsidRPr="006B5182">
          <w:rPr>
            <w:rFonts w:ascii="Linux Libertine" w:hAnsi="Linux Libertine" w:cs="Linux Libertine"/>
            <w:color w:val="000000"/>
          </w:rPr>
          <w:t>in comparison to binary pronoun</w:t>
        </w:r>
      </w:ins>
      <w:ins w:id="407" w:author="fcalado" w:date="2026-03-17T09:15:00Z" w16du:dateUtc="2026-03-17T13:15:00Z">
        <w:r w:rsidR="002C2F53" w:rsidRPr="006B5182">
          <w:rPr>
            <w:rFonts w:ascii="Linux Libertine" w:hAnsi="Linux Libertine" w:cs="Linux Libertine"/>
            <w:color w:val="000000"/>
          </w:rPr>
          <w:t>s</w:t>
        </w:r>
      </w:ins>
      <w:ins w:id="408" w:author="fcalado" w:date="2026-03-14T10:57:00Z" w16du:dateUtc="2026-03-14T14:57:00Z">
        <w:r w:rsidR="001B16AC" w:rsidRPr="006B5182">
          <w:rPr>
            <w:rFonts w:ascii="Linux Libertine" w:hAnsi="Linux Libertine" w:cs="Linux Libertine"/>
            <w:color w:val="000000"/>
          </w:rPr>
          <w:t>, “he”, “she”. The misgendering is further increased with neopronouns, “</w:t>
        </w:r>
        <w:proofErr w:type="spellStart"/>
        <w:r w:rsidR="001B16AC" w:rsidRPr="006B5182">
          <w:rPr>
            <w:rFonts w:ascii="Linux Libertine" w:hAnsi="Linux Libertine" w:cs="Linux Libertine"/>
            <w:color w:val="000000"/>
          </w:rPr>
          <w:t>xe</w:t>
        </w:r>
        <w:proofErr w:type="spellEnd"/>
        <w:r w:rsidR="001B16AC" w:rsidRPr="006B5182">
          <w:rPr>
            <w:rFonts w:ascii="Linux Libertine" w:hAnsi="Linux Libertine" w:cs="Linux Libertine"/>
            <w:color w:val="000000"/>
          </w:rPr>
          <w:t>”, “</w:t>
        </w:r>
        <w:proofErr w:type="spellStart"/>
        <w:r w:rsidR="001B16AC" w:rsidRPr="006B5182">
          <w:rPr>
            <w:rFonts w:ascii="Linux Libertine" w:hAnsi="Linux Libertine" w:cs="Linux Libertine"/>
            <w:color w:val="000000"/>
          </w:rPr>
          <w:t>fae</w:t>
        </w:r>
        <w:proofErr w:type="spellEnd"/>
        <w:r w:rsidR="001B16AC" w:rsidRPr="006B5182">
          <w:rPr>
            <w:rFonts w:ascii="Linux Libertine" w:hAnsi="Linux Libertine" w:cs="Linux Libertine"/>
            <w:color w:val="000000"/>
          </w:rPr>
          <w:t>”, “</w:t>
        </w:r>
        <w:proofErr w:type="spellStart"/>
        <w:r w:rsidR="001B16AC" w:rsidRPr="006B5182">
          <w:rPr>
            <w:rFonts w:ascii="Linux Libertine" w:hAnsi="Linux Libertine" w:cs="Linux Libertine"/>
            <w:color w:val="000000"/>
          </w:rPr>
          <w:t>ey</w:t>
        </w:r>
        <w:proofErr w:type="spellEnd"/>
        <w:r w:rsidR="001B16AC" w:rsidRPr="006B5182">
          <w:rPr>
            <w:rFonts w:ascii="Linux Libertine" w:hAnsi="Linux Libertine" w:cs="Linux Libertine"/>
            <w:color w:val="000000"/>
          </w:rPr>
          <w:t>”—though the researchers point</w:t>
        </w:r>
      </w:ins>
      <w:ins w:id="409" w:author="fcalado" w:date="2026-03-14T11:02:00Z" w16du:dateUtc="2026-03-14T15:02:00Z">
        <w:r w:rsidR="001B16AC" w:rsidRPr="006B5182">
          <w:rPr>
            <w:rFonts w:ascii="Linux Libertine" w:hAnsi="Linux Libertine" w:cs="Linux Libertine"/>
            <w:color w:val="000000"/>
          </w:rPr>
          <w:t xml:space="preserve"> out that these results </w:t>
        </w:r>
      </w:ins>
      <w:ins w:id="410" w:author="fcalado" w:date="2026-03-14T11:00:00Z" w16du:dateUtc="2026-03-14T15:00:00Z">
        <w:r w:rsidR="001B16AC" w:rsidRPr="006B5182">
          <w:rPr>
            <w:rFonts w:ascii="Linux Libertine" w:hAnsi="Linux Libertine" w:cs="Linux Libertine"/>
            <w:color w:val="000000"/>
          </w:rPr>
          <w:t>“may hint at possible gaps in lexical understanding”</w:t>
        </w:r>
      </w:ins>
      <w:ins w:id="411" w:author="fcalado" w:date="2026-03-14T11:03:00Z" w16du:dateUtc="2026-03-14T15:03:00Z">
        <w:r w:rsidR="001B16AC" w:rsidRPr="006B5182">
          <w:rPr>
            <w:rFonts w:ascii="Linux Libertine" w:hAnsi="Linux Libertine" w:cs="Linux Libertine"/>
            <w:color w:val="000000"/>
          </w:rPr>
          <w:t xml:space="preserve">, due to significantly less training data which includes neopronouns </w:t>
        </w:r>
      </w:ins>
      <w:r w:rsidR="00564F98">
        <w:rPr>
          <w:rFonts w:ascii="Linux Libertine" w:hAnsi="Linux Libertine" w:cs="Linux Libertine"/>
          <w:color w:val="000000"/>
        </w:rPr>
        <w:t>(</w:t>
      </w:r>
      <w:ins w:id="412" w:author="fcalado" w:date="2026-03-14T11:01:00Z" w16du:dateUtc="2026-03-14T15:01:00Z">
        <w:r w:rsidR="001B16AC" w:rsidRPr="006B5182">
          <w:rPr>
            <w:rFonts w:ascii="Linux Libertine" w:hAnsi="Linux Libertine" w:cs="Linux Libertine"/>
            <w:color w:val="000000"/>
          </w:rPr>
          <w:t>30</w:t>
        </w:r>
      </w:ins>
      <w:r w:rsidR="00564F98">
        <w:rPr>
          <w:rFonts w:ascii="Linux Libertine" w:hAnsi="Linux Libertine" w:cs="Linux Libertine"/>
          <w:color w:val="000000"/>
        </w:rPr>
        <w:t>)</w:t>
      </w:r>
      <w:ins w:id="413" w:author="fcalado" w:date="2026-03-14T11:01:00Z" w16du:dateUtc="2026-03-14T15:01:00Z">
        <w:r w:rsidR="001B16AC" w:rsidRPr="006B5182">
          <w:rPr>
            <w:rFonts w:ascii="Linux Libertine" w:hAnsi="Linux Libertine" w:cs="Linux Libertine"/>
            <w:color w:val="000000"/>
          </w:rPr>
          <w:t>.</w:t>
        </w:r>
      </w:ins>
      <w:ins w:id="414" w:author="fcalado" w:date="2026-03-14T11:00:00Z" w16du:dateUtc="2026-03-14T15:00:00Z">
        <w:r w:rsidR="001B16AC" w:rsidRPr="006B5182">
          <w:rPr>
            <w:rFonts w:ascii="Linux Libertine" w:hAnsi="Linux Libertine" w:cs="Linux Libertine"/>
            <w:color w:val="000000"/>
          </w:rPr>
          <w:t xml:space="preserve"> </w:t>
        </w:r>
      </w:ins>
      <w:ins w:id="415" w:author="fcalado" w:date="2026-03-14T11:04:00Z" w16du:dateUtc="2026-03-14T15:04:00Z">
        <w:r w:rsidR="001B16AC" w:rsidRPr="006B5182">
          <w:rPr>
            <w:rFonts w:ascii="Linux Libertine" w:hAnsi="Linux Libertine" w:cs="Linux Libertine"/>
            <w:color w:val="000000"/>
          </w:rPr>
          <w:t>The</w:t>
        </w:r>
      </w:ins>
      <w:ins w:id="416" w:author="fcalado" w:date="2026-03-14T11:05:00Z" w16du:dateUtc="2026-03-14T15:05:00Z">
        <w:r w:rsidR="00F75FE5" w:rsidRPr="006B5182">
          <w:rPr>
            <w:rFonts w:ascii="Linux Libertine" w:hAnsi="Linux Libertine" w:cs="Linux Libertine"/>
            <w:color w:val="000000"/>
          </w:rPr>
          <w:t xml:space="preserve"> researchers</w:t>
        </w:r>
      </w:ins>
      <w:ins w:id="417" w:author="fcalado" w:date="2026-03-14T11:04:00Z" w16du:dateUtc="2026-03-14T15:04:00Z">
        <w:r w:rsidR="001B16AC" w:rsidRPr="006B5182">
          <w:rPr>
            <w:rFonts w:ascii="Linux Libertine" w:hAnsi="Linux Libertine" w:cs="Linux Libertine"/>
            <w:color w:val="000000"/>
          </w:rPr>
          <w:t xml:space="preserve"> make the useful recommendation for more diverse training sets that include </w:t>
        </w:r>
      </w:ins>
      <w:ins w:id="418" w:author="fcalado" w:date="2026-03-14T12:05:00Z" w16du:dateUtc="2026-03-14T16:05:00Z">
        <w:r w:rsidR="00250761" w:rsidRPr="006B5182">
          <w:rPr>
            <w:rFonts w:ascii="Linux Libertine" w:hAnsi="Linux Libertine" w:cs="Linux Libertine"/>
            <w:color w:val="000000"/>
          </w:rPr>
          <w:t xml:space="preserve">trans, </w:t>
        </w:r>
      </w:ins>
      <w:ins w:id="419" w:author="fcalado" w:date="2026-03-14T11:04:00Z" w16du:dateUtc="2026-03-14T15:04:00Z">
        <w:r w:rsidR="001B16AC" w:rsidRPr="006B5182">
          <w:rPr>
            <w:rFonts w:ascii="Linux Libertine" w:hAnsi="Linux Libertine" w:cs="Linux Libertine"/>
            <w:color w:val="000000"/>
          </w:rPr>
          <w:t>nonbinary</w:t>
        </w:r>
      </w:ins>
      <w:ins w:id="420" w:author="fcalado" w:date="2026-03-14T12:05:00Z" w16du:dateUtc="2026-03-14T16:05:00Z">
        <w:r w:rsidR="00250761" w:rsidRPr="006B5182">
          <w:rPr>
            <w:rFonts w:ascii="Linux Libertine" w:hAnsi="Linux Libertine" w:cs="Linux Libertine"/>
            <w:color w:val="000000"/>
          </w:rPr>
          <w:t xml:space="preserve">, </w:t>
        </w:r>
      </w:ins>
      <w:ins w:id="421" w:author="fcalado" w:date="2026-03-14T11:04:00Z" w16du:dateUtc="2026-03-14T15:04:00Z">
        <w:r w:rsidR="001B16AC" w:rsidRPr="006B5182">
          <w:rPr>
            <w:rFonts w:ascii="Linux Libertine" w:hAnsi="Linux Libertine" w:cs="Linux Libertine"/>
            <w:color w:val="000000"/>
          </w:rPr>
          <w:t xml:space="preserve">and neopronouns, as well as training a tokenizer that can </w:t>
        </w:r>
      </w:ins>
      <w:ins w:id="422" w:author="fcalado" w:date="2026-03-14T11:05:00Z" w16du:dateUtc="2026-03-14T15:05:00Z">
        <w:r w:rsidR="00F75FE5" w:rsidRPr="006B5182">
          <w:rPr>
            <w:rFonts w:ascii="Linux Libertine" w:hAnsi="Linux Libertine" w:cs="Linux Libertine"/>
            <w:color w:val="000000"/>
          </w:rPr>
          <w:t>recognize and preserve the morphological and syntactic structures of neopronouns</w:t>
        </w:r>
      </w:ins>
      <w:ins w:id="423" w:author="fcalado" w:date="2026-03-14T12:05:00Z" w16du:dateUtc="2026-03-14T16:05:00Z">
        <w:r w:rsidR="00250761" w:rsidRPr="006B5182">
          <w:rPr>
            <w:rFonts w:ascii="Linux Libertine" w:hAnsi="Linux Libertine" w:cs="Linux Libertine"/>
            <w:color w:val="000000"/>
          </w:rPr>
          <w:t xml:space="preserve"> </w:t>
        </w:r>
      </w:ins>
      <w:ins w:id="424" w:author="fcalado" w:date="2026-03-14T12:07:00Z" w16du:dateUtc="2026-03-14T16:07:00Z">
        <w:r w:rsidR="00250761" w:rsidRPr="006B5182">
          <w:rPr>
            <w:rFonts w:ascii="Linux Libertine" w:hAnsi="Linux Libertine" w:cs="Linux Libertine"/>
            <w:color w:val="000000"/>
          </w:rPr>
          <w:t>especially</w:t>
        </w:r>
      </w:ins>
      <w:ins w:id="425" w:author="fcalado" w:date="2026-03-14T11:05:00Z" w16du:dateUtc="2026-03-14T15:05:00Z">
        <w:r w:rsidR="00F75FE5" w:rsidRPr="006B5182">
          <w:rPr>
            <w:rFonts w:ascii="Linux Libertine" w:hAnsi="Linux Libertine" w:cs="Linux Libertine"/>
            <w:color w:val="000000"/>
          </w:rPr>
          <w:t xml:space="preserve">. </w:t>
        </w:r>
      </w:ins>
    </w:p>
    <w:p w14:paraId="4ACD1219" w14:textId="7F3871F9" w:rsidR="000B00CB" w:rsidRPr="006B5182" w:rsidRDefault="00C37159" w:rsidP="008579B0">
      <w:pPr>
        <w:pStyle w:val="PostHeadPara"/>
        <w:rPr>
          <w:ins w:id="426" w:author="fcalado" w:date="2026-03-14T13:33:00Z" w16du:dateUtc="2026-03-14T17:33:00Z"/>
          <w:rFonts w:ascii="Linux Libertine" w:hAnsi="Linux Libertine" w:cs="Linux Libertine"/>
          <w:color w:val="000000"/>
        </w:rPr>
      </w:pPr>
      <w:ins w:id="427" w:author="fcalado" w:date="2026-03-14T11:49:00Z" w16du:dateUtc="2026-03-14T15:49:00Z">
        <w:r w:rsidRPr="006B5182">
          <w:rPr>
            <w:rFonts w:ascii="Linux Libertine" w:hAnsi="Linux Libertine" w:cs="Linux Libertine"/>
            <w:color w:val="000000"/>
          </w:rPr>
          <w:tab/>
          <w:t>Unlike the previous</w:t>
        </w:r>
      </w:ins>
      <w:ins w:id="428" w:author="fcalado" w:date="2026-03-14T11:50:00Z" w16du:dateUtc="2026-03-14T15:50:00Z">
        <w:r w:rsidRPr="006B5182">
          <w:rPr>
            <w:rFonts w:ascii="Linux Libertine" w:hAnsi="Linux Libertine" w:cs="Linux Libertine"/>
            <w:color w:val="000000"/>
          </w:rPr>
          <w:t xml:space="preserve"> frameworks, this method conceptualizes gender in relation to the disclosure of gender identity. </w:t>
        </w:r>
      </w:ins>
      <w:ins w:id="429" w:author="fcalado" w:date="2026-03-14T11:51:00Z" w16du:dateUtc="2026-03-14T15:51:00Z">
        <w:r w:rsidRPr="006B5182">
          <w:rPr>
            <w:rFonts w:ascii="Linux Libertine" w:hAnsi="Linux Libertine" w:cs="Linux Libertine"/>
            <w:color w:val="000000"/>
          </w:rPr>
          <w:t>As the researchers aptly point out,</w:t>
        </w:r>
      </w:ins>
      <w:ins w:id="430" w:author="fcalado" w:date="2026-03-14T11:59:00Z" w16du:dateUtc="2026-03-14T15:59:00Z">
        <w:r w:rsidR="00250761" w:rsidRPr="006B5182">
          <w:rPr>
            <w:rFonts w:ascii="Linux Libertine" w:hAnsi="Linux Libertine" w:cs="Linux Libertine"/>
            <w:color w:val="000000"/>
          </w:rPr>
          <w:t xml:space="preserve"> </w:t>
        </w:r>
      </w:ins>
      <w:ins w:id="431" w:author="fcalado" w:date="2026-03-14T12:00:00Z" w16du:dateUtc="2026-03-14T16:00:00Z">
        <w:r w:rsidR="00250761" w:rsidRPr="006B5182">
          <w:rPr>
            <w:rFonts w:ascii="Linux Libertine" w:hAnsi="Linux Libertine" w:cs="Linux Libertine"/>
            <w:color w:val="000000"/>
          </w:rPr>
          <w:t xml:space="preserve">gender non-affirmation is a significant component of bias </w:t>
        </w:r>
      </w:ins>
      <w:ins w:id="432" w:author="fcalado" w:date="2026-03-14T12:01:00Z" w16du:dateUtc="2026-03-14T16:01:00Z">
        <w:r w:rsidR="00250761" w:rsidRPr="006B5182">
          <w:rPr>
            <w:rFonts w:ascii="Linux Libertine" w:hAnsi="Linux Libertine" w:cs="Linux Libertine"/>
            <w:color w:val="000000"/>
          </w:rPr>
          <w:t>against</w:t>
        </w:r>
      </w:ins>
      <w:ins w:id="433" w:author="fcalado" w:date="2026-03-14T11:51:00Z" w16du:dateUtc="2026-03-14T15:51:00Z">
        <w:r w:rsidRPr="006B5182">
          <w:rPr>
            <w:rFonts w:ascii="Linux Libertine" w:hAnsi="Linux Libertine" w:cs="Linux Libertine"/>
            <w:color w:val="000000"/>
          </w:rPr>
          <w:t xml:space="preserve"> trans</w:t>
        </w:r>
      </w:ins>
      <w:ins w:id="434" w:author="fcalado" w:date="2026-03-14T11:52:00Z" w16du:dateUtc="2026-03-14T15:52:00Z">
        <w:r w:rsidRPr="006B5182">
          <w:rPr>
            <w:rFonts w:ascii="Linux Libertine" w:hAnsi="Linux Libertine" w:cs="Linux Libertine"/>
            <w:color w:val="000000"/>
          </w:rPr>
          <w:t xml:space="preserve"> and nonbinary identifying persons. Such bias can lead to a range of harms</w:t>
        </w:r>
      </w:ins>
      <w:ins w:id="435" w:author="fcalado" w:date="2026-03-14T11:53:00Z" w16du:dateUtc="2026-03-14T15:53:00Z">
        <w:r w:rsidRPr="006B5182">
          <w:rPr>
            <w:rFonts w:ascii="Linux Libertine" w:hAnsi="Linux Libertine" w:cs="Linux Libertine"/>
            <w:color w:val="000000"/>
          </w:rPr>
          <w:t xml:space="preserve">, from </w:t>
        </w:r>
      </w:ins>
      <w:ins w:id="436" w:author="fcalado" w:date="2026-03-14T11:52:00Z" w16du:dateUtc="2026-03-14T15:52:00Z">
        <w:r w:rsidRPr="006B5182">
          <w:rPr>
            <w:rFonts w:ascii="Linux Libertine" w:hAnsi="Linux Libertine" w:cs="Linux Libertine"/>
            <w:color w:val="000000"/>
          </w:rPr>
          <w:t xml:space="preserve">mental health </w:t>
        </w:r>
      </w:ins>
      <w:ins w:id="437" w:author="fcalado" w:date="2026-03-14T11:53:00Z" w16du:dateUtc="2026-03-14T15:53:00Z">
        <w:r w:rsidRPr="006B5182">
          <w:rPr>
            <w:rFonts w:ascii="Linux Libertine" w:hAnsi="Linux Libertine" w:cs="Linux Libertine"/>
            <w:color w:val="000000"/>
          </w:rPr>
          <w:t xml:space="preserve">harms </w:t>
        </w:r>
      </w:ins>
      <w:ins w:id="438" w:author="fcalado" w:date="2026-03-14T11:52:00Z" w16du:dateUtc="2026-03-14T15:52:00Z">
        <w:r w:rsidRPr="006B5182">
          <w:rPr>
            <w:rFonts w:ascii="Linux Libertine" w:hAnsi="Linux Libertine" w:cs="Linux Libertine"/>
            <w:color w:val="000000"/>
          </w:rPr>
          <w:t xml:space="preserve">to physical violence. </w:t>
        </w:r>
      </w:ins>
      <w:ins w:id="439" w:author="fcalado" w:date="2026-03-14T11:54:00Z" w16du:dateUtc="2026-03-14T15:54:00Z">
        <w:r w:rsidRPr="006B5182">
          <w:rPr>
            <w:rFonts w:ascii="Linux Libertine" w:hAnsi="Linux Libertine" w:cs="Linux Libertine"/>
            <w:color w:val="000000"/>
          </w:rPr>
          <w:t>While this focus</w:t>
        </w:r>
      </w:ins>
      <w:ins w:id="440" w:author="fcalado" w:date="2026-03-14T11:56:00Z" w16du:dateUtc="2026-03-14T15:56:00Z">
        <w:r w:rsidRPr="006B5182">
          <w:rPr>
            <w:rFonts w:ascii="Linux Libertine" w:hAnsi="Linux Libertine" w:cs="Linux Libertine"/>
            <w:color w:val="000000"/>
          </w:rPr>
          <w:t xml:space="preserve"> on one component of bias</w:t>
        </w:r>
      </w:ins>
      <w:ins w:id="441" w:author="fcalado" w:date="2026-03-14T11:54:00Z" w16du:dateUtc="2026-03-14T15:54:00Z">
        <w:r w:rsidRPr="006B5182">
          <w:rPr>
            <w:rFonts w:ascii="Linux Libertine" w:hAnsi="Linux Libertine" w:cs="Linux Libertine"/>
            <w:color w:val="000000"/>
          </w:rPr>
          <w:t xml:space="preserve"> is </w:t>
        </w:r>
      </w:ins>
      <w:ins w:id="442" w:author="fcalado" w:date="2026-03-14T12:10:00Z" w16du:dateUtc="2026-03-14T16:10:00Z">
        <w:r w:rsidR="00AA3884" w:rsidRPr="006B5182">
          <w:rPr>
            <w:rFonts w:ascii="Linux Libertine" w:hAnsi="Linux Libertine" w:cs="Linux Libertine"/>
            <w:color w:val="000000"/>
          </w:rPr>
          <w:t>narrower</w:t>
        </w:r>
      </w:ins>
      <w:ins w:id="443" w:author="fcalado" w:date="2026-03-14T11:54:00Z" w16du:dateUtc="2026-03-14T15:54:00Z">
        <w:r w:rsidRPr="006B5182">
          <w:rPr>
            <w:rFonts w:ascii="Linux Libertine" w:hAnsi="Linux Libertine" w:cs="Linux Libertine"/>
            <w:color w:val="000000"/>
          </w:rPr>
          <w:t xml:space="preserve"> than the previous frameworks</w:t>
        </w:r>
      </w:ins>
      <w:ins w:id="444" w:author="fcalado" w:date="2026-03-14T11:55:00Z" w16du:dateUtc="2026-03-14T15:55:00Z">
        <w:r w:rsidRPr="006B5182">
          <w:rPr>
            <w:rFonts w:ascii="Linux Libertine" w:hAnsi="Linux Libertine" w:cs="Linux Libertine"/>
            <w:color w:val="000000"/>
          </w:rPr>
          <w:t xml:space="preserve"> (for example, TIDEs </w:t>
        </w:r>
        <w:proofErr w:type="gramStart"/>
        <w:r w:rsidRPr="006B5182">
          <w:rPr>
            <w:rFonts w:ascii="Linux Libertine" w:hAnsi="Linux Libertine" w:cs="Linux Libertine"/>
            <w:color w:val="000000"/>
          </w:rPr>
          <w:t>include</w:t>
        </w:r>
      </w:ins>
      <w:ins w:id="445" w:author="fcalado" w:date="2026-03-14T12:01:00Z" w16du:dateUtc="2026-03-14T16:01:00Z">
        <w:r w:rsidR="00250761" w:rsidRPr="006B5182">
          <w:rPr>
            <w:rFonts w:ascii="Linux Libertine" w:hAnsi="Linux Libertine" w:cs="Linux Libertine"/>
            <w:color w:val="000000"/>
          </w:rPr>
          <w:t>s</w:t>
        </w:r>
        <w:proofErr w:type="gramEnd"/>
        <w:r w:rsidR="00250761" w:rsidRPr="006B5182">
          <w:rPr>
            <w:rFonts w:ascii="Linux Libertine" w:hAnsi="Linux Libertine" w:cs="Linux Libertine"/>
            <w:color w:val="000000"/>
          </w:rPr>
          <w:t xml:space="preserve"> a coding</w:t>
        </w:r>
      </w:ins>
      <w:ins w:id="446" w:author="fcalado" w:date="2026-03-14T11:55:00Z" w16du:dateUtc="2026-03-14T15:55:00Z">
        <w:r w:rsidRPr="006B5182">
          <w:rPr>
            <w:rFonts w:ascii="Linux Libertine" w:hAnsi="Linux Libertine" w:cs="Linux Libertine"/>
            <w:color w:val="000000"/>
          </w:rPr>
          <w:t xml:space="preserve"> category for “Misgendering” among several other categories)</w:t>
        </w:r>
      </w:ins>
      <w:ins w:id="447" w:author="fcalado" w:date="2026-03-14T11:54:00Z" w16du:dateUtc="2026-03-14T15:54:00Z">
        <w:r w:rsidRPr="006B5182">
          <w:rPr>
            <w:rFonts w:ascii="Linux Libertine" w:hAnsi="Linux Libertine" w:cs="Linux Libertine"/>
            <w:color w:val="000000"/>
          </w:rPr>
          <w:t xml:space="preserve">, </w:t>
        </w:r>
      </w:ins>
      <w:ins w:id="448" w:author="fcalado" w:date="2026-03-14T11:56:00Z" w16du:dateUtc="2026-03-14T15:56:00Z">
        <w:r w:rsidRPr="006B5182">
          <w:rPr>
            <w:rFonts w:ascii="Linux Libertine" w:hAnsi="Linux Libertine" w:cs="Linux Libertine"/>
            <w:color w:val="000000"/>
          </w:rPr>
          <w:t>its pervasiveness and harmfulness</w:t>
        </w:r>
      </w:ins>
      <w:ins w:id="449" w:author="fcalado" w:date="2026-03-14T11:57:00Z" w16du:dateUtc="2026-03-14T15:57:00Z">
        <w:r w:rsidRPr="006B5182">
          <w:rPr>
            <w:rFonts w:ascii="Linux Libertine" w:hAnsi="Linux Libertine" w:cs="Linux Libertine"/>
            <w:color w:val="000000"/>
          </w:rPr>
          <w:t xml:space="preserve"> warrant in-depth study. The recommendations that </w:t>
        </w:r>
      </w:ins>
      <w:ins w:id="450" w:author="fcalado" w:date="2026-03-14T12:01:00Z" w16du:dateUtc="2026-03-14T16:01:00Z">
        <w:r w:rsidR="00250761" w:rsidRPr="006B5182">
          <w:rPr>
            <w:rFonts w:ascii="Linux Libertine" w:hAnsi="Linux Libertine" w:cs="Linux Libertine"/>
            <w:color w:val="000000"/>
          </w:rPr>
          <w:t>the researchers put forth are</w:t>
        </w:r>
      </w:ins>
      <w:ins w:id="451" w:author="fcalado" w:date="2026-03-14T12:02:00Z" w16du:dateUtc="2026-03-14T16:02:00Z">
        <w:r w:rsidR="00250761" w:rsidRPr="006B5182">
          <w:rPr>
            <w:rFonts w:ascii="Linux Libertine" w:hAnsi="Linux Libertine" w:cs="Linux Libertine"/>
            <w:color w:val="000000"/>
          </w:rPr>
          <w:t xml:space="preserve"> also worthy: to increase examples of trans and nonbinary gender identities in training </w:t>
        </w:r>
      </w:ins>
      <w:ins w:id="452" w:author="fcalado" w:date="2026-03-14T12:03:00Z" w16du:dateUtc="2026-03-14T16:03:00Z">
        <w:r w:rsidR="00250761" w:rsidRPr="006B5182">
          <w:rPr>
            <w:rFonts w:ascii="Linux Libertine" w:hAnsi="Linux Libertine" w:cs="Linux Libertine"/>
            <w:color w:val="000000"/>
          </w:rPr>
          <w:t xml:space="preserve">corpora and </w:t>
        </w:r>
      </w:ins>
      <w:ins w:id="453" w:author="fcalado" w:date="2026-03-14T12:09:00Z" w16du:dateUtc="2026-03-14T16:09:00Z">
        <w:r w:rsidR="00AA3884" w:rsidRPr="006B5182">
          <w:rPr>
            <w:rFonts w:ascii="Linux Libertine" w:hAnsi="Linux Libertine" w:cs="Linux Libertine"/>
            <w:color w:val="000000"/>
          </w:rPr>
          <w:t xml:space="preserve">transparency in annotation practices. </w:t>
        </w:r>
      </w:ins>
    </w:p>
    <w:p w14:paraId="1220C206" w14:textId="77777777" w:rsidR="00AB36E9" w:rsidRDefault="00567738" w:rsidP="00AB36E9">
      <w:pPr>
        <w:pStyle w:val="PostHeadPara"/>
        <w:ind w:firstLine="720"/>
        <w:rPr>
          <w:rFonts w:ascii="Linux Libertine" w:hAnsi="Linux Libertine" w:cs="Linux Libertine"/>
          <w:color w:val="000000"/>
        </w:rPr>
      </w:pPr>
      <w:ins w:id="454" w:author="fcalado" w:date="2026-03-14T13:34:00Z" w16du:dateUtc="2026-03-14T17:34:00Z">
        <w:r w:rsidRPr="006B5182">
          <w:rPr>
            <w:rFonts w:ascii="Linux Libertine" w:hAnsi="Linux Libertine" w:cs="Linux Libertine"/>
            <w:color w:val="000000"/>
          </w:rPr>
          <w:t>Despite these strengths, however, the</w:t>
        </w:r>
      </w:ins>
      <w:ins w:id="455" w:author="fcalado" w:date="2026-03-14T13:39:00Z" w16du:dateUtc="2026-03-14T17:39:00Z">
        <w:r w:rsidR="007773D5" w:rsidRPr="006B5182">
          <w:rPr>
            <w:rFonts w:ascii="Linux Libertine" w:hAnsi="Linux Libertine" w:cs="Linux Libertine"/>
            <w:color w:val="000000"/>
          </w:rPr>
          <w:t xml:space="preserve"> </w:t>
        </w:r>
      </w:ins>
      <w:ins w:id="456" w:author="fcalado" w:date="2026-03-17T11:06:00Z" w16du:dateUtc="2026-03-17T15:06:00Z">
        <w:r w:rsidR="001E7095" w:rsidRPr="006B5182">
          <w:rPr>
            <w:rFonts w:ascii="Linux Libertine" w:hAnsi="Linux Libertine" w:cs="Linux Libertine"/>
            <w:color w:val="000000"/>
          </w:rPr>
          <w:t>study</w:t>
        </w:r>
      </w:ins>
      <w:ins w:id="457" w:author="fcalado" w:date="2026-03-17T11:07:00Z" w16du:dateUtc="2026-03-17T15:07:00Z">
        <w:r w:rsidR="001E7095" w:rsidRPr="006B5182">
          <w:rPr>
            <w:rFonts w:ascii="Linux Libertine" w:hAnsi="Linux Libertine" w:cs="Linux Libertine"/>
            <w:color w:val="000000"/>
          </w:rPr>
          <w:t>’s methodology limits</w:t>
        </w:r>
      </w:ins>
      <w:ins w:id="458" w:author="fcalado" w:date="2026-03-17T11:06:00Z" w16du:dateUtc="2026-03-17T15:06:00Z">
        <w:r w:rsidR="001E7095" w:rsidRPr="006B5182">
          <w:rPr>
            <w:rFonts w:ascii="Linux Libertine" w:hAnsi="Linux Libertine" w:cs="Linux Libertine"/>
            <w:color w:val="000000"/>
          </w:rPr>
          <w:t xml:space="preserve"> how </w:t>
        </w:r>
      </w:ins>
      <w:ins w:id="459" w:author="fcalado" w:date="2026-03-17T11:07:00Z" w16du:dateUtc="2026-03-17T15:07:00Z">
        <w:r w:rsidR="001E7095" w:rsidRPr="006B5182">
          <w:rPr>
            <w:rFonts w:ascii="Linux Libertine" w:hAnsi="Linux Libertine" w:cs="Linux Libertine"/>
            <w:color w:val="000000"/>
          </w:rPr>
          <w:t xml:space="preserve">gender </w:t>
        </w:r>
      </w:ins>
      <w:ins w:id="460" w:author="fcalado" w:date="2026-03-17T11:06:00Z" w16du:dateUtc="2026-03-17T15:06:00Z">
        <w:r w:rsidR="001E7095" w:rsidRPr="006B5182">
          <w:rPr>
            <w:rFonts w:ascii="Linux Libertine" w:hAnsi="Linux Libertine" w:cs="Linux Libertine"/>
            <w:color w:val="000000"/>
          </w:rPr>
          <w:t>identity</w:t>
        </w:r>
      </w:ins>
      <w:ins w:id="461" w:author="fcalado" w:date="2026-03-14T13:38:00Z" w16du:dateUtc="2026-03-14T17:38:00Z">
        <w:r w:rsidR="007773D5" w:rsidRPr="006B5182">
          <w:rPr>
            <w:rFonts w:ascii="Linux Libertine" w:hAnsi="Linux Libertine" w:cs="Linux Libertine"/>
            <w:color w:val="000000"/>
          </w:rPr>
          <w:t xml:space="preserve"> is </w:t>
        </w:r>
      </w:ins>
      <w:ins w:id="462" w:author="fcalado" w:date="2026-03-17T11:07:00Z" w16du:dateUtc="2026-03-17T15:07:00Z">
        <w:r w:rsidR="001E7095" w:rsidRPr="006B5182">
          <w:rPr>
            <w:rFonts w:ascii="Linux Libertine" w:hAnsi="Linux Libertine" w:cs="Linux Libertine"/>
            <w:color w:val="000000"/>
          </w:rPr>
          <w:t>expressed</w:t>
        </w:r>
      </w:ins>
      <w:ins w:id="463" w:author="fcalado" w:date="2026-03-14T13:38:00Z" w16du:dateUtc="2026-03-14T17:38:00Z">
        <w:r w:rsidR="007773D5" w:rsidRPr="006B5182">
          <w:rPr>
            <w:rFonts w:ascii="Linux Libertine" w:hAnsi="Linux Libertine" w:cs="Linux Libertine"/>
            <w:color w:val="000000"/>
          </w:rPr>
          <w:t xml:space="preserve">, </w:t>
        </w:r>
      </w:ins>
      <w:ins w:id="464" w:author="fcalado" w:date="2026-03-17T11:07:00Z" w16du:dateUtc="2026-03-17T15:07:00Z">
        <w:r w:rsidR="001E7095" w:rsidRPr="006B5182">
          <w:rPr>
            <w:rFonts w:ascii="Linux Libertine" w:hAnsi="Linux Libertine" w:cs="Linux Libertine"/>
            <w:color w:val="000000"/>
          </w:rPr>
          <w:t>and it displays</w:t>
        </w:r>
      </w:ins>
      <w:ins w:id="465" w:author="fcalado" w:date="2026-03-14T13:38:00Z" w16du:dateUtc="2026-03-14T17:38:00Z">
        <w:r w:rsidR="007773D5" w:rsidRPr="006B5182">
          <w:rPr>
            <w:rFonts w:ascii="Linux Libertine" w:hAnsi="Linux Libertine" w:cs="Linux Libertine"/>
            <w:color w:val="000000"/>
          </w:rPr>
          <w:t xml:space="preserve"> inconsistencies and incomplete information </w:t>
        </w:r>
      </w:ins>
      <w:ins w:id="466" w:author="fcalado" w:date="2026-03-14T13:39:00Z" w16du:dateUtc="2026-03-14T17:39:00Z">
        <w:r w:rsidR="007773D5" w:rsidRPr="006B5182">
          <w:rPr>
            <w:rFonts w:ascii="Linux Libertine" w:hAnsi="Linux Libertine" w:cs="Linux Libertine"/>
            <w:color w:val="000000"/>
          </w:rPr>
          <w:t xml:space="preserve">around </w:t>
        </w:r>
      </w:ins>
      <w:ins w:id="467" w:author="fcalado" w:date="2026-03-14T15:16:00Z" w16du:dateUtc="2026-03-14T19:16:00Z">
        <w:r w:rsidR="00C26476" w:rsidRPr="006B5182">
          <w:rPr>
            <w:rFonts w:ascii="Linux Libertine" w:hAnsi="Linux Libertine" w:cs="Linux Libertine"/>
            <w:color w:val="000000"/>
          </w:rPr>
          <w:t>the project’s priorities</w:t>
        </w:r>
      </w:ins>
      <w:ins w:id="468" w:author="fcalado" w:date="2026-03-14T13:39:00Z" w16du:dateUtc="2026-03-14T17:39:00Z">
        <w:r w:rsidR="007773D5" w:rsidRPr="006B5182">
          <w:rPr>
            <w:rFonts w:ascii="Linux Libertine" w:hAnsi="Linux Libertine" w:cs="Linux Libertine"/>
            <w:color w:val="000000"/>
          </w:rPr>
          <w:t xml:space="preserve"> </w:t>
        </w:r>
      </w:ins>
      <w:ins w:id="469" w:author="fcalado" w:date="2026-03-14T13:38:00Z" w16du:dateUtc="2026-03-14T17:38:00Z">
        <w:r w:rsidR="007773D5" w:rsidRPr="006B5182">
          <w:rPr>
            <w:rFonts w:ascii="Linux Libertine" w:hAnsi="Linux Libertine" w:cs="Linux Libertine"/>
            <w:color w:val="000000"/>
          </w:rPr>
          <w:t xml:space="preserve">and </w:t>
        </w:r>
      </w:ins>
      <w:ins w:id="470" w:author="fcalado" w:date="2026-03-14T15:16:00Z" w16du:dateUtc="2026-03-14T19:16:00Z">
        <w:r w:rsidR="00C26476" w:rsidRPr="006B5182">
          <w:rPr>
            <w:rFonts w:ascii="Linux Libertine" w:hAnsi="Linux Libertine" w:cs="Linux Libertine"/>
            <w:color w:val="000000"/>
          </w:rPr>
          <w:t>its</w:t>
        </w:r>
      </w:ins>
      <w:ins w:id="471" w:author="fcalado" w:date="2026-03-14T13:39:00Z" w16du:dateUtc="2026-03-14T17:39:00Z">
        <w:r w:rsidR="007773D5" w:rsidRPr="006B5182">
          <w:rPr>
            <w:rFonts w:ascii="Linux Libertine" w:hAnsi="Linux Libertine" w:cs="Linux Libertine"/>
            <w:color w:val="000000"/>
          </w:rPr>
          <w:t xml:space="preserve"> </w:t>
        </w:r>
      </w:ins>
      <w:ins w:id="472" w:author="fcalado" w:date="2026-03-14T13:38:00Z" w16du:dateUtc="2026-03-14T17:38:00Z">
        <w:r w:rsidR="007773D5" w:rsidRPr="006B5182">
          <w:rPr>
            <w:rFonts w:ascii="Linux Libertine" w:hAnsi="Linux Libertine" w:cs="Linux Libertine"/>
            <w:color w:val="000000"/>
          </w:rPr>
          <w:t>qualitative analysis methodology</w:t>
        </w:r>
      </w:ins>
      <w:ins w:id="473" w:author="fcalado" w:date="2026-03-14T13:39:00Z" w16du:dateUtc="2026-03-14T17:39:00Z">
        <w:r w:rsidR="007773D5" w:rsidRPr="006B5182">
          <w:rPr>
            <w:rFonts w:ascii="Linux Libertine" w:hAnsi="Linux Libertine" w:cs="Linux Libertine"/>
            <w:color w:val="000000"/>
          </w:rPr>
          <w:t>.</w:t>
        </w:r>
      </w:ins>
      <w:r w:rsidR="00AD6FDF">
        <w:rPr>
          <w:rFonts w:ascii="Linux Libertine" w:hAnsi="Linux Libertine" w:cs="Linux Libertine"/>
          <w:color w:val="000000"/>
        </w:rPr>
        <w:t xml:space="preserve"> </w:t>
      </w:r>
    </w:p>
    <w:p w14:paraId="1CF8631E" w14:textId="77777777" w:rsidR="00AB36E9" w:rsidRDefault="00C26476" w:rsidP="00AB36E9">
      <w:pPr>
        <w:pStyle w:val="PostHeadPara"/>
        <w:ind w:firstLine="720"/>
        <w:rPr>
          <w:rFonts w:ascii="Linux Libertine" w:hAnsi="Linux Libertine" w:cs="Linux Libertine"/>
          <w:color w:val="000000"/>
        </w:rPr>
      </w:pPr>
      <w:ins w:id="474" w:author="fcalado" w:date="2026-03-14T15:17:00Z" w16du:dateUtc="2026-03-14T19:17:00Z">
        <w:r w:rsidRPr="006B5182">
          <w:rPr>
            <w:rFonts w:ascii="Linux Libertine" w:hAnsi="Linux Libertine" w:cs="Linux Libertine"/>
            <w:color w:val="000000"/>
          </w:rPr>
          <w:t xml:space="preserve">First, </w:t>
        </w:r>
      </w:ins>
      <w:ins w:id="475" w:author="fcalado" w:date="2026-03-17T11:07:00Z" w16du:dateUtc="2026-03-17T15:07:00Z">
        <w:r w:rsidR="001E7095" w:rsidRPr="006B5182">
          <w:rPr>
            <w:rFonts w:ascii="Linux Libertine" w:hAnsi="Linux Libertine" w:cs="Linux Libertine"/>
            <w:color w:val="000000"/>
          </w:rPr>
          <w:t xml:space="preserve">the study limits how </w:t>
        </w:r>
      </w:ins>
      <w:ins w:id="476" w:author="fcalado" w:date="2026-03-14T12:45:00Z" w16du:dateUtc="2026-03-14T16:45:00Z">
        <w:r w:rsidR="00B84BB1" w:rsidRPr="006B5182">
          <w:rPr>
            <w:rFonts w:ascii="Linux Libertine" w:hAnsi="Linux Libertine" w:cs="Linux Libertine"/>
            <w:color w:val="000000"/>
          </w:rPr>
          <w:t>g</w:t>
        </w:r>
      </w:ins>
      <w:ins w:id="477" w:author="fcalado" w:date="2026-03-14T13:37:00Z" w16du:dateUtc="2026-03-14T17:37:00Z">
        <w:r w:rsidR="00567738" w:rsidRPr="006B5182">
          <w:rPr>
            <w:rFonts w:ascii="Linux Libertine" w:hAnsi="Linux Libertine" w:cs="Linux Libertine"/>
            <w:color w:val="000000"/>
          </w:rPr>
          <w:t>ender</w:t>
        </w:r>
      </w:ins>
      <w:ins w:id="478" w:author="fcalado" w:date="2026-03-17T11:08:00Z" w16du:dateUtc="2026-03-17T15:08:00Z">
        <w:r w:rsidR="001E7095" w:rsidRPr="006B5182">
          <w:rPr>
            <w:rFonts w:ascii="Linux Libertine" w:hAnsi="Linux Libertine" w:cs="Linux Libertine"/>
            <w:color w:val="000000"/>
          </w:rPr>
          <w:t xml:space="preserve"> identity</w:t>
        </w:r>
      </w:ins>
      <w:ins w:id="479" w:author="fcalado" w:date="2026-03-14T13:37:00Z" w16du:dateUtc="2026-03-14T17:37:00Z">
        <w:r w:rsidR="00567738" w:rsidRPr="006B5182">
          <w:rPr>
            <w:rFonts w:ascii="Linux Libertine" w:hAnsi="Linux Libertine" w:cs="Linux Libertine"/>
            <w:color w:val="000000"/>
          </w:rPr>
          <w:t xml:space="preserve"> is </w:t>
        </w:r>
      </w:ins>
      <w:ins w:id="480" w:author="fcalado" w:date="2026-03-17T11:07:00Z" w16du:dateUtc="2026-03-17T15:07:00Z">
        <w:r w:rsidR="001E7095" w:rsidRPr="006B5182">
          <w:rPr>
            <w:rFonts w:ascii="Linux Libertine" w:hAnsi="Linux Libertine" w:cs="Linux Libertine"/>
            <w:color w:val="000000"/>
          </w:rPr>
          <w:t>ex</w:t>
        </w:r>
      </w:ins>
      <w:ins w:id="481" w:author="fcalado" w:date="2026-03-17T11:08:00Z" w16du:dateUtc="2026-03-17T15:08:00Z">
        <w:r w:rsidR="001E7095" w:rsidRPr="006B5182">
          <w:rPr>
            <w:rFonts w:ascii="Linux Libertine" w:hAnsi="Linux Libertine" w:cs="Linux Libertine"/>
            <w:color w:val="000000"/>
          </w:rPr>
          <w:t>pressed</w:t>
        </w:r>
      </w:ins>
      <w:ins w:id="482" w:author="fcalado" w:date="2026-03-14T13:37:00Z" w16du:dateUtc="2026-03-14T17:37:00Z">
        <w:r w:rsidR="00567738" w:rsidRPr="006B5182">
          <w:rPr>
            <w:rFonts w:ascii="Linux Libertine" w:hAnsi="Linux Libertine" w:cs="Linux Libertine"/>
            <w:color w:val="000000"/>
          </w:rPr>
          <w:t xml:space="preserve"> in language forms</w:t>
        </w:r>
      </w:ins>
      <w:ins w:id="483" w:author="fcalado" w:date="2026-03-14T13:38:00Z" w16du:dateUtc="2026-03-14T17:38:00Z">
        <w:r w:rsidR="00567738" w:rsidRPr="006B5182">
          <w:rPr>
            <w:rFonts w:ascii="Linux Libertine" w:hAnsi="Linux Libertine" w:cs="Linux Libertine"/>
            <w:color w:val="000000"/>
          </w:rPr>
          <w:t>;</w:t>
        </w:r>
      </w:ins>
      <w:ins w:id="484" w:author="fcalado" w:date="2026-03-14T13:37:00Z" w16du:dateUtc="2026-03-14T17:37:00Z">
        <w:r w:rsidR="00567738" w:rsidRPr="006B5182">
          <w:rPr>
            <w:rFonts w:ascii="Linux Libertine" w:hAnsi="Linux Libertine" w:cs="Linux Libertine"/>
            <w:color w:val="000000"/>
          </w:rPr>
          <w:t xml:space="preserve"> it frames gender </w:t>
        </w:r>
      </w:ins>
      <w:ins w:id="485" w:author="fcalado" w:date="2026-03-14T12:46:00Z" w16du:dateUtc="2026-03-14T16:46:00Z">
        <w:r w:rsidR="00B84BB1" w:rsidRPr="006B5182">
          <w:rPr>
            <w:rFonts w:ascii="Linux Libertine" w:hAnsi="Linux Libertine" w:cs="Linux Libertine"/>
            <w:color w:val="000000"/>
          </w:rPr>
          <w:t xml:space="preserve">as </w:t>
        </w:r>
        <w:r w:rsidR="00B84BB1" w:rsidRPr="006B5182">
          <w:rPr>
            <w:rFonts w:ascii="Linux Libertine" w:hAnsi="Linux Libertine" w:cs="Linux Libertine"/>
            <w:i/>
            <w:iCs/>
            <w:color w:val="000000"/>
          </w:rPr>
          <w:t>only</w:t>
        </w:r>
        <w:r w:rsidR="00B84BB1" w:rsidRPr="006B5182">
          <w:rPr>
            <w:rFonts w:ascii="Linux Libertine" w:hAnsi="Linux Libertine" w:cs="Linux Libertine"/>
            <w:color w:val="000000"/>
          </w:rPr>
          <w:t xml:space="preserve"> related to </w:t>
        </w:r>
      </w:ins>
      <w:ins w:id="486" w:author="fcalado" w:date="2026-03-17T11:08:00Z" w16du:dateUtc="2026-03-17T15:08:00Z">
        <w:r w:rsidR="001E7095" w:rsidRPr="006B5182">
          <w:rPr>
            <w:rFonts w:ascii="Linux Libertine" w:hAnsi="Linux Libertine" w:cs="Linux Libertine"/>
            <w:color w:val="000000"/>
          </w:rPr>
          <w:t xml:space="preserve">a specific template for </w:t>
        </w:r>
      </w:ins>
      <w:ins w:id="487" w:author="fcalado" w:date="2026-03-14T12:46:00Z" w16du:dateUtc="2026-03-14T16:46:00Z">
        <w:r w:rsidR="00B84BB1" w:rsidRPr="006B5182">
          <w:rPr>
            <w:rFonts w:ascii="Linux Libertine" w:hAnsi="Linux Libertine" w:cs="Linux Libertine"/>
            <w:color w:val="000000"/>
          </w:rPr>
          <w:t>self-disclosure</w:t>
        </w:r>
      </w:ins>
      <w:ins w:id="488" w:author="fcalado" w:date="2026-03-17T11:10:00Z" w16du:dateUtc="2026-03-17T15:10:00Z">
        <w:r w:rsidR="004A6903" w:rsidRPr="006B5182">
          <w:rPr>
            <w:rFonts w:ascii="Linux Libertine" w:hAnsi="Linux Libertine" w:cs="Linux Libertine"/>
            <w:color w:val="000000"/>
          </w:rPr>
          <w:t>, “&lt;subject&gt; is &lt;gender identity&gt;”</w:t>
        </w:r>
      </w:ins>
      <w:ins w:id="489" w:author="fcalado" w:date="2026-03-14T12:46:00Z" w16du:dateUtc="2026-03-14T16:46:00Z">
        <w:r w:rsidR="00B84BB1" w:rsidRPr="006B5182">
          <w:rPr>
            <w:rFonts w:ascii="Linux Libertine" w:hAnsi="Linux Libertine" w:cs="Linux Libertine"/>
            <w:color w:val="000000"/>
          </w:rPr>
          <w:t xml:space="preserve">. </w:t>
        </w:r>
      </w:ins>
      <w:ins w:id="490" w:author="fcalado" w:date="2026-03-14T12:43:00Z" w16du:dateUtc="2026-03-14T16:43:00Z">
        <w:r w:rsidR="00B84BB1" w:rsidRPr="006B5182">
          <w:rPr>
            <w:rFonts w:ascii="Linux Libertine" w:hAnsi="Linux Libertine" w:cs="Linux Libertine"/>
            <w:color w:val="000000"/>
          </w:rPr>
          <w:t>Th</w:t>
        </w:r>
      </w:ins>
      <w:ins w:id="491" w:author="fcalado" w:date="2026-03-14T12:48:00Z" w16du:dateUtc="2026-03-14T16:48:00Z">
        <w:r w:rsidR="00437AF5" w:rsidRPr="006B5182">
          <w:rPr>
            <w:rFonts w:ascii="Linux Libertine" w:hAnsi="Linux Libertine" w:cs="Linux Libertine"/>
            <w:color w:val="000000"/>
          </w:rPr>
          <w:t xml:space="preserve">e </w:t>
        </w:r>
      </w:ins>
      <w:ins w:id="492" w:author="fcalado" w:date="2026-03-14T12:49:00Z" w16du:dateUtc="2026-03-14T16:49:00Z">
        <w:r w:rsidR="00437AF5" w:rsidRPr="006B5182">
          <w:rPr>
            <w:rFonts w:ascii="Linux Libertine" w:hAnsi="Linux Libertine" w:cs="Linux Libertine"/>
            <w:color w:val="000000"/>
          </w:rPr>
          <w:t xml:space="preserve">focus on gender </w:t>
        </w:r>
      </w:ins>
      <w:ins w:id="493" w:author="fcalado" w:date="2026-03-17T11:10:00Z" w16du:dateUtc="2026-03-17T15:10:00Z">
        <w:r w:rsidR="004A6903" w:rsidRPr="006B5182">
          <w:rPr>
            <w:rFonts w:ascii="Linux Libertine" w:hAnsi="Linux Libertine" w:cs="Linux Libertine"/>
            <w:color w:val="000000"/>
          </w:rPr>
          <w:t xml:space="preserve">according to this </w:t>
        </w:r>
      </w:ins>
      <w:ins w:id="494" w:author="fcalado" w:date="2026-03-14T12:49:00Z" w16du:dateUtc="2026-03-14T16:49:00Z">
        <w:r w:rsidR="00437AF5" w:rsidRPr="006B5182">
          <w:rPr>
            <w:rFonts w:ascii="Linux Libertine" w:hAnsi="Linux Libertine" w:cs="Linux Libertine"/>
            <w:color w:val="000000"/>
          </w:rPr>
          <w:t>identification</w:t>
        </w:r>
      </w:ins>
      <w:ins w:id="495" w:author="fcalado" w:date="2026-03-17T11:10:00Z" w16du:dateUtc="2026-03-17T15:10:00Z">
        <w:r w:rsidR="004A6903" w:rsidRPr="006B5182">
          <w:rPr>
            <w:rFonts w:ascii="Linux Libertine" w:hAnsi="Linux Libertine" w:cs="Linux Libertine"/>
            <w:color w:val="000000"/>
          </w:rPr>
          <w:t xml:space="preserve"> template</w:t>
        </w:r>
      </w:ins>
      <w:ins w:id="496" w:author="fcalado" w:date="2026-03-14T12:49:00Z" w16du:dateUtc="2026-03-14T16:49:00Z">
        <w:r w:rsidR="00437AF5" w:rsidRPr="006B5182">
          <w:rPr>
            <w:rFonts w:ascii="Linux Libertine" w:hAnsi="Linux Libertine" w:cs="Linux Libertine"/>
            <w:color w:val="000000"/>
          </w:rPr>
          <w:t xml:space="preserve"> perhaps </w:t>
        </w:r>
      </w:ins>
      <w:ins w:id="497" w:author="fcalado" w:date="2026-03-14T12:43:00Z" w16du:dateUtc="2026-03-14T16:43:00Z">
        <w:r w:rsidR="00B84BB1" w:rsidRPr="006B5182">
          <w:rPr>
            <w:rFonts w:ascii="Linux Libertine" w:hAnsi="Linux Libertine" w:cs="Linux Libertine"/>
            <w:color w:val="000000"/>
          </w:rPr>
          <w:t>reflect</w:t>
        </w:r>
      </w:ins>
      <w:ins w:id="498" w:author="fcalado" w:date="2026-03-14T12:49:00Z" w16du:dateUtc="2026-03-14T16:49:00Z">
        <w:r w:rsidR="00437AF5" w:rsidRPr="006B5182">
          <w:rPr>
            <w:rFonts w:ascii="Linux Libertine" w:hAnsi="Linux Libertine" w:cs="Linux Libertine"/>
            <w:color w:val="000000"/>
          </w:rPr>
          <w:t>s</w:t>
        </w:r>
      </w:ins>
      <w:ins w:id="499" w:author="fcalado" w:date="2026-03-14T12:43:00Z" w16du:dateUtc="2026-03-14T16:43:00Z">
        <w:r w:rsidR="00B84BB1" w:rsidRPr="006B5182">
          <w:rPr>
            <w:rFonts w:ascii="Linux Libertine" w:hAnsi="Linux Libertine" w:cs="Linux Libertine"/>
            <w:color w:val="000000"/>
          </w:rPr>
          <w:t xml:space="preserve"> </w:t>
        </w:r>
      </w:ins>
      <w:ins w:id="500" w:author="fcalado" w:date="2026-03-14T12:49:00Z" w16du:dateUtc="2026-03-14T16:49:00Z">
        <w:r w:rsidR="00437AF5" w:rsidRPr="006B5182">
          <w:rPr>
            <w:rFonts w:ascii="Linux Libertine" w:hAnsi="Linux Libertine" w:cs="Linux Libertine"/>
            <w:color w:val="000000"/>
          </w:rPr>
          <w:t xml:space="preserve">the priorities of the research team themselves, which mostly </w:t>
        </w:r>
      </w:ins>
      <w:ins w:id="501" w:author="fcalado" w:date="2026-03-14T12:43:00Z" w16du:dateUtc="2026-03-14T16:43:00Z">
        <w:r w:rsidR="00B84BB1" w:rsidRPr="006B5182">
          <w:rPr>
            <w:rFonts w:ascii="Linux Libertine" w:hAnsi="Linux Libertine" w:cs="Linux Libertine"/>
            <w:color w:val="000000"/>
          </w:rPr>
          <w:t xml:space="preserve">consist of </w:t>
        </w:r>
      </w:ins>
      <w:ins w:id="502" w:author="fcalado" w:date="2026-03-14T12:44:00Z" w16du:dateUtc="2026-03-14T16:44:00Z">
        <w:r w:rsidR="00B84BB1" w:rsidRPr="006B5182">
          <w:rPr>
            <w:rFonts w:ascii="Linux Libertine" w:hAnsi="Linux Libertine" w:cs="Linux Libertine"/>
            <w:color w:val="000000"/>
          </w:rPr>
          <w:t>Amazon Alexa developers</w:t>
        </w:r>
      </w:ins>
      <w:r w:rsidR="00AB36E9">
        <w:rPr>
          <w:rFonts w:ascii="Linux Libertine" w:hAnsi="Linux Libertine" w:cs="Linux Libertine"/>
          <w:color w:val="000000"/>
        </w:rPr>
        <w:t xml:space="preserve">, whose produce </w:t>
      </w:r>
      <w:ins w:id="503" w:author="fcalado" w:date="2026-03-14T12:44:00Z" w16du:dateUtc="2026-03-14T16:44:00Z">
        <w:r w:rsidR="00B84BB1" w:rsidRPr="006B5182">
          <w:rPr>
            <w:rFonts w:ascii="Linux Libertine" w:hAnsi="Linux Libertine" w:cs="Linux Libertine"/>
            <w:color w:val="000000"/>
          </w:rPr>
          <w:t xml:space="preserve">operates over voice control, where </w:t>
        </w:r>
      </w:ins>
      <w:ins w:id="504" w:author="fcalado" w:date="2026-03-14T12:50:00Z" w16du:dateUtc="2026-03-14T16:50:00Z">
        <w:r w:rsidR="00437AF5" w:rsidRPr="006B5182">
          <w:rPr>
            <w:rFonts w:ascii="Linux Libertine" w:hAnsi="Linux Libertine" w:cs="Linux Libertine"/>
            <w:color w:val="000000"/>
          </w:rPr>
          <w:t xml:space="preserve">gender </w:t>
        </w:r>
      </w:ins>
      <w:ins w:id="505" w:author="fcalado" w:date="2026-03-14T12:49:00Z" w16du:dateUtc="2026-03-14T16:49:00Z">
        <w:r w:rsidR="00437AF5" w:rsidRPr="006B5182">
          <w:rPr>
            <w:rFonts w:ascii="Linux Libertine" w:hAnsi="Linux Libertine" w:cs="Linux Libertine"/>
            <w:color w:val="000000"/>
          </w:rPr>
          <w:t>self-</w:t>
        </w:r>
      </w:ins>
      <w:ins w:id="506" w:author="fcalado" w:date="2026-03-14T12:50:00Z" w16du:dateUtc="2026-03-14T16:50:00Z">
        <w:r w:rsidR="00437AF5" w:rsidRPr="006B5182">
          <w:rPr>
            <w:rFonts w:ascii="Linux Libertine" w:hAnsi="Linux Libertine" w:cs="Linux Libertine"/>
            <w:color w:val="000000"/>
          </w:rPr>
          <w:t xml:space="preserve">identification is more relevant than </w:t>
        </w:r>
      </w:ins>
      <w:ins w:id="507" w:author="fcalado" w:date="2026-03-14T12:44:00Z" w16du:dateUtc="2026-03-14T16:44:00Z">
        <w:r w:rsidR="00B84BB1" w:rsidRPr="006B5182">
          <w:rPr>
            <w:rFonts w:ascii="Linux Libertine" w:hAnsi="Linux Libertine" w:cs="Linux Libertine"/>
            <w:color w:val="000000"/>
          </w:rPr>
          <w:t>gender as a visual or behavioral phen</w:t>
        </w:r>
      </w:ins>
      <w:ins w:id="508" w:author="fcalado" w:date="2026-03-14T12:45:00Z" w16du:dateUtc="2026-03-14T16:45:00Z">
        <w:r w:rsidR="00B84BB1" w:rsidRPr="006B5182">
          <w:rPr>
            <w:rFonts w:ascii="Linux Libertine" w:hAnsi="Linux Libertine" w:cs="Linux Libertine"/>
            <w:color w:val="000000"/>
          </w:rPr>
          <w:t>omenon</w:t>
        </w:r>
      </w:ins>
      <w:ins w:id="509" w:author="fcalado" w:date="2026-03-14T12:50:00Z" w16du:dateUtc="2026-03-14T16:50:00Z">
        <w:r w:rsidR="00437AF5" w:rsidRPr="006B5182">
          <w:rPr>
            <w:rFonts w:ascii="Linux Libertine" w:hAnsi="Linux Libertine" w:cs="Linux Libertine"/>
            <w:color w:val="000000"/>
          </w:rPr>
          <w:t xml:space="preserve">. </w:t>
        </w:r>
      </w:ins>
    </w:p>
    <w:p w14:paraId="08000FE3" w14:textId="31073D4D" w:rsidR="000B00CB" w:rsidRPr="006B5182" w:rsidRDefault="00C26476" w:rsidP="00AB36E9">
      <w:pPr>
        <w:pStyle w:val="PostHeadPara"/>
        <w:ind w:firstLine="720"/>
        <w:rPr>
          <w:rFonts w:ascii="Linux Libertine" w:hAnsi="Linux Libertine" w:cs="Linux Libertine"/>
          <w:color w:val="000000"/>
        </w:rPr>
      </w:pPr>
      <w:ins w:id="510" w:author="fcalado" w:date="2026-03-14T15:17:00Z" w16du:dateUtc="2026-03-14T19:17:00Z">
        <w:r w:rsidRPr="006B5182">
          <w:rPr>
            <w:rFonts w:ascii="Linux Libertine" w:hAnsi="Linux Libertine" w:cs="Linux Libertine"/>
            <w:color w:val="000000"/>
          </w:rPr>
          <w:t>Second, t</w:t>
        </w:r>
      </w:ins>
      <w:ins w:id="511" w:author="fcalado" w:date="2026-03-14T13:25:00Z" w16du:dateUtc="2026-03-14T17:25:00Z">
        <w:r w:rsidR="000B00CB" w:rsidRPr="006B5182">
          <w:rPr>
            <w:rFonts w:ascii="Linux Libertine" w:hAnsi="Linux Libertine" w:cs="Linux Libertine"/>
            <w:color w:val="000000"/>
          </w:rPr>
          <w:t xml:space="preserve">here is an inconsistency around the purported goal of centering TGNB voices. While the researchers make many explicit references to “grounding </w:t>
        </w:r>
      </w:ins>
      <w:r w:rsidR="00564F98">
        <w:rPr>
          <w:rFonts w:ascii="Linux Libertine" w:hAnsi="Linux Libertine" w:cs="Linux Libertine"/>
          <w:color w:val="000000"/>
        </w:rPr>
        <w:t>(</w:t>
      </w:r>
      <w:ins w:id="512" w:author="fcalado" w:date="2026-03-14T13:25:00Z" w16du:dateUtc="2026-03-14T17:25:00Z">
        <w:r w:rsidR="000B00CB" w:rsidRPr="006B5182">
          <w:rPr>
            <w:rFonts w:ascii="Linux Libertine" w:hAnsi="Linux Libertine" w:cs="Linux Libertine"/>
            <w:color w:val="000000"/>
          </w:rPr>
          <w:t>their</w:t>
        </w:r>
      </w:ins>
      <w:r w:rsidR="00564F98">
        <w:rPr>
          <w:rFonts w:ascii="Linux Libertine" w:hAnsi="Linux Libertine" w:cs="Linux Libertine"/>
          <w:color w:val="000000"/>
        </w:rPr>
        <w:t>)</w:t>
      </w:r>
      <w:ins w:id="513" w:author="fcalado" w:date="2026-03-14T13:25:00Z" w16du:dateUtc="2026-03-14T17:25:00Z">
        <w:r w:rsidR="000B00CB" w:rsidRPr="006B5182">
          <w:rPr>
            <w:rFonts w:ascii="Linux Libertine" w:hAnsi="Linux Libertine" w:cs="Linux Libertine"/>
            <w:color w:val="000000"/>
          </w:rPr>
          <w:t xml:space="preserve"> work in the TGNB community”, this appears to </w:t>
        </w:r>
      </w:ins>
      <w:ins w:id="514" w:author="fcalado" w:date="2026-03-17T11:11:00Z" w16du:dateUtc="2026-03-17T15:11:00Z">
        <w:r w:rsidR="004A6903" w:rsidRPr="006B5182">
          <w:rPr>
            <w:rFonts w:ascii="Linux Libertine" w:hAnsi="Linux Libertine" w:cs="Linux Libertine"/>
            <w:color w:val="000000"/>
          </w:rPr>
          <w:t>be unimportant</w:t>
        </w:r>
      </w:ins>
      <w:ins w:id="515" w:author="fcalado" w:date="2026-03-14T13:25:00Z" w16du:dateUtc="2026-03-14T17:25:00Z">
        <w:r w:rsidR="000B00CB" w:rsidRPr="006B5182">
          <w:rPr>
            <w:rFonts w:ascii="Linux Libertine" w:hAnsi="Linux Libertine" w:cs="Linux Libertine"/>
            <w:color w:val="000000"/>
          </w:rPr>
          <w:t xml:space="preserve"> after the data collection stage</w:t>
        </w:r>
      </w:ins>
      <w:r w:rsidR="00AB36E9">
        <w:rPr>
          <w:rFonts w:ascii="Linux Libertine" w:hAnsi="Linux Libertine" w:cs="Linux Libertine"/>
          <w:color w:val="000000"/>
        </w:rPr>
        <w:t xml:space="preserve">. Here data annotators (hired from Amazon Mechanical Turk) </w:t>
      </w:r>
      <w:ins w:id="516" w:author="fcalado" w:date="2026-03-14T13:25:00Z" w16du:dateUtc="2026-03-14T17:25:00Z">
        <w:r w:rsidR="00AB36E9" w:rsidRPr="006B5182">
          <w:rPr>
            <w:rFonts w:ascii="Linux Libertine" w:hAnsi="Linux Libertine" w:cs="Linux Libertine"/>
            <w:color w:val="000000"/>
          </w:rPr>
          <w:t>are not questioned about their familiarity or positioning to TGNB identitie</w:t>
        </w:r>
      </w:ins>
      <w:r w:rsidR="00AB36E9">
        <w:rPr>
          <w:rFonts w:ascii="Linux Libertine" w:hAnsi="Linux Libertine" w:cs="Linux Libertine"/>
          <w:color w:val="000000"/>
        </w:rPr>
        <w:t>s</w:t>
      </w:r>
      <w:ins w:id="517" w:author="fcalado" w:date="2026-03-14T13:25:00Z" w16du:dateUtc="2026-03-14T17:25:00Z">
        <w:r w:rsidR="000B00CB" w:rsidRPr="006B5182">
          <w:rPr>
            <w:rFonts w:ascii="Linux Libertine" w:hAnsi="Linux Libertine" w:cs="Linux Libertine"/>
            <w:color w:val="000000"/>
          </w:rPr>
          <w:t xml:space="preserve"> </w:t>
        </w:r>
      </w:ins>
      <w:r w:rsidR="00564F98">
        <w:rPr>
          <w:rFonts w:ascii="Linux Libertine" w:hAnsi="Linux Libertine" w:cs="Linux Libertine"/>
          <w:color w:val="000000"/>
        </w:rPr>
        <w:t>(</w:t>
      </w:r>
      <w:ins w:id="518" w:author="fcalado" w:date="2026-03-17T11:58:00Z" w16du:dateUtc="2026-03-17T15:58:00Z">
        <w:r w:rsidR="0013306E">
          <w:rPr>
            <w:rFonts w:ascii="Linux Libertine" w:hAnsi="Linux Libertine" w:cs="Linux Libertine"/>
            <w:color w:val="000000"/>
          </w:rPr>
          <w:t>33</w:t>
        </w:r>
      </w:ins>
      <w:r w:rsidR="00564F98">
        <w:rPr>
          <w:rFonts w:ascii="Linux Libertine" w:hAnsi="Linux Libertine" w:cs="Linux Libertine"/>
          <w:color w:val="000000"/>
        </w:rPr>
        <w:t>)</w:t>
      </w:r>
      <w:ins w:id="519" w:author="fcalado" w:date="2026-03-14T13:40:00Z" w16du:dateUtc="2026-03-14T17:40:00Z">
        <w:r w:rsidR="007773D5" w:rsidRPr="006B5182">
          <w:rPr>
            <w:rFonts w:ascii="Linux Libertine" w:hAnsi="Linux Libertine" w:cs="Linux Libertine"/>
            <w:color w:val="000000"/>
          </w:rPr>
          <w:t xml:space="preserve">. </w:t>
        </w:r>
      </w:ins>
    </w:p>
    <w:p w14:paraId="0C55F78D" w14:textId="073627B4" w:rsidR="00F75FE5" w:rsidRPr="006B5182" w:rsidRDefault="003509F5" w:rsidP="008579B0">
      <w:pPr>
        <w:pStyle w:val="Head1"/>
        <w:rPr>
          <w:ins w:id="520" w:author="fcalado" w:date="2026-03-14T11:06:00Z" w16du:dateUtc="2026-03-14T15:06:00Z"/>
          <w:rFonts w:ascii="Linux Libertine" w:hAnsi="Linux Libertine" w:cs="Linux Libertine"/>
        </w:rPr>
      </w:pPr>
      <w:r w:rsidRPr="006B5182">
        <w:rPr>
          <w:rFonts w:ascii="Linux Libertine" w:hAnsi="Linux Libertine" w:cs="Linux Libertine"/>
        </w:rPr>
        <w:t>discussion</w:t>
      </w:r>
    </w:p>
    <w:p w14:paraId="7A50D88F" w14:textId="3491C2D0" w:rsidR="00A66A46" w:rsidRPr="006B5182" w:rsidRDefault="00A66A46" w:rsidP="00AB36E9">
      <w:pPr>
        <w:pStyle w:val="Para"/>
        <w:ind w:firstLine="0"/>
        <w:rPr>
          <w:ins w:id="521" w:author="fcalado" w:date="2026-03-17T10:55:00Z" w16du:dateUtc="2026-03-17T14:55:00Z"/>
          <w:rFonts w:ascii="Linux Libertine" w:hAnsi="Linux Libertine" w:cs="Linux Libertine"/>
          <w:color w:val="000000"/>
          <w:szCs w:val="18"/>
        </w:rPr>
      </w:pPr>
      <w:ins w:id="522" w:author="fcalado" w:date="2026-03-17T10:41:00Z" w16du:dateUtc="2026-03-17T14:41:00Z">
        <w:r w:rsidRPr="006B5182">
          <w:rPr>
            <w:rFonts w:ascii="Linux Libertine" w:hAnsi="Linux Libertine" w:cs="Linux Libertine"/>
            <w:szCs w:val="18"/>
          </w:rPr>
          <w:t xml:space="preserve">The close reading of the TIDEs </w:t>
        </w:r>
      </w:ins>
      <w:ins w:id="523" w:author="fcalado" w:date="2026-03-17T10:59:00Z" w16du:dateUtc="2026-03-17T14:59:00Z">
        <w:r w:rsidR="001E7095" w:rsidRPr="006B5182">
          <w:rPr>
            <w:rFonts w:ascii="Linux Libertine" w:hAnsi="Linux Libertine" w:cs="Linux Libertine"/>
            <w:szCs w:val="18"/>
          </w:rPr>
          <w:t>samples</w:t>
        </w:r>
      </w:ins>
      <w:ins w:id="524" w:author="fcalado" w:date="2026-03-17T10:55:00Z" w16du:dateUtc="2026-03-17T14:55:00Z">
        <w:r w:rsidR="00D9209E" w:rsidRPr="006B5182">
          <w:rPr>
            <w:rFonts w:ascii="Linux Libertine" w:hAnsi="Linux Libertine" w:cs="Linux Libertine"/>
            <w:szCs w:val="18"/>
          </w:rPr>
          <w:t xml:space="preserve"> </w:t>
        </w:r>
      </w:ins>
      <w:ins w:id="525" w:author="fcalado" w:date="2026-03-17T10:40:00Z" w16du:dateUtc="2026-03-17T14:40:00Z">
        <w:r w:rsidRPr="006B5182">
          <w:rPr>
            <w:rFonts w:ascii="Linux Libertine" w:hAnsi="Linux Libertine" w:cs="Linux Libertine"/>
            <w:color w:val="000000"/>
            <w:szCs w:val="18"/>
          </w:rPr>
          <w:t>shows the</w:t>
        </w:r>
      </w:ins>
      <w:ins w:id="526" w:author="fcalado" w:date="2026-03-17T10:42:00Z" w16du:dateUtc="2026-03-17T14:42:00Z">
        <w:r w:rsidRPr="006B5182">
          <w:rPr>
            <w:rFonts w:ascii="Linux Libertine" w:hAnsi="Linux Libertine" w:cs="Linux Libertine"/>
            <w:color w:val="000000"/>
            <w:szCs w:val="18"/>
          </w:rPr>
          <w:t xml:space="preserve"> importance of rhetorical context and tone for determining if language is transphobic or not. </w:t>
        </w:r>
      </w:ins>
      <w:ins w:id="527" w:author="fcalado" w:date="2026-03-17T10:44:00Z" w16du:dateUtc="2026-03-17T14:44:00Z">
        <w:r w:rsidRPr="006B5182">
          <w:rPr>
            <w:rFonts w:ascii="Linux Libertine" w:hAnsi="Linux Libertine" w:cs="Linux Libertine"/>
            <w:color w:val="000000"/>
            <w:szCs w:val="18"/>
          </w:rPr>
          <w:t>While the first example frames external</w:t>
        </w:r>
      </w:ins>
      <w:ins w:id="528" w:author="fcalado" w:date="2026-03-17T10:45:00Z" w16du:dateUtc="2026-03-17T14:45:00Z">
        <w:r w:rsidRPr="006B5182">
          <w:rPr>
            <w:rFonts w:ascii="Linux Libertine" w:hAnsi="Linux Libertine" w:cs="Linux Libertine"/>
            <w:color w:val="000000"/>
            <w:szCs w:val="18"/>
          </w:rPr>
          <w:t xml:space="preserve">ized </w:t>
        </w:r>
      </w:ins>
      <w:ins w:id="529" w:author="fcalado" w:date="2026-03-17T10:47:00Z" w16du:dateUtc="2026-03-17T14:47:00Z">
        <w:r w:rsidR="00D9209E" w:rsidRPr="006B5182">
          <w:rPr>
            <w:rFonts w:ascii="Linux Libertine" w:hAnsi="Linux Libertine" w:cs="Linux Libertine"/>
            <w:color w:val="000000"/>
            <w:szCs w:val="18"/>
          </w:rPr>
          <w:t>elements</w:t>
        </w:r>
      </w:ins>
      <w:ins w:id="530" w:author="fcalado" w:date="2026-03-17T10:45:00Z" w16du:dateUtc="2026-03-17T14:45:00Z">
        <w:r w:rsidRPr="006B5182">
          <w:rPr>
            <w:rFonts w:ascii="Linux Libertine" w:hAnsi="Linux Libertine" w:cs="Linux Libertine"/>
            <w:color w:val="000000"/>
            <w:szCs w:val="18"/>
          </w:rPr>
          <w:t xml:space="preserve"> of gender as </w:t>
        </w:r>
      </w:ins>
      <w:ins w:id="531" w:author="fcalado" w:date="2026-03-17T10:47:00Z" w16du:dateUtc="2026-03-17T14:47:00Z">
        <w:r w:rsidR="00D9209E" w:rsidRPr="006B5182">
          <w:rPr>
            <w:rFonts w:ascii="Linux Libertine" w:hAnsi="Linux Libertine" w:cs="Linux Libertine"/>
            <w:color w:val="000000"/>
            <w:szCs w:val="18"/>
          </w:rPr>
          <w:t xml:space="preserve">grounds for </w:t>
        </w:r>
      </w:ins>
      <w:ins w:id="532" w:author="fcalado" w:date="2026-03-17T10:45:00Z" w16du:dateUtc="2026-03-17T14:45:00Z">
        <w:r w:rsidRPr="006B5182">
          <w:rPr>
            <w:rFonts w:ascii="Linux Libertine" w:hAnsi="Linux Libertine" w:cs="Linux Libertine"/>
            <w:color w:val="000000"/>
            <w:szCs w:val="18"/>
          </w:rPr>
          <w:t>discriminati</w:t>
        </w:r>
      </w:ins>
      <w:ins w:id="533" w:author="fcalado" w:date="2026-03-17T10:47:00Z" w16du:dateUtc="2026-03-17T14:47:00Z">
        <w:r w:rsidR="00D9209E" w:rsidRPr="006B5182">
          <w:rPr>
            <w:rFonts w:ascii="Linux Libertine" w:hAnsi="Linux Libertine" w:cs="Linux Libertine"/>
            <w:color w:val="000000"/>
            <w:szCs w:val="18"/>
          </w:rPr>
          <w:t>on</w:t>
        </w:r>
      </w:ins>
      <w:ins w:id="534" w:author="fcalado" w:date="2026-03-17T10:49:00Z" w16du:dateUtc="2026-03-17T14:49:00Z">
        <w:r w:rsidR="00D9209E" w:rsidRPr="006B5182">
          <w:rPr>
            <w:rFonts w:ascii="Linux Libertine" w:hAnsi="Linux Libertine" w:cs="Linux Libertine"/>
            <w:color w:val="000000"/>
            <w:szCs w:val="18"/>
          </w:rPr>
          <w:t xml:space="preserve">, </w:t>
        </w:r>
      </w:ins>
      <w:ins w:id="535" w:author="fcalado" w:date="2026-03-17T10:45:00Z" w16du:dateUtc="2026-03-17T14:45:00Z">
        <w:r w:rsidRPr="006B5182">
          <w:rPr>
            <w:rFonts w:ascii="Linux Libertine" w:hAnsi="Linux Libertine" w:cs="Linux Libertine"/>
            <w:color w:val="000000"/>
            <w:szCs w:val="18"/>
          </w:rPr>
          <w:t>the second frames it as a</w:t>
        </w:r>
      </w:ins>
      <w:ins w:id="536" w:author="fcalado" w:date="2026-03-17T11:00:00Z" w16du:dateUtc="2026-03-17T15:00:00Z">
        <w:r w:rsidR="001E7095" w:rsidRPr="006B5182">
          <w:rPr>
            <w:rFonts w:ascii="Linux Libertine" w:hAnsi="Linux Libertine" w:cs="Linux Libertine"/>
            <w:color w:val="000000"/>
            <w:szCs w:val="18"/>
          </w:rPr>
          <w:t xml:space="preserve"> means for expression and visibility</w:t>
        </w:r>
      </w:ins>
      <w:ins w:id="537" w:author="fcalado" w:date="2026-03-17T10:45:00Z" w16du:dateUtc="2026-03-17T14:45:00Z">
        <w:r w:rsidRPr="006B5182">
          <w:rPr>
            <w:rFonts w:ascii="Linux Libertine" w:hAnsi="Linux Libertine" w:cs="Linux Libertine"/>
            <w:color w:val="000000"/>
            <w:szCs w:val="18"/>
          </w:rPr>
          <w:t xml:space="preserve">. </w:t>
        </w:r>
      </w:ins>
      <w:ins w:id="538" w:author="fcalado" w:date="2026-03-17T10:50:00Z" w16du:dateUtc="2026-03-17T14:50:00Z">
        <w:r w:rsidR="00D9209E" w:rsidRPr="006B5182">
          <w:rPr>
            <w:rFonts w:ascii="Linux Libertine" w:hAnsi="Linux Libertine" w:cs="Linux Libertine"/>
            <w:color w:val="000000"/>
            <w:szCs w:val="18"/>
          </w:rPr>
          <w:t xml:space="preserve">Both examples demonstrate Amin’s </w:t>
        </w:r>
      </w:ins>
      <w:r w:rsidR="00564F98">
        <w:rPr>
          <w:rFonts w:ascii="Linux Libertine" w:hAnsi="Linux Libertine" w:cs="Linux Libertine"/>
          <w:color w:val="000000"/>
          <w:szCs w:val="18"/>
        </w:rPr>
        <w:t>(</w:t>
      </w:r>
      <w:ins w:id="539" w:author="fcalado" w:date="2026-03-17T10:50:00Z" w16du:dateUtc="2026-03-17T14:50:00Z">
        <w:r w:rsidR="00D9209E" w:rsidRPr="006B5182">
          <w:rPr>
            <w:rFonts w:ascii="Linux Libertine" w:hAnsi="Linux Libertine" w:cs="Linux Libertine"/>
            <w:color w:val="000000"/>
            <w:szCs w:val="18"/>
          </w:rPr>
          <w:t>1</w:t>
        </w:r>
      </w:ins>
      <w:r w:rsidR="00564F98">
        <w:rPr>
          <w:rFonts w:ascii="Linux Libertine" w:hAnsi="Linux Libertine" w:cs="Linux Libertine"/>
          <w:color w:val="000000"/>
          <w:szCs w:val="18"/>
        </w:rPr>
        <w:t>)</w:t>
      </w:r>
      <w:ins w:id="540" w:author="fcalado" w:date="2026-03-17T10:50:00Z" w16du:dateUtc="2026-03-17T14:50:00Z">
        <w:r w:rsidR="00D9209E" w:rsidRPr="006B5182">
          <w:rPr>
            <w:rFonts w:ascii="Linux Libertine" w:hAnsi="Linux Libertine" w:cs="Linux Libertine"/>
            <w:color w:val="000000"/>
            <w:szCs w:val="18"/>
          </w:rPr>
          <w:t xml:space="preserve"> theorizing </w:t>
        </w:r>
      </w:ins>
      <w:ins w:id="541" w:author="fcalado" w:date="2026-03-17T10:51:00Z" w16du:dateUtc="2026-03-17T14:51:00Z">
        <w:r w:rsidR="00D9209E" w:rsidRPr="006B5182">
          <w:rPr>
            <w:rFonts w:ascii="Linux Libertine" w:hAnsi="Linux Libertine" w:cs="Linux Libertine"/>
            <w:color w:val="000000"/>
            <w:szCs w:val="18"/>
          </w:rPr>
          <w:t>on the importance of conceptualizing gender as external</w:t>
        </w:r>
      </w:ins>
      <w:ins w:id="542" w:author="fcalado" w:date="2026-03-17T10:52:00Z" w16du:dateUtc="2026-03-17T14:52:00Z">
        <w:r w:rsidR="00D9209E" w:rsidRPr="006B5182">
          <w:rPr>
            <w:rFonts w:ascii="Linux Libertine" w:hAnsi="Linux Libertine" w:cs="Linux Libertine"/>
            <w:color w:val="000000"/>
            <w:szCs w:val="18"/>
          </w:rPr>
          <w:t xml:space="preserve">. </w:t>
        </w:r>
      </w:ins>
      <w:ins w:id="543" w:author="fcalado" w:date="2026-03-17T10:53:00Z" w16du:dateUtc="2026-03-17T14:53:00Z">
        <w:r w:rsidR="00D9209E" w:rsidRPr="006B5182">
          <w:rPr>
            <w:rFonts w:ascii="Linux Libertine" w:hAnsi="Linux Libertine" w:cs="Linux Libertine"/>
            <w:color w:val="000000"/>
            <w:szCs w:val="18"/>
          </w:rPr>
          <w:t>Furthermore, they</w:t>
        </w:r>
      </w:ins>
      <w:ins w:id="544" w:author="fcalado" w:date="2026-03-17T10:52:00Z" w16du:dateUtc="2026-03-17T14:52:00Z">
        <w:r w:rsidR="00D9209E" w:rsidRPr="006B5182">
          <w:rPr>
            <w:rFonts w:ascii="Linux Libertine" w:hAnsi="Linux Libertine" w:cs="Linux Libertine"/>
            <w:color w:val="000000"/>
            <w:szCs w:val="18"/>
          </w:rPr>
          <w:t xml:space="preserve"> illustrate the </w:t>
        </w:r>
      </w:ins>
      <w:ins w:id="545" w:author="fcalado" w:date="2026-03-17T10:46:00Z" w16du:dateUtc="2026-03-17T14:46:00Z">
        <w:r w:rsidRPr="006B5182">
          <w:rPr>
            <w:rFonts w:ascii="Linux Libertine" w:hAnsi="Linux Libertine" w:cs="Linux Libertine"/>
            <w:color w:val="000000"/>
            <w:szCs w:val="18"/>
          </w:rPr>
          <w:t xml:space="preserve">deep understanding </w:t>
        </w:r>
      </w:ins>
      <w:ins w:id="546" w:author="fcalado" w:date="2026-03-17T10:53:00Z" w16du:dateUtc="2026-03-17T14:53:00Z">
        <w:r w:rsidR="00D9209E" w:rsidRPr="006B5182">
          <w:rPr>
            <w:rFonts w:ascii="Linux Libertine" w:hAnsi="Linux Libertine" w:cs="Linux Libertine"/>
            <w:color w:val="000000"/>
            <w:szCs w:val="18"/>
          </w:rPr>
          <w:t>of</w:t>
        </w:r>
      </w:ins>
      <w:ins w:id="547" w:author="fcalado" w:date="2026-03-17T10:46:00Z" w16du:dateUtc="2026-03-17T14:46:00Z">
        <w:r w:rsidRPr="006B5182">
          <w:rPr>
            <w:rFonts w:ascii="Linux Libertine" w:hAnsi="Linux Libertine" w:cs="Linux Libertine"/>
            <w:color w:val="000000"/>
            <w:szCs w:val="18"/>
          </w:rPr>
          <w:t xml:space="preserve"> community norms and rhetorical cues </w:t>
        </w:r>
      </w:ins>
      <w:ins w:id="548" w:author="fcalado" w:date="2026-03-17T10:52:00Z" w16du:dateUtc="2026-03-17T14:52:00Z">
        <w:r w:rsidR="00D9209E" w:rsidRPr="006B5182">
          <w:rPr>
            <w:rFonts w:ascii="Linux Libertine" w:hAnsi="Linux Libertine" w:cs="Linux Libertine"/>
            <w:color w:val="000000"/>
            <w:szCs w:val="18"/>
          </w:rPr>
          <w:t>necessary for</w:t>
        </w:r>
      </w:ins>
      <w:ins w:id="549" w:author="fcalado" w:date="2026-03-17T10:53:00Z" w16du:dateUtc="2026-03-17T14:53:00Z">
        <w:r w:rsidR="00D9209E" w:rsidRPr="006B5182">
          <w:rPr>
            <w:rFonts w:ascii="Linux Libertine" w:hAnsi="Linux Libertine" w:cs="Linux Libertine"/>
            <w:color w:val="000000"/>
            <w:szCs w:val="18"/>
          </w:rPr>
          <w:t xml:space="preserve"> precise coding.</w:t>
        </w:r>
      </w:ins>
      <w:ins w:id="550" w:author="fcalado" w:date="2026-03-17T10:49:00Z" w16du:dateUtc="2026-03-17T14:49:00Z">
        <w:r w:rsidR="00D9209E" w:rsidRPr="006B5182">
          <w:rPr>
            <w:rFonts w:ascii="Linux Libertine" w:hAnsi="Linux Libertine" w:cs="Linux Libertine"/>
            <w:color w:val="000000"/>
            <w:szCs w:val="18"/>
          </w:rPr>
          <w:t xml:space="preserve"> </w:t>
        </w:r>
      </w:ins>
    </w:p>
    <w:p w14:paraId="34133A48" w14:textId="6A46A10E" w:rsidR="00160786" w:rsidRPr="006B5182" w:rsidRDefault="00D9209E" w:rsidP="00B208BE">
      <w:pPr>
        <w:pStyle w:val="ParaContinue"/>
        <w:rPr>
          <w:ins w:id="551" w:author="fcalado" w:date="2026-03-14T15:39:00Z" w16du:dateUtc="2026-03-14T19:39:00Z"/>
          <w:rFonts w:ascii="Linux Libertine" w:hAnsi="Linux Libertine" w:cs="Linux Libertine"/>
        </w:rPr>
      </w:pPr>
      <w:ins w:id="552" w:author="fcalado" w:date="2026-03-17T10:55:00Z" w16du:dateUtc="2026-03-17T14:55:00Z">
        <w:r w:rsidRPr="006B5182">
          <w:rPr>
            <w:rFonts w:ascii="Linux Libertine" w:hAnsi="Linux Libertine" w:cs="Linux Libertine"/>
          </w:rPr>
          <w:tab/>
          <w:t xml:space="preserve">The </w:t>
        </w:r>
        <w:r w:rsidRPr="006B5182">
          <w:rPr>
            <w:rFonts w:ascii="Linux Libertine" w:hAnsi="Linux Libertine" w:cs="Linux Libertine"/>
            <w:szCs w:val="18"/>
          </w:rPr>
          <w:t xml:space="preserve">EQUITBL research also shows </w:t>
        </w:r>
      </w:ins>
      <w:ins w:id="553" w:author="fcalado" w:date="2026-03-17T11:00:00Z" w16du:dateUtc="2026-03-17T15:00:00Z">
        <w:r w:rsidR="001E7095" w:rsidRPr="006B5182">
          <w:rPr>
            <w:rFonts w:ascii="Linux Libertine" w:hAnsi="Linux Libertine" w:cs="Linux Libertine"/>
            <w:szCs w:val="18"/>
          </w:rPr>
          <w:t xml:space="preserve">the importance of conceiving gender as </w:t>
        </w:r>
      </w:ins>
      <w:ins w:id="554" w:author="fcalado" w:date="2026-03-17T11:01:00Z" w16du:dateUtc="2026-03-17T15:01:00Z">
        <w:r w:rsidR="001E7095" w:rsidRPr="006B5182">
          <w:rPr>
            <w:rFonts w:ascii="Linux Libertine" w:hAnsi="Linux Libertine" w:cs="Linux Libertine"/>
            <w:szCs w:val="18"/>
          </w:rPr>
          <w:t xml:space="preserve">an </w:t>
        </w:r>
      </w:ins>
      <w:ins w:id="555" w:author="fcalado" w:date="2026-03-17T11:00:00Z" w16du:dateUtc="2026-03-17T15:00:00Z">
        <w:r w:rsidR="001E7095" w:rsidRPr="006B5182">
          <w:rPr>
            <w:rFonts w:ascii="Linux Libertine" w:hAnsi="Linux Libertine" w:cs="Linux Libertine"/>
            <w:szCs w:val="18"/>
          </w:rPr>
          <w:t>external</w:t>
        </w:r>
      </w:ins>
      <w:ins w:id="556" w:author="fcalado" w:date="2026-03-17T11:01:00Z" w16du:dateUtc="2026-03-17T15:01:00Z">
        <w:r w:rsidR="001E7095" w:rsidRPr="006B5182">
          <w:rPr>
            <w:rFonts w:ascii="Linux Libertine" w:hAnsi="Linux Libertine" w:cs="Linux Libertine"/>
            <w:szCs w:val="18"/>
          </w:rPr>
          <w:t xml:space="preserve"> phenomenon</w:t>
        </w:r>
      </w:ins>
      <w:ins w:id="557" w:author="fcalado" w:date="2026-03-17T11:00:00Z" w16du:dateUtc="2026-03-17T15:00:00Z">
        <w:r w:rsidR="001E7095" w:rsidRPr="006B5182">
          <w:rPr>
            <w:rFonts w:ascii="Linux Libertine" w:hAnsi="Linux Libertine" w:cs="Linux Libertine"/>
            <w:szCs w:val="18"/>
          </w:rPr>
          <w:t xml:space="preserve">. </w:t>
        </w:r>
      </w:ins>
      <w:ins w:id="558" w:author="fcalado" w:date="2026-03-17T11:01:00Z" w16du:dateUtc="2026-03-17T15:01:00Z">
        <w:r w:rsidR="001E7095" w:rsidRPr="006B5182">
          <w:rPr>
            <w:rFonts w:ascii="Linux Libertine" w:hAnsi="Linux Libertine" w:cs="Linux Libertine"/>
            <w:szCs w:val="18"/>
          </w:rPr>
          <w:t xml:space="preserve">In this study, attention </w:t>
        </w:r>
      </w:ins>
      <w:ins w:id="559" w:author="fcalado" w:date="2026-03-17T10:55:00Z" w16du:dateUtc="2026-03-17T14:55:00Z">
        <w:r w:rsidRPr="006B5182">
          <w:rPr>
            <w:rFonts w:ascii="Linux Libertine" w:hAnsi="Linux Libertine" w:cs="Linux Libertine"/>
            <w:szCs w:val="18"/>
          </w:rPr>
          <w:t>to gender as extern</w:t>
        </w:r>
      </w:ins>
      <w:ins w:id="560" w:author="fcalado" w:date="2026-03-17T10:56:00Z" w16du:dateUtc="2026-03-17T14:56:00Z">
        <w:r w:rsidRPr="006B5182">
          <w:rPr>
            <w:rFonts w:ascii="Linux Libertine" w:hAnsi="Linux Libertine" w:cs="Linux Libertine"/>
            <w:szCs w:val="18"/>
          </w:rPr>
          <w:t>al reveal</w:t>
        </w:r>
      </w:ins>
      <w:ins w:id="561" w:author="fcalado" w:date="2026-03-17T11:01:00Z" w16du:dateUtc="2026-03-17T15:01:00Z">
        <w:r w:rsidR="001E7095" w:rsidRPr="006B5182">
          <w:rPr>
            <w:rFonts w:ascii="Linux Libertine" w:hAnsi="Linux Libertine" w:cs="Linux Libertine"/>
            <w:szCs w:val="18"/>
          </w:rPr>
          <w:t>s</w:t>
        </w:r>
      </w:ins>
      <w:ins w:id="562" w:author="fcalado" w:date="2026-03-17T10:56:00Z" w16du:dateUtc="2026-03-17T14:56:00Z">
        <w:r w:rsidRPr="006B5182">
          <w:rPr>
            <w:rFonts w:ascii="Linux Libertine" w:hAnsi="Linux Libertine" w:cs="Linux Libertine"/>
            <w:szCs w:val="18"/>
          </w:rPr>
          <w:t xml:space="preserve"> implicit assumptions about which genders should be marked and which ones are not. </w:t>
        </w:r>
        <w:r w:rsidRPr="006B5182">
          <w:rPr>
            <w:rFonts w:ascii="Linux Libertine" w:hAnsi="Linux Libertine" w:cs="Linux Libertine"/>
            <w:color w:val="000000"/>
            <w:szCs w:val="18"/>
          </w:rPr>
          <w:t>The model</w:t>
        </w:r>
      </w:ins>
      <w:ins w:id="563" w:author="fcalado" w:date="2026-03-17T10:57:00Z" w16du:dateUtc="2026-03-17T14:57:00Z">
        <w:r w:rsidRPr="006B5182">
          <w:rPr>
            <w:rFonts w:ascii="Linux Libertine" w:hAnsi="Linux Libertine" w:cs="Linux Libertine"/>
            <w:color w:val="000000"/>
            <w:szCs w:val="18"/>
          </w:rPr>
          <w:t>s</w:t>
        </w:r>
      </w:ins>
      <w:ins w:id="564" w:author="fcalado" w:date="2026-03-17T10:56:00Z" w16du:dateUtc="2026-03-17T14:56:00Z">
        <w:r w:rsidRPr="006B5182">
          <w:rPr>
            <w:rFonts w:ascii="Linux Libertine" w:hAnsi="Linux Libertine" w:cs="Linux Libertine"/>
            <w:color w:val="000000"/>
            <w:szCs w:val="18"/>
          </w:rPr>
          <w:t xml:space="preserve"> </w:t>
        </w:r>
      </w:ins>
      <w:ins w:id="565" w:author="fcalado" w:date="2026-03-17T10:57:00Z" w16du:dateUtc="2026-03-17T14:57:00Z">
        <w:r w:rsidRPr="006B5182">
          <w:rPr>
            <w:rFonts w:ascii="Linux Libertine" w:hAnsi="Linux Libertine" w:cs="Linux Libertine"/>
            <w:color w:val="000000"/>
            <w:szCs w:val="18"/>
          </w:rPr>
          <w:t>are</w:t>
        </w:r>
      </w:ins>
      <w:ins w:id="566" w:author="fcalado" w:date="2026-03-17T10:56:00Z" w16du:dateUtc="2026-03-17T14:56:00Z">
        <w:r w:rsidRPr="006B5182">
          <w:rPr>
            <w:rFonts w:ascii="Linux Libertine" w:hAnsi="Linux Libertine" w:cs="Linux Libertine"/>
            <w:color w:val="000000"/>
            <w:szCs w:val="18"/>
          </w:rPr>
          <w:t xml:space="preserve"> more likely to refuse prompts about </w:t>
        </w:r>
      </w:ins>
      <w:ins w:id="567" w:author="fcalado" w:date="2026-03-17T10:57:00Z" w16du:dateUtc="2026-03-17T14:57:00Z">
        <w:r w:rsidR="001E7095" w:rsidRPr="006B5182">
          <w:rPr>
            <w:rFonts w:ascii="Linux Libertine" w:hAnsi="Linux Libertine" w:cs="Linux Libertine"/>
            <w:color w:val="000000"/>
            <w:szCs w:val="18"/>
          </w:rPr>
          <w:t>“</w:t>
        </w:r>
      </w:ins>
      <w:ins w:id="568" w:author="fcalado" w:date="2026-03-17T10:56:00Z" w16du:dateUtc="2026-03-17T14:56:00Z">
        <w:r w:rsidRPr="006B5182">
          <w:rPr>
            <w:rFonts w:ascii="Linux Libertine" w:hAnsi="Linux Libertine" w:cs="Linux Libertine"/>
            <w:color w:val="000000"/>
            <w:szCs w:val="18"/>
          </w:rPr>
          <w:t>unmarked</w:t>
        </w:r>
      </w:ins>
      <w:ins w:id="569" w:author="fcalado" w:date="2026-03-17T10:57:00Z" w16du:dateUtc="2026-03-17T14:57:00Z">
        <w:r w:rsidR="001E7095" w:rsidRPr="006B5182">
          <w:rPr>
            <w:rFonts w:ascii="Linux Libertine" w:hAnsi="Linux Libertine" w:cs="Linux Libertine"/>
            <w:color w:val="000000"/>
            <w:szCs w:val="18"/>
          </w:rPr>
          <w:t>”</w:t>
        </w:r>
      </w:ins>
      <w:ins w:id="570" w:author="fcalado" w:date="2026-03-17T10:56:00Z" w16du:dateUtc="2026-03-17T14:56:00Z">
        <w:r w:rsidRPr="006B5182">
          <w:rPr>
            <w:rFonts w:ascii="Linux Libertine" w:hAnsi="Linux Libertine" w:cs="Linux Libertine"/>
            <w:color w:val="000000"/>
            <w:szCs w:val="18"/>
          </w:rPr>
          <w:t xml:space="preserve"> group</w:t>
        </w:r>
      </w:ins>
      <w:ins w:id="571" w:author="fcalado" w:date="2026-03-17T10:57:00Z" w16du:dateUtc="2026-03-17T14:57:00Z">
        <w:r w:rsidR="001E7095" w:rsidRPr="006B5182">
          <w:rPr>
            <w:rFonts w:ascii="Linux Libertine" w:hAnsi="Linux Libertine" w:cs="Linux Libertine"/>
            <w:color w:val="000000"/>
            <w:szCs w:val="18"/>
          </w:rPr>
          <w:t>s (like “White” or “male” identities)</w:t>
        </w:r>
      </w:ins>
      <w:ins w:id="572" w:author="fcalado" w:date="2026-03-17T10:56:00Z" w16du:dateUtc="2026-03-17T14:56:00Z">
        <w:r w:rsidRPr="006B5182">
          <w:rPr>
            <w:rFonts w:ascii="Linux Libertine" w:hAnsi="Linux Libertine" w:cs="Linux Libertine"/>
            <w:color w:val="000000"/>
            <w:szCs w:val="18"/>
          </w:rPr>
          <w:t xml:space="preserve"> because </w:t>
        </w:r>
      </w:ins>
      <w:ins w:id="573" w:author="fcalado" w:date="2026-03-17T10:58:00Z" w16du:dateUtc="2026-03-17T14:58:00Z">
        <w:r w:rsidR="001E7095" w:rsidRPr="006B5182">
          <w:rPr>
            <w:rFonts w:ascii="Linux Libertine" w:hAnsi="Linux Libertine" w:cs="Linux Libertine"/>
            <w:color w:val="000000"/>
            <w:szCs w:val="18"/>
          </w:rPr>
          <w:t xml:space="preserve">explicitly </w:t>
        </w:r>
      </w:ins>
      <w:ins w:id="574" w:author="fcalado" w:date="2026-03-17T10:56:00Z" w16du:dateUtc="2026-03-17T14:56:00Z">
        <w:r w:rsidRPr="006B5182">
          <w:rPr>
            <w:rFonts w:ascii="Linux Libertine" w:hAnsi="Linux Libertine" w:cs="Linux Libertine"/>
            <w:color w:val="000000"/>
            <w:szCs w:val="18"/>
          </w:rPr>
          <w:t xml:space="preserve">identifying </w:t>
        </w:r>
      </w:ins>
      <w:ins w:id="575" w:author="fcalado" w:date="2026-03-17T10:58:00Z" w16du:dateUtc="2026-03-17T14:58:00Z">
        <w:r w:rsidR="001E7095" w:rsidRPr="006B5182">
          <w:rPr>
            <w:rFonts w:ascii="Linux Libertine" w:hAnsi="Linux Libertine" w:cs="Linux Libertine"/>
            <w:color w:val="000000"/>
            <w:szCs w:val="18"/>
          </w:rPr>
          <w:t xml:space="preserve">these aspects </w:t>
        </w:r>
      </w:ins>
      <w:ins w:id="576" w:author="fcalado" w:date="2026-03-17T10:56:00Z" w16du:dateUtc="2026-03-17T14:56:00Z">
        <w:r w:rsidRPr="006B5182">
          <w:rPr>
            <w:rFonts w:ascii="Linux Libertine" w:hAnsi="Linux Libertine" w:cs="Linux Libertine"/>
            <w:color w:val="000000"/>
            <w:szCs w:val="18"/>
          </w:rPr>
          <w:t xml:space="preserve">is </w:t>
        </w:r>
        <w:r w:rsidRPr="006B5182">
          <w:rPr>
            <w:rFonts w:ascii="Linux Libertine" w:hAnsi="Linux Libertine" w:cs="Linux Libertine"/>
            <w:i/>
            <w:iCs/>
            <w:color w:val="000000"/>
            <w:szCs w:val="18"/>
          </w:rPr>
          <w:t>more</w:t>
        </w:r>
        <w:r w:rsidRPr="006B5182">
          <w:rPr>
            <w:rFonts w:ascii="Linux Libertine" w:hAnsi="Linux Libertine" w:cs="Linux Libertine"/>
            <w:color w:val="000000"/>
            <w:szCs w:val="18"/>
          </w:rPr>
          <w:t xml:space="preserve"> conspicuous than identifying other groups.</w:t>
        </w:r>
      </w:ins>
      <w:r w:rsidR="00B208BE">
        <w:rPr>
          <w:rFonts w:ascii="Linux Libertine" w:hAnsi="Linux Libertine" w:cs="Linux Libertine"/>
          <w:color w:val="000000"/>
          <w:szCs w:val="18"/>
        </w:rPr>
        <w:t xml:space="preserve"> </w:t>
      </w:r>
      <w:ins w:id="577" w:author="fcalado" w:date="2026-03-14T12:30:00Z" w16du:dateUtc="2026-03-14T16:30:00Z">
        <w:r w:rsidR="00B12212" w:rsidRPr="006B5182">
          <w:rPr>
            <w:rFonts w:ascii="Linux Libertine" w:hAnsi="Linux Libertine" w:cs="Linux Libertine"/>
            <w:szCs w:val="18"/>
          </w:rPr>
          <w:t>TANGO</w:t>
        </w:r>
      </w:ins>
      <w:ins w:id="578" w:author="fcalado" w:date="2026-03-14T15:25:00Z" w16du:dateUtc="2026-03-14T19:25:00Z">
        <w:r w:rsidR="00160786" w:rsidRPr="006B5182">
          <w:rPr>
            <w:rFonts w:ascii="Linux Libertine" w:hAnsi="Linux Libertine" w:cs="Linux Libertine"/>
            <w:szCs w:val="18"/>
          </w:rPr>
          <w:t xml:space="preserve">, </w:t>
        </w:r>
      </w:ins>
      <w:ins w:id="579" w:author="fcalado" w:date="2026-03-17T10:48:00Z" w16du:dateUtc="2026-03-17T14:48:00Z">
        <w:r w:rsidRPr="006B5182">
          <w:rPr>
            <w:rFonts w:ascii="Linux Libertine" w:hAnsi="Linux Libertine" w:cs="Linux Libertine"/>
            <w:szCs w:val="18"/>
          </w:rPr>
          <w:t xml:space="preserve">meanwhile, </w:t>
        </w:r>
      </w:ins>
      <w:ins w:id="580" w:author="fcalado" w:date="2026-03-14T15:25:00Z" w16du:dateUtc="2026-03-14T19:25:00Z">
        <w:r w:rsidR="00160786" w:rsidRPr="006B5182">
          <w:rPr>
            <w:rFonts w:ascii="Linux Libertine" w:hAnsi="Linux Libertine" w:cs="Linux Libertine"/>
            <w:szCs w:val="18"/>
          </w:rPr>
          <w:lastRenderedPageBreak/>
          <w:t xml:space="preserve">considers </w:t>
        </w:r>
      </w:ins>
      <w:ins w:id="581" w:author="fcalado" w:date="2026-03-14T15:32:00Z" w16du:dateUtc="2026-03-14T19:32:00Z">
        <w:r w:rsidR="005200D8" w:rsidRPr="006B5182">
          <w:rPr>
            <w:rFonts w:ascii="Linux Libertine" w:hAnsi="Linux Libertine" w:cs="Linux Libertine"/>
            <w:szCs w:val="18"/>
          </w:rPr>
          <w:t xml:space="preserve">gender </w:t>
        </w:r>
      </w:ins>
      <w:ins w:id="582" w:author="fcalado" w:date="2026-03-17T10:33:00Z" w16du:dateUtc="2026-03-17T14:33:00Z">
        <w:r w:rsidR="00F13E3F" w:rsidRPr="006B5182">
          <w:rPr>
            <w:rFonts w:ascii="Linux Libertine" w:hAnsi="Linux Libertine" w:cs="Linux Libertine"/>
            <w:szCs w:val="18"/>
          </w:rPr>
          <w:t>in</w:t>
        </w:r>
      </w:ins>
      <w:ins w:id="583" w:author="fcalado" w:date="2026-03-14T15:25:00Z" w16du:dateUtc="2026-03-14T19:25:00Z">
        <w:r w:rsidR="00160786" w:rsidRPr="006B5182">
          <w:rPr>
            <w:rFonts w:ascii="Linux Libertine" w:hAnsi="Linux Libertine" w:cs="Linux Libertine"/>
            <w:szCs w:val="18"/>
          </w:rPr>
          <w:t xml:space="preserve"> </w:t>
        </w:r>
      </w:ins>
      <w:ins w:id="584" w:author="fcalado" w:date="2026-03-14T15:32:00Z" w16du:dateUtc="2026-03-14T19:32:00Z">
        <w:r w:rsidR="005200D8" w:rsidRPr="006B5182">
          <w:rPr>
            <w:rFonts w:ascii="Linux Libertine" w:hAnsi="Linux Libertine" w:cs="Linux Libertine"/>
            <w:szCs w:val="18"/>
          </w:rPr>
          <w:t>the context</w:t>
        </w:r>
        <w:r w:rsidR="005200D8" w:rsidRPr="006B5182">
          <w:rPr>
            <w:rFonts w:ascii="Linux Libertine" w:hAnsi="Linux Libertine" w:cs="Linux Libertine"/>
          </w:rPr>
          <w:t xml:space="preserve"> of</w:t>
        </w:r>
      </w:ins>
      <w:ins w:id="585" w:author="fcalado" w:date="2026-03-14T15:26:00Z" w16du:dateUtc="2026-03-14T19:26:00Z">
        <w:r w:rsidR="00160786" w:rsidRPr="006B5182">
          <w:rPr>
            <w:rFonts w:ascii="Linux Libertine" w:hAnsi="Linux Libertine" w:cs="Linux Libertine"/>
          </w:rPr>
          <w:t xml:space="preserve"> </w:t>
        </w:r>
      </w:ins>
      <w:ins w:id="586" w:author="fcalado" w:date="2026-03-14T15:32:00Z" w16du:dateUtc="2026-03-14T19:32:00Z">
        <w:r w:rsidR="005200D8" w:rsidRPr="006B5182">
          <w:rPr>
            <w:rFonts w:ascii="Linux Libertine" w:hAnsi="Linux Libertine" w:cs="Linux Libertine"/>
          </w:rPr>
          <w:t xml:space="preserve">identity </w:t>
        </w:r>
      </w:ins>
      <w:ins w:id="587" w:author="fcalado" w:date="2026-03-14T15:26:00Z" w16du:dateUtc="2026-03-14T19:26:00Z">
        <w:r w:rsidR="00160786" w:rsidRPr="006B5182">
          <w:rPr>
            <w:rFonts w:ascii="Linux Libertine" w:hAnsi="Linux Libertine" w:cs="Linux Libertine"/>
          </w:rPr>
          <w:t>self-affirmation or disclosure</w:t>
        </w:r>
      </w:ins>
      <w:r w:rsidR="00AB36E9">
        <w:rPr>
          <w:rFonts w:ascii="Linux Libertine" w:hAnsi="Linux Libertine" w:cs="Linux Libertine"/>
        </w:rPr>
        <w:t>, which</w:t>
      </w:r>
      <w:ins w:id="588" w:author="fcalado" w:date="2026-03-17T11:02:00Z" w16du:dateUtc="2026-03-17T15:02:00Z">
        <w:r w:rsidR="001E7095" w:rsidRPr="006B5182">
          <w:rPr>
            <w:rFonts w:ascii="Linux Libertine" w:hAnsi="Linux Libertine" w:cs="Linux Libertine"/>
            <w:color w:val="000000"/>
          </w:rPr>
          <w:t xml:space="preserve"> is comparably limited</w:t>
        </w:r>
      </w:ins>
      <w:ins w:id="589" w:author="fcalado" w:date="2026-03-14T15:27:00Z" w16du:dateUtc="2026-03-14T19:27:00Z">
        <w:r w:rsidR="00160786" w:rsidRPr="006B5182">
          <w:rPr>
            <w:rFonts w:ascii="Linux Libertine" w:hAnsi="Linux Libertine" w:cs="Linux Libertine"/>
          </w:rPr>
          <w:t xml:space="preserve">. </w:t>
        </w:r>
      </w:ins>
      <w:ins w:id="590" w:author="fcalado" w:date="2026-03-14T15:28:00Z" w16du:dateUtc="2026-03-14T19:28:00Z">
        <w:r w:rsidR="00160786" w:rsidRPr="006B5182">
          <w:rPr>
            <w:rFonts w:ascii="Linux Libertine" w:hAnsi="Linux Libertine" w:cs="Linux Libertine"/>
          </w:rPr>
          <w:t>As mentioned above, th</w:t>
        </w:r>
      </w:ins>
      <w:ins w:id="591" w:author="fcalado" w:date="2026-03-17T11:02:00Z" w16du:dateUtc="2026-03-17T15:02:00Z">
        <w:r w:rsidR="001E7095" w:rsidRPr="006B5182">
          <w:rPr>
            <w:rFonts w:ascii="Linux Libertine" w:hAnsi="Linux Libertine" w:cs="Linux Libertine"/>
          </w:rPr>
          <w:t xml:space="preserve">is focus on self-disclosure </w:t>
        </w:r>
      </w:ins>
      <w:ins w:id="592" w:author="fcalado" w:date="2026-03-14T15:28:00Z" w16du:dateUtc="2026-03-14T19:28:00Z">
        <w:r w:rsidR="00160786" w:rsidRPr="006B5182">
          <w:rPr>
            <w:rFonts w:ascii="Linux Libertine" w:hAnsi="Linux Libertine" w:cs="Linux Libertine"/>
          </w:rPr>
          <w:t>may be due to</w:t>
        </w:r>
      </w:ins>
      <w:r w:rsidR="00AB36E9">
        <w:rPr>
          <w:rFonts w:ascii="Linux Libertine" w:hAnsi="Linux Libertine" w:cs="Linux Libertine"/>
        </w:rPr>
        <w:t xml:space="preserve"> the commercial affiliations</w:t>
      </w:r>
      <w:ins w:id="593" w:author="fcalado" w:date="2026-03-14T15:28:00Z" w16du:dateUtc="2026-03-14T19:28:00Z">
        <w:r w:rsidR="00160786" w:rsidRPr="006B5182">
          <w:rPr>
            <w:rFonts w:ascii="Linux Libertine" w:hAnsi="Linux Libertine" w:cs="Linux Libertine"/>
          </w:rPr>
          <w:t xml:space="preserve"> </w:t>
        </w:r>
      </w:ins>
      <w:r w:rsidR="00AB36E9">
        <w:rPr>
          <w:rFonts w:ascii="Linux Libertine" w:hAnsi="Linux Libertine" w:cs="Linux Libertine"/>
        </w:rPr>
        <w:t>within</w:t>
      </w:r>
      <w:ins w:id="594" w:author="fcalado" w:date="2026-03-14T15:28:00Z" w16du:dateUtc="2026-03-14T19:28:00Z">
        <w:r w:rsidR="00160786" w:rsidRPr="006B5182">
          <w:rPr>
            <w:rFonts w:ascii="Linux Libertine" w:hAnsi="Linux Libertine" w:cs="Linux Libertine"/>
          </w:rPr>
          <w:t xml:space="preserve"> the </w:t>
        </w:r>
      </w:ins>
      <w:ins w:id="595" w:author="fcalado" w:date="2026-03-14T15:36:00Z" w16du:dateUtc="2026-03-14T19:36:00Z">
        <w:r w:rsidR="005200D8" w:rsidRPr="006B5182">
          <w:rPr>
            <w:rFonts w:ascii="Linux Libertine" w:hAnsi="Linux Libertine" w:cs="Linux Libertine"/>
          </w:rPr>
          <w:t xml:space="preserve">TANGO </w:t>
        </w:r>
      </w:ins>
      <w:ins w:id="596" w:author="fcalado" w:date="2026-03-14T15:28:00Z" w16du:dateUtc="2026-03-14T19:28:00Z">
        <w:r w:rsidR="00160786" w:rsidRPr="006B5182">
          <w:rPr>
            <w:rFonts w:ascii="Linux Libertine" w:hAnsi="Linux Libertine" w:cs="Linux Libertine"/>
          </w:rPr>
          <w:t>team</w:t>
        </w:r>
      </w:ins>
      <w:r w:rsidR="00AB36E9">
        <w:rPr>
          <w:rFonts w:ascii="Linux Libertine" w:hAnsi="Linux Libertine" w:cs="Linux Libertine"/>
        </w:rPr>
        <w:t xml:space="preserve"> which, as other </w:t>
      </w:r>
      <w:ins w:id="597" w:author="fcalado" w:date="2026-03-17T10:35:00Z" w16du:dateUtc="2026-03-17T14:35:00Z">
        <w:r w:rsidR="00F13E3F" w:rsidRPr="006B5182">
          <w:rPr>
            <w:rFonts w:ascii="Linux Libertine" w:hAnsi="Linux Libertine" w:cs="Linux Libertine"/>
          </w:rPr>
          <w:t xml:space="preserve">research </w:t>
        </w:r>
      </w:ins>
      <w:r w:rsidR="00564F98">
        <w:rPr>
          <w:rFonts w:ascii="Linux Libertine" w:hAnsi="Linux Libertine" w:cs="Linux Libertine"/>
        </w:rPr>
        <w:t>(</w:t>
      </w:r>
      <w:ins w:id="598" w:author="fcalado" w:date="2026-03-17T10:36:00Z" w16du:dateUtc="2026-03-17T14:36:00Z">
        <w:r w:rsidR="00F13E3F" w:rsidRPr="006B5182">
          <w:rPr>
            <w:rFonts w:ascii="Linux Libertine" w:hAnsi="Linux Libertine" w:cs="Linux Libertine"/>
          </w:rPr>
          <w:t>4</w:t>
        </w:r>
      </w:ins>
      <w:r w:rsidR="00564F98">
        <w:rPr>
          <w:rFonts w:ascii="Linux Libertine" w:hAnsi="Linux Libertine" w:cs="Linux Libertine"/>
        </w:rPr>
        <w:t>)</w:t>
      </w:r>
      <w:ins w:id="599" w:author="fcalado" w:date="2026-03-17T10:35:00Z" w16du:dateUtc="2026-03-17T14:35:00Z">
        <w:r w:rsidR="00F13E3F" w:rsidRPr="006B5182">
          <w:rPr>
            <w:rFonts w:ascii="Linux Libertine" w:hAnsi="Linux Libertine" w:cs="Linux Libertine"/>
          </w:rPr>
          <w:t xml:space="preserve"> has </w:t>
        </w:r>
      </w:ins>
      <w:ins w:id="600" w:author="fcalado" w:date="2026-03-17T10:39:00Z" w16du:dateUtc="2026-03-17T14:39:00Z">
        <w:r w:rsidR="00A66A46" w:rsidRPr="006B5182">
          <w:rPr>
            <w:rFonts w:ascii="Linux Libertine" w:hAnsi="Linux Libertine" w:cs="Linux Libertine"/>
          </w:rPr>
          <w:t>pointed out</w:t>
        </w:r>
      </w:ins>
      <w:r w:rsidR="00AB36E9">
        <w:rPr>
          <w:rFonts w:ascii="Linux Libertine" w:hAnsi="Linux Libertine" w:cs="Linux Libertine"/>
        </w:rPr>
        <w:t>,</w:t>
      </w:r>
      <w:ins w:id="601" w:author="fcalado" w:date="2026-03-17T10:39:00Z" w16du:dateUtc="2026-03-17T14:39:00Z">
        <w:r w:rsidR="00A66A46" w:rsidRPr="006B5182">
          <w:rPr>
            <w:rFonts w:ascii="Linux Libertine" w:hAnsi="Linux Libertine" w:cs="Linux Libertine"/>
          </w:rPr>
          <w:t xml:space="preserve"> </w:t>
        </w:r>
      </w:ins>
      <w:r w:rsidR="00AB36E9">
        <w:rPr>
          <w:rFonts w:ascii="Linux Libertine" w:hAnsi="Linux Libertine" w:cs="Linux Libertine"/>
        </w:rPr>
        <w:t xml:space="preserve">may </w:t>
      </w:r>
      <w:ins w:id="602" w:author="fcalado" w:date="2026-03-17T10:39:00Z" w16du:dateUtc="2026-03-17T14:39:00Z">
        <w:r w:rsidR="00A66A46" w:rsidRPr="006B5182">
          <w:rPr>
            <w:rFonts w:ascii="Linux Libertine" w:hAnsi="Linux Libertine" w:cs="Linux Libertine"/>
          </w:rPr>
          <w:t xml:space="preserve">prioritize </w:t>
        </w:r>
      </w:ins>
      <w:ins w:id="603" w:author="fcalado" w:date="2026-03-14T15:30:00Z" w16du:dateUtc="2026-03-14T19:30:00Z">
        <w:r w:rsidR="00160786" w:rsidRPr="006B5182">
          <w:rPr>
            <w:rFonts w:ascii="Linux Libertine" w:hAnsi="Linux Libertine" w:cs="Linux Libertine"/>
          </w:rPr>
          <w:t>“performance”</w:t>
        </w:r>
      </w:ins>
      <w:ins w:id="604" w:author="fcalado" w:date="2026-03-17T10:39:00Z" w16du:dateUtc="2026-03-17T14:39:00Z">
        <w:r w:rsidR="00A66A46" w:rsidRPr="006B5182">
          <w:rPr>
            <w:rFonts w:ascii="Linux Libertine" w:hAnsi="Linux Libertine" w:cs="Linux Libertine"/>
          </w:rPr>
          <w:t xml:space="preserve"> in narrow terms. </w:t>
        </w:r>
      </w:ins>
    </w:p>
    <w:p w14:paraId="712E765E" w14:textId="6AA42432" w:rsidR="00062A46" w:rsidRPr="006B5182" w:rsidRDefault="005200D8" w:rsidP="008579B0">
      <w:pPr>
        <w:pStyle w:val="PostHeadPara"/>
        <w:ind w:firstLine="720"/>
        <w:rPr>
          <w:rFonts w:ascii="Linux Libertine" w:hAnsi="Linux Libertine" w:cs="Linux Libertine"/>
          <w:color w:val="000000"/>
        </w:rPr>
      </w:pPr>
      <w:ins w:id="605" w:author="fcalado" w:date="2026-03-14T15:39:00Z" w16du:dateUtc="2026-03-14T19:39:00Z">
        <w:r w:rsidRPr="006B5182">
          <w:rPr>
            <w:rFonts w:ascii="Linux Libertine" w:hAnsi="Linux Libertine" w:cs="Linux Libertine"/>
          </w:rPr>
          <w:t xml:space="preserve">Coming back to the TIDEs and EQUITBL studies, their focus on gender as a relational, contextual, and external phenomenon </w:t>
        </w:r>
      </w:ins>
      <w:ins w:id="606" w:author="fcalado" w:date="2026-03-14T15:41:00Z" w16du:dateUtc="2026-03-14T19:41:00Z">
        <w:r w:rsidR="00B84D49" w:rsidRPr="006B5182">
          <w:rPr>
            <w:rFonts w:ascii="Linux Libertine" w:hAnsi="Linux Libertine" w:cs="Linux Libertine"/>
          </w:rPr>
          <w:t>suggest that i</w:t>
        </w:r>
      </w:ins>
      <w:r w:rsidR="00062A46" w:rsidRPr="006B5182">
        <w:rPr>
          <w:rFonts w:ascii="Linux Libertine" w:hAnsi="Linux Libertine" w:cs="Linux Libertine"/>
        </w:rPr>
        <w:t xml:space="preserve">ncreasing the frequency of references </w:t>
      </w:r>
      <w:r w:rsidR="00A62B1B" w:rsidRPr="006B5182">
        <w:rPr>
          <w:rFonts w:ascii="Linux Libertine" w:hAnsi="Linux Libertine" w:cs="Linux Libertine"/>
        </w:rPr>
        <w:t>to</w:t>
      </w:r>
      <w:r w:rsidR="00A87A2E" w:rsidRPr="006B5182">
        <w:rPr>
          <w:rFonts w:ascii="Linux Libertine" w:hAnsi="Linux Libertine" w:cs="Linux Libertine"/>
        </w:rPr>
        <w:t xml:space="preserve"> </w:t>
      </w:r>
      <w:ins w:id="607" w:author="fcalado" w:date="2026-03-14T15:41:00Z" w16du:dateUtc="2026-03-14T19:41:00Z">
        <w:r w:rsidR="00B84D49" w:rsidRPr="006B5182">
          <w:rPr>
            <w:rFonts w:ascii="Linux Libertine" w:hAnsi="Linux Libertine" w:cs="Linux Libertine"/>
          </w:rPr>
          <w:t xml:space="preserve">less dominant (marginalized) </w:t>
        </w:r>
      </w:ins>
      <w:r w:rsidR="00062A46" w:rsidRPr="006B5182">
        <w:rPr>
          <w:rFonts w:ascii="Linux Libertine" w:hAnsi="Linux Libertine" w:cs="Linux Libertine"/>
        </w:rPr>
        <w:t>gender</w:t>
      </w:r>
      <w:r w:rsidR="00A87A2E" w:rsidRPr="006B5182">
        <w:rPr>
          <w:rFonts w:ascii="Linux Libertine" w:hAnsi="Linux Libertine" w:cs="Linux Libertine"/>
        </w:rPr>
        <w:t>s</w:t>
      </w:r>
      <w:r w:rsidR="00062A46" w:rsidRPr="006B5182">
        <w:rPr>
          <w:rFonts w:ascii="Linux Libertine" w:hAnsi="Linux Libertine" w:cs="Linux Libertine"/>
        </w:rPr>
        <w:t xml:space="preserve"> might be a viable</w:t>
      </w:r>
      <w:r w:rsidR="00AB36E9">
        <w:rPr>
          <w:rFonts w:ascii="Linux Libertine" w:hAnsi="Linux Libertine" w:cs="Linux Libertine"/>
        </w:rPr>
        <w:t xml:space="preserve"> technique for mitigating gender bias</w:t>
      </w:r>
      <w:r w:rsidR="00062A46" w:rsidRPr="006B5182">
        <w:rPr>
          <w:rFonts w:ascii="Linux Libertine" w:hAnsi="Linux Libertine" w:cs="Linux Libertine"/>
        </w:rPr>
        <w:t xml:space="preserve">. </w:t>
      </w:r>
      <w:r w:rsidR="00311899" w:rsidRPr="006B5182">
        <w:rPr>
          <w:rFonts w:ascii="Linux Libertine" w:hAnsi="Linux Libertine" w:cs="Linux Libertine"/>
        </w:rPr>
        <w:t xml:space="preserve">Indeed, </w:t>
      </w:r>
      <w:r w:rsidR="00311899" w:rsidRPr="006B5182">
        <w:rPr>
          <w:rFonts w:ascii="Linux Libertine" w:hAnsi="Linux Libertine" w:cs="Linux Libertine"/>
          <w:color w:val="000000"/>
        </w:rPr>
        <w:t>e</w:t>
      </w:r>
      <w:r w:rsidR="007A6609" w:rsidRPr="006B5182">
        <w:rPr>
          <w:rFonts w:ascii="Linux Libertine" w:hAnsi="Linux Libertine" w:cs="Linux Libertine"/>
          <w:color w:val="000000"/>
        </w:rPr>
        <w:t>xisting</w:t>
      </w:r>
      <w:r w:rsidR="003509F5" w:rsidRPr="006B5182">
        <w:rPr>
          <w:rFonts w:ascii="Linux Libertine" w:hAnsi="Linux Libertine" w:cs="Linux Libertine"/>
          <w:color w:val="000000"/>
        </w:rPr>
        <w:t xml:space="preserve"> evaluations of LLMs show that the most frequent and default subject category is the straight white male, and that other subject categories, like woman, black and homosexual are less prevalent in both training data and model outputs </w:t>
      </w:r>
      <w:r w:rsidR="00564F98">
        <w:rPr>
          <w:rFonts w:ascii="Linux Libertine" w:hAnsi="Linux Libertine" w:cs="Linux Libertine"/>
          <w:color w:val="000000"/>
        </w:rPr>
        <w:t>(</w:t>
      </w:r>
      <w:r w:rsidR="0013306E">
        <w:rPr>
          <w:rFonts w:ascii="Linux Libertine" w:hAnsi="Linux Libertine" w:cs="Linux Libertine"/>
          <w:color w:val="000000"/>
        </w:rPr>
        <w:t>22</w:t>
      </w:r>
      <w:r w:rsidR="00564F98">
        <w:rPr>
          <w:rFonts w:ascii="Linux Libertine" w:hAnsi="Linux Libertine" w:cs="Linux Libertine"/>
          <w:color w:val="000000"/>
        </w:rPr>
        <w:t>)</w:t>
      </w:r>
      <w:r w:rsidR="003509F5" w:rsidRPr="006B5182">
        <w:rPr>
          <w:rFonts w:ascii="Linux Libertine" w:hAnsi="Linux Libertine" w:cs="Linux Libertine"/>
          <w:color w:val="000000"/>
        </w:rPr>
        <w:t xml:space="preserve">. Additionally, research has also shown a correlation between the presence and frequency of certain identities in the training data and their association with positive and negative terms: van Loon et al. </w:t>
      </w:r>
      <w:r w:rsidR="00564F98">
        <w:rPr>
          <w:rFonts w:ascii="Linux Libertine" w:hAnsi="Linux Libertine" w:cs="Linux Libertine"/>
          <w:color w:val="000000"/>
        </w:rPr>
        <w:t>(</w:t>
      </w:r>
      <w:r w:rsidR="0013306E">
        <w:rPr>
          <w:rFonts w:ascii="Linux Libertine" w:hAnsi="Linux Libertine" w:cs="Linux Libertine"/>
          <w:color w:val="000000"/>
        </w:rPr>
        <w:t>32</w:t>
      </w:r>
      <w:r w:rsidR="00564F98">
        <w:rPr>
          <w:rFonts w:ascii="Linux Libertine" w:hAnsi="Linux Libertine" w:cs="Linux Libertine"/>
          <w:color w:val="000000"/>
        </w:rPr>
        <w:t>)</w:t>
      </w:r>
      <w:r w:rsidR="002B2B8E" w:rsidRPr="006B5182">
        <w:rPr>
          <w:rFonts w:ascii="Linux Libertine" w:hAnsi="Linux Libertine" w:cs="Linux Libertine"/>
          <w:color w:val="000000"/>
        </w:rPr>
        <w:t>,</w:t>
      </w:r>
      <w:r w:rsidR="003509F5" w:rsidRPr="006B5182">
        <w:rPr>
          <w:rFonts w:ascii="Linux Libertine" w:hAnsi="Linux Libertine" w:cs="Linux Libertine"/>
          <w:color w:val="000000"/>
        </w:rPr>
        <w:t xml:space="preserve"> in particular, find that the less frequently a group is named, the more negative the associations with that group.</w:t>
      </w:r>
      <w:r w:rsidR="00062A46"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If a group’s relatively frequent presence in the training data has a positive effect on their representation, one might reasonably assume that making marginalized subjects </w:t>
      </w:r>
      <w:r w:rsidR="003509F5" w:rsidRPr="006B5182">
        <w:rPr>
          <w:rFonts w:ascii="Linux Libertine" w:hAnsi="Linux Libertine" w:cs="Linux Libertine"/>
          <w:i/>
          <w:iCs/>
          <w:color w:val="000000"/>
        </w:rPr>
        <w:t>more frequent</w:t>
      </w:r>
      <w:r w:rsidR="003509F5" w:rsidRPr="006B5182">
        <w:rPr>
          <w:rFonts w:ascii="Linux Libertine" w:hAnsi="Linux Libertine" w:cs="Linux Libertine"/>
          <w:color w:val="000000"/>
        </w:rPr>
        <w:t xml:space="preserve"> in the training data, to be on par with the frequency of representation of dominant subjects, may mitigate bias about these groups in model outputs. </w:t>
      </w:r>
    </w:p>
    <w:p w14:paraId="63EF4471" w14:textId="610203FC" w:rsidR="003509F5" w:rsidRPr="006B5182" w:rsidRDefault="003509F5" w:rsidP="008579B0">
      <w:pPr>
        <w:pStyle w:val="ParaContinue"/>
        <w:ind w:firstLine="720"/>
        <w:rPr>
          <w:rFonts w:ascii="Linux Libertine" w:hAnsi="Linux Libertine" w:cs="Linux Libertine"/>
          <w:color w:val="000000"/>
        </w:rPr>
      </w:pPr>
      <w:r w:rsidRPr="006B5182">
        <w:rPr>
          <w:rFonts w:ascii="Linux Libertine" w:hAnsi="Linux Libertine" w:cs="Linux Libertine"/>
          <w:color w:val="000000"/>
        </w:rPr>
        <w:t xml:space="preserve">However, </w:t>
      </w:r>
      <w:r w:rsidR="00A62B1B" w:rsidRPr="006B5182">
        <w:rPr>
          <w:rFonts w:ascii="Linux Libertine" w:hAnsi="Linux Libertine" w:cs="Linux Libertine"/>
          <w:color w:val="000000"/>
        </w:rPr>
        <w:t>any solution must also take</w:t>
      </w:r>
      <w:r w:rsidRPr="006B5182">
        <w:rPr>
          <w:rFonts w:ascii="Linux Libertine" w:hAnsi="Linux Libertine" w:cs="Linux Libertine"/>
          <w:color w:val="000000"/>
        </w:rPr>
        <w:t xml:space="preserve"> into account that the default subject is often unmarked. As et al.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Pr="006B5182">
        <w:rPr>
          <w:rFonts w:ascii="Linux Libertine" w:hAnsi="Linux Libertine" w:cs="Linux Libertine"/>
          <w:color w:val="000000"/>
        </w:rPr>
        <w:t xml:space="preserve"> point out, the majority of the texts about white male subjects were the ones least likely to describe that subject in external, physical terms.</w:t>
      </w:r>
      <w:r w:rsidR="00062A46"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That is perhaps because of an inverse relationship between physical markers of identity and positions of social dominance, which Devinney et al.’s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00D6313D" w:rsidRPr="006B5182">
        <w:rPr>
          <w:rFonts w:ascii="Linux Libertine" w:hAnsi="Linux Libertine" w:cs="Linux Libertine"/>
          <w:color w:val="000000"/>
        </w:rPr>
        <w:t xml:space="preserve"> </w:t>
      </w:r>
      <w:r w:rsidRPr="006B5182">
        <w:rPr>
          <w:rFonts w:ascii="Linux Libertine" w:hAnsi="Linux Libertine" w:cs="Linux Libertine"/>
          <w:color w:val="000000"/>
        </w:rPr>
        <w:t xml:space="preserve">work bear out. </w:t>
      </w:r>
      <w:sdt>
        <w:sdtPr>
          <w:rPr>
            <w:rFonts w:ascii="Linux Libertine" w:hAnsi="Linux Libertine" w:cs="Linux Libertine"/>
          </w:rPr>
          <w:tag w:val="goog_rdk_26"/>
          <w:id w:val="401315046"/>
        </w:sdtPr>
        <w:sdtContent/>
      </w:sdt>
      <w:r w:rsidRPr="006B5182">
        <w:rPr>
          <w:rFonts w:ascii="Linux Libertine" w:hAnsi="Linux Libertine" w:cs="Linux Libertine"/>
          <w:color w:val="000000"/>
        </w:rPr>
        <w:t>Here, fewer physical descriptions themselves mark social dominance. In those results, white women are described in physical terms only slightly more than white men, while marginalized identities are described in more detail than both groups</w:t>
      </w:r>
      <w:r w:rsidR="00A87A2E" w:rsidRPr="006B5182">
        <w:rPr>
          <w:rFonts w:ascii="Linux Libertine" w:hAnsi="Linux Libertine" w:cs="Linux Libertine"/>
          <w:color w:val="000000"/>
        </w:rPr>
        <w:t xml:space="preserve"> </w:t>
      </w:r>
      <w:r w:rsidR="00564F98">
        <w:rPr>
          <w:rFonts w:ascii="Linux Libertine" w:hAnsi="Linux Libertine" w:cs="Linux Libertine"/>
          <w:color w:val="000000"/>
        </w:rPr>
        <w:t>(</w:t>
      </w:r>
      <w:r w:rsidR="0013306E">
        <w:rPr>
          <w:rFonts w:ascii="Linux Libertine" w:hAnsi="Linux Libertine" w:cs="Linux Libertine"/>
          <w:color w:val="000000"/>
        </w:rPr>
        <w:t>15</w:t>
      </w:r>
      <w:r w:rsidR="00564F98">
        <w:rPr>
          <w:rFonts w:ascii="Linux Libertine" w:hAnsi="Linux Libertine" w:cs="Linux Libertine"/>
          <w:color w:val="000000"/>
        </w:rPr>
        <w:t>)</w:t>
      </w:r>
      <w:r w:rsidRPr="006B5182">
        <w:rPr>
          <w:rFonts w:ascii="Linux Libertine" w:hAnsi="Linux Libertine" w:cs="Linux Libertine"/>
          <w:color w:val="000000"/>
        </w:rPr>
        <w:t>. These results suggest that the more that a person is described in physical terms, the more likely they come from a marginalized group.</w:t>
      </w:r>
      <w:r w:rsidR="00A87A2E" w:rsidRPr="006B5182">
        <w:rPr>
          <w:rFonts w:ascii="Linux Libertine" w:hAnsi="Linux Libertine" w:cs="Linux Libertine"/>
          <w:color w:val="000000"/>
        </w:rPr>
        <w:t xml:space="preserve"> Increasing physical descriptions of marginalized subjects, then, may not help to mitigate negative associations with those groups. </w:t>
      </w:r>
    </w:p>
    <w:p w14:paraId="6D2187AD" w14:textId="1C5AF20E" w:rsidR="003509F5" w:rsidRPr="006B5182" w:rsidRDefault="000E6E1A" w:rsidP="00AB36E9">
      <w:pPr>
        <w:pStyle w:val="ParaContinue"/>
        <w:ind w:firstLine="720"/>
        <w:rPr>
          <w:rFonts w:ascii="Linux Libertine" w:hAnsi="Linux Libertine" w:cs="Linux Libertine"/>
          <w:color w:val="000000"/>
        </w:rPr>
      </w:pPr>
      <w:r w:rsidRPr="006B5182">
        <w:rPr>
          <w:rFonts w:ascii="Linux Libertine" w:hAnsi="Linux Libertine" w:cs="Linux Libertine"/>
          <w:color w:val="000000"/>
        </w:rPr>
        <w:t>Given th</w:t>
      </w:r>
      <w:r w:rsidR="00311899" w:rsidRPr="006B5182">
        <w:rPr>
          <w:rFonts w:ascii="Linux Libertine" w:hAnsi="Linux Libertine" w:cs="Linux Libertine"/>
          <w:color w:val="000000"/>
        </w:rPr>
        <w:t>is complex dynamic between group visibility and dominance</w:t>
      </w:r>
      <w:r w:rsidRPr="006B5182">
        <w:rPr>
          <w:rFonts w:ascii="Linux Libertine" w:hAnsi="Linux Libertine" w:cs="Linux Libertine"/>
          <w:color w:val="000000"/>
        </w:rPr>
        <w:t xml:space="preserve">, this paper makes </w:t>
      </w:r>
      <w:r w:rsidR="00AB36E9">
        <w:rPr>
          <w:rFonts w:ascii="Linux Libertine" w:hAnsi="Linux Libertine" w:cs="Linux Libertine"/>
          <w:color w:val="000000"/>
        </w:rPr>
        <w:t>one major</w:t>
      </w:r>
      <w:r w:rsidRPr="006B5182">
        <w:rPr>
          <w:rFonts w:ascii="Linux Libertine" w:hAnsi="Linux Libertine" w:cs="Linux Libertine"/>
          <w:color w:val="000000"/>
        </w:rPr>
        <w:t xml:space="preserve"> recommendation for future work</w:t>
      </w:r>
      <w:r w:rsidR="00311899" w:rsidRPr="006B5182">
        <w:rPr>
          <w:rFonts w:ascii="Linux Libertine" w:hAnsi="Linux Libertine" w:cs="Linux Libertine"/>
          <w:color w:val="000000"/>
        </w:rPr>
        <w:t xml:space="preserve"> </w:t>
      </w:r>
      <w:r w:rsidR="00357F09" w:rsidRPr="006B5182">
        <w:rPr>
          <w:rFonts w:ascii="Linux Libertine" w:hAnsi="Linux Libertine" w:cs="Linux Libertine"/>
          <w:color w:val="000000"/>
        </w:rPr>
        <w:t>on</w:t>
      </w:r>
      <w:r w:rsidR="00311899" w:rsidRPr="006B5182">
        <w:rPr>
          <w:rFonts w:ascii="Linux Libertine" w:hAnsi="Linux Libertine" w:cs="Linux Libertine"/>
          <w:color w:val="000000"/>
        </w:rPr>
        <w:t xml:space="preserve"> gender bias in NLP</w:t>
      </w:r>
      <w:r w:rsidRPr="006B5182">
        <w:rPr>
          <w:rFonts w:ascii="Linux Libertine" w:hAnsi="Linux Libertine" w:cs="Linux Libertine"/>
          <w:color w:val="000000"/>
        </w:rPr>
        <w:t>:</w:t>
      </w:r>
      <w:r w:rsidR="00AB36E9">
        <w:rPr>
          <w:rFonts w:ascii="Linux Libertine" w:hAnsi="Linux Libertine" w:cs="Linux Libertine"/>
          <w:color w:val="000000"/>
        </w:rPr>
        <w:t xml:space="preserve"> that </w:t>
      </w:r>
      <w:r w:rsidR="00311899" w:rsidRPr="006B5182">
        <w:rPr>
          <w:rFonts w:ascii="Linux Libertine" w:hAnsi="Linux Libertine" w:cs="Linux Libertine"/>
          <w:color w:val="000000"/>
        </w:rPr>
        <w:t>researchers</w:t>
      </w:r>
      <w:r w:rsidRPr="006B5182">
        <w:rPr>
          <w:rFonts w:ascii="Linux Libertine" w:hAnsi="Linux Libertine" w:cs="Linux Libertine"/>
          <w:color w:val="000000"/>
        </w:rPr>
        <w:t xml:space="preserve"> </w:t>
      </w:r>
      <w:r w:rsidRPr="006B5182">
        <w:rPr>
          <w:rFonts w:ascii="Linux Libertine" w:hAnsi="Linux Libertine" w:cs="Linux Libertine"/>
          <w:i/>
          <w:iCs/>
          <w:color w:val="000000"/>
        </w:rPr>
        <w:t>increase</w:t>
      </w:r>
      <w:r w:rsidR="00311899" w:rsidRPr="006B5182">
        <w:rPr>
          <w:rFonts w:ascii="Linux Libertine" w:hAnsi="Linux Libertine" w:cs="Linux Libertine"/>
          <w:i/>
          <w:iCs/>
          <w:color w:val="000000"/>
        </w:rPr>
        <w:t xml:space="preserve"> physical descriptions of all gendered subjects</w:t>
      </w:r>
      <w:r w:rsidRPr="006B5182">
        <w:rPr>
          <w:rFonts w:ascii="Linux Libertine" w:hAnsi="Linux Libertine" w:cs="Linux Libertine"/>
          <w:i/>
          <w:iCs/>
          <w:color w:val="000000"/>
        </w:rPr>
        <w:t xml:space="preserve"> in training sets, including those from dominant genders, especially white, male, heterosexual, and Christian identities</w:t>
      </w:r>
      <w:r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Some work already exists toward this </w:t>
      </w:r>
      <w:r w:rsidR="00621D9C" w:rsidRPr="006B5182">
        <w:rPr>
          <w:rFonts w:ascii="Linux Libertine" w:hAnsi="Linux Libertine" w:cs="Linux Libertine"/>
          <w:color w:val="000000"/>
        </w:rPr>
        <w:t>goal</w:t>
      </w:r>
      <w:r w:rsidR="00CE6A69" w:rsidRPr="006B5182">
        <w:rPr>
          <w:rFonts w:ascii="Linux Libertine" w:hAnsi="Linux Libertine" w:cs="Linux Libertine"/>
          <w:color w:val="000000"/>
        </w:rPr>
        <w:t>.</w:t>
      </w:r>
      <w:r w:rsidR="003509F5" w:rsidRPr="006B5182">
        <w:rPr>
          <w:rFonts w:ascii="Linux Libertine" w:hAnsi="Linux Libertine" w:cs="Linux Libertine"/>
          <w:color w:val="000000"/>
        </w:rPr>
        <w:t xml:space="preserve"> </w:t>
      </w:r>
      <w:r w:rsidR="00CE6A69" w:rsidRPr="006B5182">
        <w:rPr>
          <w:rFonts w:ascii="Linux Libertine" w:hAnsi="Linux Libertine" w:cs="Linux Libertine"/>
          <w:color w:val="000000"/>
        </w:rPr>
        <w:t>I</w:t>
      </w:r>
      <w:r w:rsidR="003509F5" w:rsidRPr="006B5182">
        <w:rPr>
          <w:rFonts w:ascii="Linux Libertine" w:hAnsi="Linux Libertine" w:cs="Linux Libertine"/>
          <w:color w:val="000000"/>
        </w:rPr>
        <w:t xml:space="preserve">n bias mitigation </w:t>
      </w:r>
      <w:r w:rsidR="00CE6A69" w:rsidRPr="006B5182">
        <w:rPr>
          <w:rFonts w:ascii="Linux Libertine" w:hAnsi="Linux Libertine" w:cs="Linux Libertine"/>
          <w:color w:val="000000"/>
        </w:rPr>
        <w:t>research</w:t>
      </w:r>
      <w:r w:rsidR="003509F5" w:rsidRPr="006B5182">
        <w:rPr>
          <w:rFonts w:ascii="Linux Libertine" w:hAnsi="Linux Libertine" w:cs="Linux Libertine"/>
          <w:color w:val="000000"/>
        </w:rPr>
        <w:t xml:space="preserve"> by Reif and Schwartz </w:t>
      </w:r>
      <w:r w:rsidR="00564F98">
        <w:rPr>
          <w:rFonts w:ascii="Linux Libertine" w:hAnsi="Linux Libertine" w:cs="Linux Libertine"/>
          <w:color w:val="000000"/>
        </w:rPr>
        <w:t>(</w:t>
      </w:r>
      <w:r w:rsidR="0013306E">
        <w:rPr>
          <w:rFonts w:ascii="Linux Libertine" w:hAnsi="Linux Libertine" w:cs="Linux Libertine"/>
          <w:color w:val="000000"/>
        </w:rPr>
        <w:t>34</w:t>
      </w:r>
      <w:r w:rsidR="00564F98">
        <w:rPr>
          <w:rFonts w:ascii="Linux Libertine" w:hAnsi="Linux Libertine" w:cs="Linux Libertine"/>
          <w:color w:val="000000"/>
        </w:rPr>
        <w:t>)</w:t>
      </w:r>
      <w:r w:rsidR="002B2B8E" w:rsidRPr="006B5182">
        <w:rPr>
          <w:rFonts w:ascii="Linux Libertine" w:hAnsi="Linux Libertine" w:cs="Linux Libertine"/>
          <w:color w:val="000000"/>
        </w:rPr>
        <w:t xml:space="preserve">, </w:t>
      </w:r>
      <w:r w:rsidR="003509F5" w:rsidRPr="006B5182">
        <w:rPr>
          <w:rFonts w:ascii="Linux Libertine" w:hAnsi="Linux Libertine" w:cs="Linux Libertine"/>
          <w:color w:val="000000"/>
        </w:rPr>
        <w:t xml:space="preserve">“Fighting Bias with Bias,” the researchers share a promising approach: </w:t>
      </w:r>
      <w:r w:rsidR="003509F5" w:rsidRPr="006B5182">
        <w:rPr>
          <w:rFonts w:ascii="Linux Libertine" w:hAnsi="Linux Libertine" w:cs="Linux Libertine"/>
          <w:i/>
          <w:iCs/>
          <w:color w:val="000000"/>
        </w:rPr>
        <w:t>amplifying</w:t>
      </w:r>
      <w:r w:rsidR="003509F5" w:rsidRPr="006B5182">
        <w:rPr>
          <w:rFonts w:ascii="Linux Libertine" w:hAnsi="Linux Libertine" w:cs="Linux Libertine"/>
          <w:color w:val="000000"/>
        </w:rPr>
        <w:t xml:space="preserve"> rather than reducing bias in a model’s training dataset. As they point out, “filtering </w:t>
      </w:r>
      <w:r w:rsidR="00564F98">
        <w:rPr>
          <w:rFonts w:ascii="Linux Libertine" w:hAnsi="Linux Libertine" w:cs="Linux Libertine"/>
          <w:color w:val="000000"/>
        </w:rPr>
        <w:t>(</w:t>
      </w:r>
      <w:r w:rsidR="003509F5" w:rsidRPr="006B5182">
        <w:rPr>
          <w:rFonts w:ascii="Linux Libertine" w:hAnsi="Linux Libertine" w:cs="Linux Libertine"/>
          <w:color w:val="000000"/>
        </w:rPr>
        <w:t>out bias</w:t>
      </w:r>
      <w:r w:rsidR="00564F98">
        <w:rPr>
          <w:rFonts w:ascii="Linux Libertine" w:hAnsi="Linux Libertine" w:cs="Linux Libertine"/>
          <w:color w:val="000000"/>
        </w:rPr>
        <w:t>)</w:t>
      </w:r>
      <w:r w:rsidR="003509F5" w:rsidRPr="006B5182">
        <w:rPr>
          <w:rFonts w:ascii="Linux Libertine" w:hAnsi="Linux Libertine" w:cs="Linux Libertine"/>
          <w:color w:val="000000"/>
        </w:rPr>
        <w:t xml:space="preserve"> can obscure the true capabilities of models to overcome biases, which might never be removed in full from the dataset” </w:t>
      </w:r>
      <w:r w:rsidR="00564F98">
        <w:rPr>
          <w:rFonts w:ascii="Linux Libertine" w:hAnsi="Linux Libertine" w:cs="Linux Libertine"/>
          <w:color w:val="000000"/>
        </w:rPr>
        <w:t>(</w:t>
      </w:r>
      <w:r w:rsidR="0013306E">
        <w:rPr>
          <w:rFonts w:ascii="Linux Libertine" w:hAnsi="Linux Libertine" w:cs="Linux Libertine"/>
          <w:color w:val="000000"/>
        </w:rPr>
        <w:t>34</w:t>
      </w:r>
      <w:r w:rsidR="00564F98">
        <w:rPr>
          <w:rFonts w:ascii="Linux Libertine" w:hAnsi="Linux Libertine" w:cs="Linux Libertine"/>
          <w:color w:val="000000"/>
        </w:rPr>
        <w:t>)</w:t>
      </w:r>
      <w:r w:rsidR="002B2B8E" w:rsidRPr="006B5182">
        <w:rPr>
          <w:rFonts w:ascii="Linux Libertine" w:hAnsi="Linux Libertine" w:cs="Linux Libertine"/>
          <w:color w:val="000000"/>
        </w:rPr>
        <w:t xml:space="preserve">. </w:t>
      </w:r>
      <w:r w:rsidR="003509F5" w:rsidRPr="006B5182">
        <w:rPr>
          <w:rFonts w:ascii="Linux Libertine" w:hAnsi="Linux Libertine" w:cs="Linux Libertine"/>
          <w:color w:val="000000"/>
        </w:rPr>
        <w:t>Instead of an approach that reduces bias, they offer one of increasing it, such as by including phrases like “the pretty doctor” so that a model will interpret “doctor” to be female.</w:t>
      </w:r>
      <w:r w:rsidR="00CE6A69" w:rsidRPr="006B5182">
        <w:rPr>
          <w:rFonts w:ascii="Linux Libertine" w:hAnsi="Linux Libertine" w:cs="Linux Libertine"/>
          <w:color w:val="000000"/>
        </w:rPr>
        <w:t xml:space="preserve"> Future work might develop this practice to </w:t>
      </w:r>
      <w:proofErr w:type="spellStart"/>
      <w:r w:rsidR="00CE6A69" w:rsidRPr="006B5182">
        <w:rPr>
          <w:rFonts w:ascii="Linux Libertine" w:hAnsi="Linux Libertine" w:cs="Linux Libertine"/>
          <w:color w:val="000000"/>
        </w:rPr>
        <w:t>mark up</w:t>
      </w:r>
      <w:proofErr w:type="spellEnd"/>
      <w:r w:rsidR="00CE6A69" w:rsidRPr="006B5182">
        <w:rPr>
          <w:rFonts w:ascii="Linux Libertine" w:hAnsi="Linux Libertine" w:cs="Linux Libertine"/>
          <w:color w:val="000000"/>
        </w:rPr>
        <w:t xml:space="preserve"> targets and attributes which describe gender as physical and behavioral, rather than as internal or psychological, for all identity groups regardless of dominance.</w:t>
      </w:r>
    </w:p>
    <w:p w14:paraId="1C3FE941" w14:textId="77777777" w:rsidR="003509F5" w:rsidRPr="006B5182" w:rsidRDefault="003509F5" w:rsidP="008579B0">
      <w:pPr>
        <w:pStyle w:val="Head1"/>
        <w:rPr>
          <w:rFonts w:ascii="Linux Libertine" w:hAnsi="Linux Libertine" w:cs="Linux Libertine"/>
        </w:rPr>
      </w:pPr>
      <w:r w:rsidRPr="006B5182">
        <w:rPr>
          <w:rFonts w:ascii="Linux Libertine" w:hAnsi="Linux Libertine" w:cs="Linux Libertine"/>
        </w:rPr>
        <w:t>Conclusion</w:t>
      </w:r>
    </w:p>
    <w:p w14:paraId="5AE425F9" w14:textId="2FB11F1C" w:rsidR="003509F5" w:rsidRPr="006B5182" w:rsidRDefault="003509F5" w:rsidP="008579B0">
      <w:pPr>
        <w:pStyle w:val="Para"/>
        <w:ind w:firstLine="0"/>
        <w:rPr>
          <w:rFonts w:ascii="Linux Libertine" w:hAnsi="Linux Libertine" w:cs="Linux Libertine"/>
          <w:color w:val="000000"/>
        </w:rPr>
      </w:pPr>
      <w:r w:rsidRPr="006B5182">
        <w:rPr>
          <w:rFonts w:ascii="Linux Libertine" w:hAnsi="Linux Libertine" w:cs="Linux Libertine"/>
          <w:color w:val="000000"/>
        </w:rPr>
        <w:t xml:space="preserve">This paper has shown that contemporary </w:t>
      </w:r>
      <w:r w:rsidR="000F218E" w:rsidRPr="006B5182">
        <w:rPr>
          <w:rFonts w:ascii="Linux Libertine" w:hAnsi="Linux Libertine" w:cs="Linux Libertine"/>
          <w:color w:val="000000"/>
        </w:rPr>
        <w:t xml:space="preserve">concepts of </w:t>
      </w:r>
      <w:r w:rsidRPr="006B5182">
        <w:rPr>
          <w:rFonts w:ascii="Linux Libertine" w:hAnsi="Linux Libertine" w:cs="Linux Libertine"/>
          <w:color w:val="000000"/>
        </w:rPr>
        <w:t xml:space="preserve">gender that </w:t>
      </w:r>
      <w:r w:rsidR="000F218E" w:rsidRPr="006B5182">
        <w:rPr>
          <w:rFonts w:ascii="Linux Libertine" w:hAnsi="Linux Libertine" w:cs="Linux Libertine"/>
          <w:color w:val="000000"/>
        </w:rPr>
        <w:t>frame it as</w:t>
      </w:r>
      <w:r w:rsidRPr="006B5182">
        <w:rPr>
          <w:rFonts w:ascii="Linux Libertine" w:hAnsi="Linux Libertine" w:cs="Linux Libertine"/>
          <w:color w:val="000000"/>
        </w:rPr>
        <w:t xml:space="preserve">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w:t>
      </w:r>
      <w:r w:rsidR="002F1927" w:rsidRPr="006B5182">
        <w:rPr>
          <w:rFonts w:ascii="Linux Libertine" w:hAnsi="Linux Libertine" w:cs="Linux Libertine"/>
          <w:color w:val="000000"/>
        </w:rPr>
        <w:t xml:space="preserve">, </w:t>
      </w:r>
      <w:r w:rsidRPr="006B5182">
        <w:rPr>
          <w:rFonts w:ascii="Linux Libertine" w:hAnsi="Linux Libertine" w:cs="Linux Libertine"/>
          <w:color w:val="000000"/>
        </w:rPr>
        <w:t>despite not being marked, he is overrepresented. This overrepresentation does not result from persistent or explicit labels</w:t>
      </w:r>
      <w:r w:rsidR="002F1927" w:rsidRPr="006B5182">
        <w:rPr>
          <w:rFonts w:ascii="Linux Libertine" w:hAnsi="Linux Libertine" w:cs="Linux Libertine"/>
          <w:color w:val="000000"/>
        </w:rPr>
        <w:t>, because t</w:t>
      </w:r>
      <w:r w:rsidRPr="006B5182">
        <w:rPr>
          <w:rFonts w:ascii="Linux Libertine" w:hAnsi="Linux Libertine" w:cs="Linux Libertine"/>
          <w:color w:val="000000"/>
        </w:rPr>
        <w:t>he dominant subject does not carry a descriptive label as such</w:t>
      </w:r>
      <w:r w:rsidR="002F1927" w:rsidRPr="006B5182">
        <w:rPr>
          <w:rFonts w:ascii="Linux Libertine" w:hAnsi="Linux Libertine" w:cs="Linux Libertine"/>
          <w:color w:val="000000"/>
        </w:rPr>
        <w:t xml:space="preserve">: </w:t>
      </w:r>
      <w:r w:rsidRPr="006B5182">
        <w:rPr>
          <w:rFonts w:ascii="Linux Libertine" w:hAnsi="Linux Libertine" w:cs="Linux Libertine"/>
          <w:color w:val="000000"/>
        </w:rPr>
        <w:t>he simply is.</w:t>
      </w:r>
    </w:p>
    <w:p w14:paraId="2E2A0F1B" w14:textId="212E7255" w:rsidR="00FA67D4" w:rsidRPr="006B5182" w:rsidRDefault="00CC55C5" w:rsidP="008579B0">
      <w:pPr>
        <w:pStyle w:val="Head1"/>
        <w:rPr>
          <w:ins w:id="608" w:author="fcalado" w:date="2026-03-15T14:05:00Z" w16du:dateUtc="2026-03-15T18:05:00Z"/>
          <w:rFonts w:ascii="Linux Libertine" w:hAnsi="Linux Libertine" w:cs="Linux Libertine"/>
        </w:rPr>
      </w:pPr>
      <w:r>
        <w:rPr>
          <w:rFonts w:ascii="Linux Libertine" w:hAnsi="Linux Libertine" w:cs="Linux Libertine"/>
        </w:rPr>
        <w:lastRenderedPageBreak/>
        <w:t>Limitations</w:t>
      </w:r>
    </w:p>
    <w:p w14:paraId="2D30FF5A" w14:textId="22F1EA8C" w:rsidR="00FA67D4" w:rsidRPr="006B5182" w:rsidRDefault="00FA67D4" w:rsidP="008579B0">
      <w:pPr>
        <w:rPr>
          <w:ins w:id="609" w:author="fcalado" w:date="2026-03-15T14:04:00Z" w16du:dateUtc="2026-03-15T18:04:00Z"/>
          <w:rFonts w:ascii="Linux Libertine" w:hAnsi="Linux Libertine" w:cs="Linux Libertine"/>
          <w:sz w:val="18"/>
          <w:szCs w:val="18"/>
        </w:rPr>
      </w:pPr>
      <w:ins w:id="610" w:author="fcalado" w:date="2026-03-15T14:05:00Z" w16du:dateUtc="2026-03-15T18:05:00Z">
        <w:r w:rsidRPr="006B5182">
          <w:rPr>
            <w:rFonts w:ascii="Linux Libertine" w:hAnsi="Linux Libertine" w:cs="Linux Libertine"/>
            <w:sz w:val="18"/>
            <w:szCs w:val="18"/>
          </w:rPr>
          <w:t xml:space="preserve">While this paper explores theoretical questions in existing NLP frameworks, it does not represent the full diversity of trans and gender-diverse experiences. The analysis is limited to interpretive readings of </w:t>
        </w:r>
      </w:ins>
      <w:ins w:id="611" w:author="fcalado" w:date="2026-03-16T10:43:00Z" w16du:dateUtc="2026-03-16T14:43:00Z">
        <w:r w:rsidR="00CF4F23" w:rsidRPr="006B5182">
          <w:rPr>
            <w:rFonts w:ascii="Linux Libertine" w:hAnsi="Linux Libertine" w:cs="Linux Libertine"/>
            <w:sz w:val="18"/>
            <w:szCs w:val="18"/>
          </w:rPr>
          <w:t>three</w:t>
        </w:r>
      </w:ins>
      <w:ins w:id="612" w:author="fcalado" w:date="2026-03-15T14:05:00Z" w16du:dateUtc="2026-03-15T18:05:00Z">
        <w:r w:rsidRPr="006B5182">
          <w:rPr>
            <w:rFonts w:ascii="Linux Libertine" w:hAnsi="Linux Libertine" w:cs="Linux Libertine"/>
            <w:sz w:val="18"/>
            <w:szCs w:val="18"/>
          </w:rPr>
          <w:t xml:space="preserve"> evaluation frameworks, and any attempt to operationalize or standardize gender in computational systems risks oversimplification.</w:t>
        </w:r>
      </w:ins>
    </w:p>
    <w:p w14:paraId="190FA759" w14:textId="3F72356B" w:rsidR="00C82730" w:rsidRPr="006B5182" w:rsidRDefault="00C82730" w:rsidP="00C82730">
      <w:pPr>
        <w:pStyle w:val="Head1"/>
        <w:rPr>
          <w:rFonts w:ascii="Linux Libertine" w:hAnsi="Linux Libertine" w:cs="Linux Libertine"/>
        </w:rPr>
      </w:pPr>
      <w:r>
        <w:rPr>
          <w:rFonts w:ascii="Linux Libertine" w:hAnsi="Linux Libertine" w:cs="Linux Libertine"/>
        </w:rPr>
        <w:t>REFERENCES</w:t>
      </w:r>
    </w:p>
    <w:p w14:paraId="7399341B" w14:textId="73887F55" w:rsidR="009531D4" w:rsidRPr="00C82730" w:rsidRDefault="00564F98" w:rsidP="00C82730">
      <w:pPr>
        <w:pStyle w:val="ParaContinue"/>
        <w:ind w:firstLine="0"/>
        <w:rPr>
          <w:lang w:eastAsia="en-US"/>
        </w:rPr>
      </w:pPr>
      <w:r>
        <w:rPr>
          <w:rFonts w:ascii="Linux Libertine" w:hAnsi="Linux Libertine" w:cs="Linux Libertine"/>
          <w:sz w:val="14"/>
          <w:szCs w:val="14"/>
        </w:rPr>
        <w:t>(</w:t>
      </w:r>
      <w:r w:rsidR="009531D4" w:rsidRPr="006B5182">
        <w:rPr>
          <w:rFonts w:ascii="Linux Libertine" w:hAnsi="Linux Libertine" w:cs="Linux Libertine"/>
          <w:sz w:val="14"/>
          <w:szCs w:val="14"/>
        </w:rPr>
        <w:t>1</w:t>
      </w:r>
      <w:r>
        <w:rPr>
          <w:rFonts w:ascii="Linux Libertine" w:hAnsi="Linux Libertine" w:cs="Linux Libertine"/>
          <w:sz w:val="14"/>
          <w:szCs w:val="14"/>
        </w:rPr>
        <w:t>)</w:t>
      </w:r>
      <w:r w:rsidR="00C82730">
        <w:rPr>
          <w:rFonts w:ascii="Linux Libertine" w:hAnsi="Linux Libertine" w:cs="Linux Libertine"/>
          <w:sz w:val="14"/>
          <w:szCs w:val="14"/>
        </w:rPr>
        <w:t xml:space="preserve">          </w:t>
      </w:r>
      <w:proofErr w:type="spellStart"/>
      <w:r w:rsidR="009531D4" w:rsidRPr="006B5182">
        <w:rPr>
          <w:rFonts w:ascii="Linux Libertine" w:hAnsi="Linux Libertine" w:cs="Linux Libertine"/>
          <w:sz w:val="14"/>
          <w:szCs w:val="14"/>
        </w:rPr>
        <w:t>Kadji</w:t>
      </w:r>
      <w:proofErr w:type="spellEnd"/>
      <w:r w:rsidR="009531D4" w:rsidRPr="006B5182">
        <w:rPr>
          <w:rFonts w:ascii="Linux Libertine" w:hAnsi="Linux Libertine" w:cs="Linux Libertine"/>
          <w:sz w:val="14"/>
          <w:szCs w:val="14"/>
        </w:rPr>
        <w:t xml:space="preserve"> Amin. 2022. We are All Nonbinary. </w:t>
      </w:r>
      <w:r w:rsidR="009531D4" w:rsidRPr="006B5182">
        <w:rPr>
          <w:rFonts w:ascii="Linux Libertine" w:hAnsi="Linux Libertine" w:cs="Linux Libertine"/>
          <w:i/>
          <w:iCs/>
          <w:sz w:val="14"/>
          <w:szCs w:val="14"/>
        </w:rPr>
        <w:t>Representations</w:t>
      </w:r>
      <w:r w:rsidR="009531D4" w:rsidRPr="006B5182">
        <w:rPr>
          <w:rFonts w:ascii="Linux Libertine" w:hAnsi="Linux Libertine" w:cs="Linux Libertine"/>
          <w:sz w:val="14"/>
          <w:szCs w:val="14"/>
        </w:rPr>
        <w:t xml:space="preserve"> 158, 1 (May 2022), 106–119. https://doi.org/10.1525/rep.2022.158.11.106</w:t>
      </w:r>
    </w:p>
    <w:p w14:paraId="5770EEBC" w14:textId="036BEB89"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BBC. 2023. Uganda’s anti-LGBT laws: Man faces death penalty for “aggravated homosexuality.” </w:t>
      </w:r>
      <w:r w:rsidR="009531D4" w:rsidRPr="006B5182">
        <w:rPr>
          <w:rFonts w:ascii="Linux Libertine" w:hAnsi="Linux Libertine" w:cs="Linux Libertine"/>
          <w:i/>
          <w:iCs/>
          <w:sz w:val="14"/>
          <w:szCs w:val="14"/>
        </w:rPr>
        <w:t>BBC</w:t>
      </w:r>
      <w:r w:rsidR="009531D4" w:rsidRPr="006B5182">
        <w:rPr>
          <w:rFonts w:ascii="Linux Libertine" w:hAnsi="Linux Libertine" w:cs="Linux Libertine"/>
          <w:sz w:val="14"/>
          <w:szCs w:val="14"/>
        </w:rPr>
        <w:t>. Retrieved February 19, 2025 from https://www.bbc.com/news/world-africa-66645740</w:t>
      </w:r>
    </w:p>
    <w:p w14:paraId="2D432E17" w14:textId="1B2F9CEF"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4</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Abeba Birhane, Pratyusha Kalluri, Dallas Card, William Agnew, Ravit Dotan, and Michelle Bao. 2022. The Values Encoded in Machine Learning Research. In </w:t>
      </w:r>
      <w:r w:rsidR="009531D4" w:rsidRPr="006B5182">
        <w:rPr>
          <w:rFonts w:ascii="Linux Libertine" w:hAnsi="Linux Libertine" w:cs="Linux Libertine"/>
          <w:i/>
          <w:iCs/>
          <w:sz w:val="14"/>
          <w:szCs w:val="14"/>
        </w:rPr>
        <w:t>2022 ACM Conference on Fairness, Accountability, and Transparency</w:t>
      </w:r>
      <w:r w:rsidR="009531D4" w:rsidRPr="006B5182">
        <w:rPr>
          <w:rFonts w:ascii="Linux Libertine" w:hAnsi="Linux Libertine" w:cs="Linux Libertine"/>
          <w:sz w:val="14"/>
          <w:szCs w:val="14"/>
        </w:rPr>
        <w:t>, June 21, 2022. ACM, Seoul Republic of Korea, 173–184. https://doi.org/10.1145/3531146.3533083</w:t>
      </w:r>
    </w:p>
    <w:p w14:paraId="054BF037" w14:textId="15788222" w:rsidR="009531D4" w:rsidRPr="006B5182" w:rsidRDefault="00564F98" w:rsidP="009531D4">
      <w:pPr>
        <w:tabs>
          <w:tab w:val="left" w:pos="504"/>
        </w:tabs>
        <w:autoSpaceDE w:val="0"/>
        <w:autoSpaceDN w:val="0"/>
        <w:adjustRightInd w:val="0"/>
        <w:spacing w:after="0" w:line="240" w:lineRule="auto"/>
        <w:ind w:left="504" w:hanging="504"/>
        <w:rPr>
          <w:ins w:id="613" w:author="fcalado" w:date="2026-03-16T10:38:00Z" w16du:dateUtc="2026-03-16T14:38:00Z"/>
          <w:rFonts w:ascii="Linux Libertine" w:hAnsi="Linux Libertine" w:cs="Linux Libertine"/>
          <w:sz w:val="14"/>
          <w:szCs w:val="14"/>
        </w:rPr>
      </w:pPr>
      <w:r>
        <w:rPr>
          <w:rFonts w:ascii="Linux Libertine" w:hAnsi="Linux Libertine" w:cs="Linux Libertine"/>
          <w:sz w:val="14"/>
          <w:szCs w:val="14"/>
        </w:rPr>
        <w:t>(</w:t>
      </w:r>
      <w:ins w:id="614" w:author="fcalado" w:date="2026-03-16T10:38:00Z" w16du:dateUtc="2026-03-16T14:38:00Z">
        <w:r w:rsidR="009531D4" w:rsidRPr="006B5182">
          <w:rPr>
            <w:rFonts w:ascii="Linux Libertine" w:hAnsi="Linux Libertine" w:cs="Linux Libertine"/>
            <w:sz w:val="14"/>
            <w:szCs w:val="14"/>
          </w:rPr>
          <w:t>5</w:t>
        </w:r>
      </w:ins>
      <w:r>
        <w:rPr>
          <w:rFonts w:ascii="Linux Libertine" w:hAnsi="Linux Libertine" w:cs="Linux Libertine"/>
          <w:sz w:val="14"/>
          <w:szCs w:val="14"/>
        </w:rPr>
        <w:t>)</w:t>
      </w:r>
      <w:ins w:id="615" w:author="fcalado" w:date="2026-03-16T10:38:00Z" w16du:dateUtc="2026-03-16T14:38:00Z">
        <w:r w:rsidR="009531D4" w:rsidRPr="006B5182">
          <w:rPr>
            <w:rFonts w:ascii="Linux Libertine" w:hAnsi="Linux Libertine" w:cs="Linux Libertine"/>
            <w:sz w:val="14"/>
            <w:szCs w:val="14"/>
          </w:rPr>
          <w:tab/>
          <w:t xml:space="preserve">Su Lin Blodgett, Solon Barocas, Hal </w:t>
        </w:r>
        <w:proofErr w:type="spellStart"/>
        <w:r w:rsidR="009531D4" w:rsidRPr="006B5182">
          <w:rPr>
            <w:rFonts w:ascii="Linux Libertine" w:hAnsi="Linux Libertine" w:cs="Linux Libertine"/>
            <w:sz w:val="14"/>
            <w:szCs w:val="14"/>
          </w:rPr>
          <w:t>Daumé</w:t>
        </w:r>
        <w:proofErr w:type="spellEnd"/>
        <w:r w:rsidR="009531D4" w:rsidRPr="006B5182">
          <w:rPr>
            <w:rFonts w:ascii="Linux Libertine" w:hAnsi="Linux Libertine" w:cs="Linux Libertine"/>
            <w:sz w:val="14"/>
            <w:szCs w:val="14"/>
          </w:rPr>
          <w:t xml:space="preserve"> III, and Hanna Wallach. 2020. Language (Technology) is Power: A Critical Survey of “Bias” in NLP. In </w:t>
        </w:r>
        <w:r w:rsidR="009531D4" w:rsidRPr="006B5182">
          <w:rPr>
            <w:rFonts w:ascii="Linux Libertine" w:hAnsi="Linux Libertine" w:cs="Linux Libertine"/>
            <w:i/>
            <w:iCs/>
            <w:sz w:val="14"/>
            <w:szCs w:val="14"/>
          </w:rPr>
          <w:t>Proceedings of the 58th Annual Meeting of the Association for Computational Linguistics</w:t>
        </w:r>
        <w:r w:rsidR="009531D4" w:rsidRPr="006B5182">
          <w:rPr>
            <w:rFonts w:ascii="Linux Libertine" w:hAnsi="Linux Libertine" w:cs="Linux Libertine"/>
            <w:sz w:val="14"/>
            <w:szCs w:val="14"/>
          </w:rPr>
          <w:t>, July 2020. Association for Computational Linguistics, Online, 5454–5476. https://doi.org/10.18653/v1/2020.acl-main.485</w:t>
        </w:r>
      </w:ins>
    </w:p>
    <w:p w14:paraId="4D4B28E0" w14:textId="6945E631"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6</w:t>
      </w:r>
      <w:r>
        <w:rPr>
          <w:rFonts w:ascii="Linux Libertine" w:hAnsi="Linux Libertine" w:cs="Linux Libertine"/>
          <w:sz w:val="14"/>
          <w:szCs w:val="14"/>
        </w:rPr>
        <w:t>)</w:t>
      </w:r>
      <w:r w:rsidR="009531D4" w:rsidRPr="006B5182">
        <w:rPr>
          <w:rFonts w:ascii="Linux Libertine" w:hAnsi="Linux Libertine" w:cs="Linux Libertine"/>
          <w:sz w:val="14"/>
          <w:szCs w:val="14"/>
        </w:rPr>
        <w:tab/>
      </w:r>
      <w:proofErr w:type="spellStart"/>
      <w:r w:rsidR="009531D4" w:rsidRPr="006B5182">
        <w:rPr>
          <w:rFonts w:ascii="Linux Libertine" w:hAnsi="Linux Libertine" w:cs="Linux Libertine"/>
          <w:sz w:val="14"/>
          <w:szCs w:val="14"/>
        </w:rPr>
        <w:t>Tolga</w:t>
      </w:r>
      <w:proofErr w:type="spellEnd"/>
      <w:r w:rsidR="009531D4" w:rsidRPr="006B5182">
        <w:rPr>
          <w:rFonts w:ascii="Linux Libertine" w:hAnsi="Linux Libertine" w:cs="Linux Libertine"/>
          <w:sz w:val="14"/>
          <w:szCs w:val="14"/>
        </w:rPr>
        <w:t xml:space="preserve"> </w:t>
      </w:r>
      <w:proofErr w:type="spellStart"/>
      <w:r w:rsidR="009531D4" w:rsidRPr="006B5182">
        <w:rPr>
          <w:rFonts w:ascii="Linux Libertine" w:hAnsi="Linux Libertine" w:cs="Linux Libertine"/>
          <w:sz w:val="14"/>
          <w:szCs w:val="14"/>
        </w:rPr>
        <w:t>Bolukbasi</w:t>
      </w:r>
      <w:proofErr w:type="spellEnd"/>
      <w:r w:rsidR="009531D4" w:rsidRPr="006B5182">
        <w:rPr>
          <w:rFonts w:ascii="Linux Libertine" w:hAnsi="Linux Libertine" w:cs="Linux Libertine"/>
          <w:sz w:val="14"/>
          <w:szCs w:val="14"/>
        </w:rPr>
        <w:t>, Kai-Wei Chang, James Zou, Venkatesh Saligrama, and Adam Kalai. 2016. Man is to Computer Programmer as Woman is to Homemaker? Debiasing Word Embeddings. https://doi.org/10.48550/arXiv.1607.06520</w:t>
      </w:r>
    </w:p>
    <w:p w14:paraId="576BEA5F" w14:textId="4E651D42"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7</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Judith Butler. 1990. </w:t>
      </w:r>
      <w:r w:rsidR="009531D4" w:rsidRPr="006B5182">
        <w:rPr>
          <w:rFonts w:ascii="Linux Libertine" w:hAnsi="Linux Libertine" w:cs="Linux Libertine"/>
          <w:i/>
          <w:iCs/>
          <w:sz w:val="14"/>
          <w:szCs w:val="14"/>
        </w:rPr>
        <w:t>Gender Trouble: Feminism and the Subversion of Identity</w:t>
      </w:r>
      <w:r w:rsidR="009531D4" w:rsidRPr="006B5182">
        <w:rPr>
          <w:rFonts w:ascii="Linux Libertine" w:hAnsi="Linux Libertine" w:cs="Linux Libertine"/>
          <w:sz w:val="14"/>
          <w:szCs w:val="14"/>
        </w:rPr>
        <w:t>. Routledge, New York. https://doi.org/10.4324/9780203824979</w:t>
      </w:r>
    </w:p>
    <w:p w14:paraId="620B25E9" w14:textId="2877BB0A"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8</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Judith Butler. 2024. </w:t>
      </w:r>
      <w:r w:rsidR="009531D4" w:rsidRPr="006B5182">
        <w:rPr>
          <w:rFonts w:ascii="Linux Libertine" w:hAnsi="Linux Libertine" w:cs="Linux Libertine"/>
          <w:i/>
          <w:iCs/>
          <w:sz w:val="14"/>
          <w:szCs w:val="14"/>
        </w:rPr>
        <w:t>Who’s Afraid of Gender?</w:t>
      </w:r>
      <w:r w:rsidR="009531D4" w:rsidRPr="006B5182">
        <w:rPr>
          <w:rFonts w:ascii="Linux Libertine" w:hAnsi="Linux Libertine" w:cs="Linux Libertine"/>
          <w:sz w:val="14"/>
          <w:szCs w:val="14"/>
        </w:rPr>
        <w:t xml:space="preserve"> Retrieved February 19, 2025 from https://www.penguin.co.uk/books/452776/whos-afraid-of-gender-by-butler-judith/9780241595824</w:t>
      </w:r>
    </w:p>
    <w:p w14:paraId="60BA4EF5" w14:textId="3FA206E1"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9</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Filipa Calado. 2025. Some Myths About Bias: A Queer Studies Reading </w:t>
      </w:r>
      <w:proofErr w:type="gramStart"/>
      <w:r w:rsidR="009531D4" w:rsidRPr="006B5182">
        <w:rPr>
          <w:rFonts w:ascii="Linux Libertine" w:hAnsi="Linux Libertine" w:cs="Linux Libertine"/>
          <w:sz w:val="14"/>
          <w:szCs w:val="14"/>
        </w:rPr>
        <w:t>Of</w:t>
      </w:r>
      <w:proofErr w:type="gramEnd"/>
      <w:r w:rsidR="009531D4" w:rsidRPr="006B5182">
        <w:rPr>
          <w:rFonts w:ascii="Linux Libertine" w:hAnsi="Linux Libertine" w:cs="Linux Libertine"/>
          <w:sz w:val="14"/>
          <w:szCs w:val="14"/>
        </w:rPr>
        <w:t xml:space="preserve"> Gender Bias In NLP. In </w:t>
      </w:r>
      <w:r w:rsidR="009531D4" w:rsidRPr="006B5182">
        <w:rPr>
          <w:rFonts w:ascii="Linux Libertine" w:hAnsi="Linux Libertine" w:cs="Linux Libertine"/>
          <w:i/>
          <w:iCs/>
          <w:sz w:val="14"/>
          <w:szCs w:val="14"/>
        </w:rPr>
        <w:t>Proceedings of the 6th Workshop on Gender Bias in Natural Language Processing (</w:t>
      </w:r>
      <w:proofErr w:type="spellStart"/>
      <w:r w:rsidR="009531D4" w:rsidRPr="006B5182">
        <w:rPr>
          <w:rFonts w:ascii="Linux Libertine" w:hAnsi="Linux Libertine" w:cs="Linux Libertine"/>
          <w:i/>
          <w:iCs/>
          <w:sz w:val="14"/>
          <w:szCs w:val="14"/>
        </w:rPr>
        <w:t>GeBNLP</w:t>
      </w:r>
      <w:proofErr w:type="spellEnd"/>
      <w:r w:rsidR="009531D4" w:rsidRPr="006B5182">
        <w:rPr>
          <w:rFonts w:ascii="Linux Libertine" w:hAnsi="Linux Libertine" w:cs="Linux Libertine"/>
          <w:i/>
          <w:iCs/>
          <w:sz w:val="14"/>
          <w:szCs w:val="14"/>
        </w:rPr>
        <w:t>)</w:t>
      </w:r>
      <w:r w:rsidR="009531D4" w:rsidRPr="006B5182">
        <w:rPr>
          <w:rFonts w:ascii="Linux Libertine" w:hAnsi="Linux Libertine" w:cs="Linux Libertine"/>
          <w:sz w:val="14"/>
          <w:szCs w:val="14"/>
        </w:rPr>
        <w:t>, August 01, 2025. Vienna, Austria, 338–346.</w:t>
      </w:r>
    </w:p>
    <w:p w14:paraId="6673FBBF" w14:textId="7523EC52"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10</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Andrea Long Chu. 2024. The Right to Change Sex. </w:t>
      </w:r>
      <w:r w:rsidR="009531D4" w:rsidRPr="006B5182">
        <w:rPr>
          <w:rFonts w:ascii="Linux Libertine" w:hAnsi="Linux Libertine" w:cs="Linux Libertine"/>
          <w:i/>
          <w:iCs/>
          <w:sz w:val="14"/>
          <w:szCs w:val="14"/>
        </w:rPr>
        <w:t>Intelligencer</w:t>
      </w:r>
      <w:r w:rsidR="009531D4" w:rsidRPr="006B5182">
        <w:rPr>
          <w:rFonts w:ascii="Linux Libertine" w:hAnsi="Linux Libertine" w:cs="Linux Libertine"/>
          <w:sz w:val="14"/>
          <w:szCs w:val="14"/>
        </w:rPr>
        <w:t>. Retrieved March 12, 2024 from https://nymag.com/intelligencer/article/trans-rights-biological-sex-gender-judith-butler.html</w:t>
      </w:r>
    </w:p>
    <w:p w14:paraId="5EFCE664" w14:textId="68696299"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13</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David M. Halperin. 2002. </w:t>
      </w:r>
      <w:r w:rsidR="009531D4" w:rsidRPr="006B5182">
        <w:rPr>
          <w:rFonts w:ascii="Linux Libertine" w:hAnsi="Linux Libertine" w:cs="Linux Libertine"/>
          <w:i/>
          <w:iCs/>
          <w:sz w:val="14"/>
          <w:szCs w:val="14"/>
        </w:rPr>
        <w:t>How to Do the History of Homosexuality</w:t>
      </w:r>
      <w:r w:rsidR="009531D4" w:rsidRPr="006B5182">
        <w:rPr>
          <w:rFonts w:ascii="Linux Libertine" w:hAnsi="Linux Libertine" w:cs="Linux Libertine"/>
          <w:sz w:val="14"/>
          <w:szCs w:val="14"/>
        </w:rPr>
        <w:t>. University Of Chicago Press. Retrieved February 22, 2025 from http://archive.org/details/howtodohistoryof00halp</w:t>
      </w:r>
    </w:p>
    <w:p w14:paraId="271F6511" w14:textId="30059825"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14</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Hannah Devinney, Jenny Björklund, and Henrik Björklund. 2020. Semi-Supervised Topic Modeling for Gender Bias Discovery in English and Swedish. In </w:t>
      </w:r>
      <w:r w:rsidR="009531D4" w:rsidRPr="006B5182">
        <w:rPr>
          <w:rFonts w:ascii="Linux Libertine" w:hAnsi="Linux Libertine" w:cs="Linux Libertine"/>
          <w:i/>
          <w:iCs/>
          <w:sz w:val="14"/>
          <w:szCs w:val="14"/>
        </w:rPr>
        <w:t>Proceedings of the Second Workshop on Gender Bias in Natural Language Processing</w:t>
      </w:r>
      <w:r w:rsidR="009531D4" w:rsidRPr="006B5182">
        <w:rPr>
          <w:rFonts w:ascii="Linux Libertine" w:hAnsi="Linux Libertine" w:cs="Linux Libertine"/>
          <w:sz w:val="14"/>
          <w:szCs w:val="14"/>
        </w:rPr>
        <w:t>, December 13, 2020. Barcelona, Spain (Online), 79–92.</w:t>
      </w:r>
    </w:p>
    <w:p w14:paraId="7A7515BD" w14:textId="6732FDEA"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15</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Hannah Devinney, Jenny Björklund, and Henrik Björklund. 2024. We Don`t Talk About That: Case Studies on Intersectional Analysis of Social Bias in Large Language Models. In </w:t>
      </w:r>
      <w:r w:rsidR="009531D4" w:rsidRPr="006B5182">
        <w:rPr>
          <w:rFonts w:ascii="Linux Libertine" w:hAnsi="Linux Libertine" w:cs="Linux Libertine"/>
          <w:i/>
          <w:iCs/>
          <w:sz w:val="14"/>
          <w:szCs w:val="14"/>
        </w:rPr>
        <w:t>Proceedings of the 5th Workshop on Gender Bias in Natural Language Processing (</w:t>
      </w:r>
      <w:proofErr w:type="spellStart"/>
      <w:r w:rsidR="009531D4" w:rsidRPr="006B5182">
        <w:rPr>
          <w:rFonts w:ascii="Linux Libertine" w:hAnsi="Linux Libertine" w:cs="Linux Libertine"/>
          <w:i/>
          <w:iCs/>
          <w:sz w:val="14"/>
          <w:szCs w:val="14"/>
        </w:rPr>
        <w:t>GeBNLP</w:t>
      </w:r>
      <w:proofErr w:type="spellEnd"/>
      <w:r w:rsidR="009531D4" w:rsidRPr="006B5182">
        <w:rPr>
          <w:rFonts w:ascii="Linux Libertine" w:hAnsi="Linux Libertine" w:cs="Linux Libertine"/>
          <w:i/>
          <w:iCs/>
          <w:sz w:val="14"/>
          <w:szCs w:val="14"/>
        </w:rPr>
        <w:t>)</w:t>
      </w:r>
      <w:r w:rsidR="009531D4" w:rsidRPr="006B5182">
        <w:rPr>
          <w:rFonts w:ascii="Linux Libertine" w:hAnsi="Linux Libertine" w:cs="Linux Libertine"/>
          <w:sz w:val="14"/>
          <w:szCs w:val="14"/>
        </w:rPr>
        <w:t>, August 2024. Association for Computational Linguistics, Bangkok, Thailand, 33–44. https://doi.org/10.18653/v1/2024.gebnlp-1.3</w:t>
      </w:r>
    </w:p>
    <w:p w14:paraId="78CFE852" w14:textId="0BE5C6AC"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16</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Jack Drescher. 2025. What is Gender Dysphoria? </w:t>
      </w:r>
      <w:r w:rsidR="009531D4" w:rsidRPr="006B5182">
        <w:rPr>
          <w:rFonts w:ascii="Linux Libertine" w:hAnsi="Linux Libertine" w:cs="Linux Libertine"/>
          <w:i/>
          <w:iCs/>
          <w:sz w:val="14"/>
          <w:szCs w:val="14"/>
        </w:rPr>
        <w:t xml:space="preserve">American </w:t>
      </w:r>
      <w:proofErr w:type="spellStart"/>
      <w:r w:rsidR="009531D4" w:rsidRPr="006B5182">
        <w:rPr>
          <w:rFonts w:ascii="Linux Libertine" w:hAnsi="Linux Libertine" w:cs="Linux Libertine"/>
          <w:i/>
          <w:iCs/>
          <w:sz w:val="14"/>
          <w:szCs w:val="14"/>
        </w:rPr>
        <w:t>Pyschiatric</w:t>
      </w:r>
      <w:proofErr w:type="spellEnd"/>
      <w:r w:rsidR="009531D4" w:rsidRPr="006B5182">
        <w:rPr>
          <w:rFonts w:ascii="Linux Libertine" w:hAnsi="Linux Libertine" w:cs="Linux Libertine"/>
          <w:i/>
          <w:iCs/>
          <w:sz w:val="14"/>
          <w:szCs w:val="14"/>
        </w:rPr>
        <w:t xml:space="preserve"> Association</w:t>
      </w:r>
      <w:r w:rsidR="009531D4" w:rsidRPr="006B5182">
        <w:rPr>
          <w:rFonts w:ascii="Linux Libertine" w:hAnsi="Linux Libertine" w:cs="Linux Libertine"/>
          <w:sz w:val="14"/>
          <w:szCs w:val="14"/>
        </w:rPr>
        <w:t>. Retrieved December 6, 2025 from https://www.psychiatry.org:443/patients-families/gender-dysphoria/what-is-gender-dysphoria</w:t>
      </w:r>
    </w:p>
    <w:p w14:paraId="5B108AF2" w14:textId="6541BCCF"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17</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Havelock Ellis. 1900. </w:t>
      </w:r>
      <w:r w:rsidR="009531D4" w:rsidRPr="006B5182">
        <w:rPr>
          <w:rFonts w:ascii="Linux Libertine" w:hAnsi="Linux Libertine" w:cs="Linux Libertine"/>
          <w:i/>
          <w:iCs/>
          <w:sz w:val="14"/>
          <w:szCs w:val="14"/>
        </w:rPr>
        <w:t>Studies in the Psychology of Sex, Volume 2Sexual Inversion</w:t>
      </w:r>
      <w:r w:rsidR="009531D4" w:rsidRPr="006B5182">
        <w:rPr>
          <w:rFonts w:ascii="Linux Libertine" w:hAnsi="Linux Libertine" w:cs="Linux Libertine"/>
          <w:sz w:val="14"/>
          <w:szCs w:val="14"/>
        </w:rPr>
        <w:t>. Retrieved December 24, 2025 from https://www.gutenberg.org/ebooks/13611</w:t>
      </w:r>
    </w:p>
    <w:p w14:paraId="24AF5B2E" w14:textId="4D97413B"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18</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 Finn Enke. 2013. The Education of the Little Cis: Cisgender and the Discipline of Opposing Bodies. In </w:t>
      </w:r>
      <w:r w:rsidR="009531D4" w:rsidRPr="006B5182">
        <w:rPr>
          <w:rFonts w:ascii="Linux Libertine" w:hAnsi="Linux Libertine" w:cs="Linux Libertine"/>
          <w:i/>
          <w:iCs/>
          <w:sz w:val="14"/>
          <w:szCs w:val="14"/>
        </w:rPr>
        <w:t>The Transgender Studies Reader II</w:t>
      </w:r>
      <w:r w:rsidR="009531D4" w:rsidRPr="006B5182">
        <w:rPr>
          <w:rFonts w:ascii="Linux Libertine" w:hAnsi="Linux Libertine" w:cs="Linux Libertine"/>
          <w:sz w:val="14"/>
          <w:szCs w:val="14"/>
        </w:rPr>
        <w:t xml:space="preserve">, Susan Stryker and Aren Z. </w:t>
      </w:r>
      <w:proofErr w:type="spellStart"/>
      <w:r w:rsidR="009531D4" w:rsidRPr="006B5182">
        <w:rPr>
          <w:rFonts w:ascii="Linux Libertine" w:hAnsi="Linux Libertine" w:cs="Linux Libertine"/>
          <w:sz w:val="14"/>
          <w:szCs w:val="14"/>
        </w:rPr>
        <w:t>Aizura</w:t>
      </w:r>
      <w:proofErr w:type="spellEnd"/>
      <w:r w:rsidR="009531D4" w:rsidRPr="006B5182">
        <w:rPr>
          <w:rFonts w:ascii="Linux Libertine" w:hAnsi="Linux Libertine" w:cs="Linux Libertine"/>
          <w:sz w:val="14"/>
          <w:szCs w:val="14"/>
        </w:rPr>
        <w:t xml:space="preserve"> (eds.). Routledge, 234–247.</w:t>
      </w:r>
    </w:p>
    <w:p w14:paraId="7649B173" w14:textId="3F56EC9A"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19</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Virginia Felkner, Ho-Chun Herbert Chang, Eugene Jang, and Jonathan May. 2023. </w:t>
      </w:r>
      <w:proofErr w:type="spellStart"/>
      <w:r w:rsidR="009531D4" w:rsidRPr="006B5182">
        <w:rPr>
          <w:rFonts w:ascii="Linux Libertine" w:hAnsi="Linux Libertine" w:cs="Linux Libertine"/>
          <w:sz w:val="14"/>
          <w:szCs w:val="14"/>
        </w:rPr>
        <w:t>WinoQueer</w:t>
      </w:r>
      <w:proofErr w:type="spellEnd"/>
      <w:r w:rsidR="009531D4" w:rsidRPr="006B5182">
        <w:rPr>
          <w:rFonts w:ascii="Linux Libertine" w:hAnsi="Linux Libertine" w:cs="Linux Libertine"/>
          <w:sz w:val="14"/>
          <w:szCs w:val="14"/>
        </w:rPr>
        <w:t xml:space="preserve">: A Community-in-the-Loop Benchmark for Anti-LGBTQ+ Bias in Large Language Models. In </w:t>
      </w:r>
      <w:r w:rsidR="009531D4" w:rsidRPr="006B5182">
        <w:rPr>
          <w:rFonts w:ascii="Linux Libertine" w:hAnsi="Linux Libertine" w:cs="Linux Libertine"/>
          <w:i/>
          <w:iCs/>
          <w:sz w:val="14"/>
          <w:szCs w:val="14"/>
        </w:rPr>
        <w:t>Proceedings of the 61st Annual Meeting of the Association for Computational Linguistics (Volume 1: Long Papers)</w:t>
      </w:r>
      <w:r w:rsidR="009531D4" w:rsidRPr="006B5182">
        <w:rPr>
          <w:rFonts w:ascii="Linux Libertine" w:hAnsi="Linux Libertine" w:cs="Linux Libertine"/>
          <w:sz w:val="14"/>
          <w:szCs w:val="14"/>
        </w:rPr>
        <w:t>, July 2023. Association for Computational Linguistics, Toronto, Canada, 9126–9140. https://doi.org/10.18653/v1/2023.acl-long.507</w:t>
      </w:r>
    </w:p>
    <w:p w14:paraId="04297C65" w14:textId="49234735"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20</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Michel Foucault. 1978. </w:t>
      </w:r>
      <w:r w:rsidR="009531D4" w:rsidRPr="006B5182">
        <w:rPr>
          <w:rFonts w:ascii="Linux Libertine" w:hAnsi="Linux Libertine" w:cs="Linux Libertine"/>
          <w:i/>
          <w:iCs/>
          <w:sz w:val="14"/>
          <w:szCs w:val="14"/>
        </w:rPr>
        <w:t>The History of Sexuality. Volume 1: An Introduction</w:t>
      </w:r>
      <w:r w:rsidR="009531D4" w:rsidRPr="006B5182">
        <w:rPr>
          <w:rFonts w:ascii="Linux Libertine" w:hAnsi="Linux Libertine" w:cs="Linux Libertine"/>
          <w:sz w:val="14"/>
          <w:szCs w:val="14"/>
        </w:rPr>
        <w:t>. Retrieved February 22, 2025 from http://archive.org/details/foucault-the-history-of-sexuality-volume-1</w:t>
      </w:r>
    </w:p>
    <w:p w14:paraId="4695ECA8" w14:textId="789EAB3C" w:rsidR="009531D4" w:rsidRPr="006B5182" w:rsidRDefault="00564F98" w:rsidP="009531D4">
      <w:pPr>
        <w:tabs>
          <w:tab w:val="left" w:pos="504"/>
        </w:tabs>
        <w:autoSpaceDE w:val="0"/>
        <w:autoSpaceDN w:val="0"/>
        <w:adjustRightInd w:val="0"/>
        <w:spacing w:after="0" w:line="240" w:lineRule="auto"/>
        <w:ind w:left="504" w:hanging="504"/>
        <w:rPr>
          <w:ins w:id="616" w:author="fcalado" w:date="2026-03-16T10:38:00Z" w16du:dateUtc="2026-03-16T14:38:00Z"/>
          <w:rFonts w:ascii="Linux Libertine" w:hAnsi="Linux Libertine" w:cs="Linux Libertine"/>
          <w:sz w:val="14"/>
          <w:szCs w:val="14"/>
        </w:rPr>
      </w:pPr>
      <w:r>
        <w:rPr>
          <w:rFonts w:ascii="Linux Libertine" w:hAnsi="Linux Libertine" w:cs="Linux Libertine"/>
          <w:sz w:val="14"/>
          <w:szCs w:val="14"/>
        </w:rPr>
        <w:t>(</w:t>
      </w:r>
      <w:ins w:id="617" w:author="fcalado" w:date="2026-03-16T10:38:00Z" w16du:dateUtc="2026-03-16T14:38:00Z">
        <w:r w:rsidR="009531D4" w:rsidRPr="006B5182">
          <w:rPr>
            <w:rFonts w:ascii="Linux Libertine" w:hAnsi="Linux Libertine" w:cs="Linux Libertine"/>
            <w:sz w:val="14"/>
            <w:szCs w:val="14"/>
          </w:rPr>
          <w:t>21</w:t>
        </w:r>
      </w:ins>
      <w:r>
        <w:rPr>
          <w:rFonts w:ascii="Linux Libertine" w:hAnsi="Linux Libertine" w:cs="Linux Libertine"/>
          <w:sz w:val="14"/>
          <w:szCs w:val="14"/>
        </w:rPr>
        <w:t>)</w:t>
      </w:r>
      <w:ins w:id="618" w:author="fcalado" w:date="2026-03-16T10:38:00Z" w16du:dateUtc="2026-03-16T14:38:00Z">
        <w:r w:rsidR="009531D4" w:rsidRPr="006B5182">
          <w:rPr>
            <w:rFonts w:ascii="Linux Libertine" w:hAnsi="Linux Libertine" w:cs="Linux Libertine"/>
            <w:sz w:val="14"/>
            <w:szCs w:val="14"/>
          </w:rPr>
          <w:tab/>
          <w:t xml:space="preserve">Hila Gonen and Yoav Goldberg. 2019. Lipstick on a Pig: Debiasing Methods Cover up Systematic Gender Biases in Word Embeddings But do not Remove Them. In </w:t>
        </w:r>
        <w:r w:rsidR="009531D4" w:rsidRPr="006B5182">
          <w:rPr>
            <w:rFonts w:ascii="Linux Libertine" w:hAnsi="Linux Libertine" w:cs="Linux Libertine"/>
            <w:i/>
            <w:iCs/>
            <w:sz w:val="14"/>
            <w:szCs w:val="14"/>
          </w:rPr>
          <w:t>Proceedings of the 2019 Conference of the North American Chapter of the Association for Computational Linguistics: Human Language Technologies, Volume 1 (Long and Short Papers)</w:t>
        </w:r>
        <w:r w:rsidR="009531D4" w:rsidRPr="006B5182">
          <w:rPr>
            <w:rFonts w:ascii="Linux Libertine" w:hAnsi="Linux Libertine" w:cs="Linux Libertine"/>
            <w:sz w:val="14"/>
            <w:szCs w:val="14"/>
          </w:rPr>
          <w:t>, June 2019. Association for Computational Linguistics, Minneapolis, Minnesota, 609–614. https://doi.org/10.18653/v1/N19-1061</w:t>
        </w:r>
      </w:ins>
    </w:p>
    <w:p w14:paraId="00A4CB31" w14:textId="1FD705AF"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22</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Wei Guo and Aylin Caliskan. 2021. Detecting Emergent Intersectional Biases: Contextualized Word Embeddings Contain a Distribution of Human-like Biases. In </w:t>
      </w:r>
      <w:r w:rsidR="009531D4" w:rsidRPr="006B5182">
        <w:rPr>
          <w:rFonts w:ascii="Linux Libertine" w:hAnsi="Linux Libertine" w:cs="Linux Libertine"/>
          <w:i/>
          <w:iCs/>
          <w:sz w:val="14"/>
          <w:szCs w:val="14"/>
        </w:rPr>
        <w:t>Proceedings of the 2021 AAAI/ACM Conference on AI, Ethics, and Society</w:t>
      </w:r>
      <w:r w:rsidR="009531D4" w:rsidRPr="006B5182">
        <w:rPr>
          <w:rFonts w:ascii="Linux Libertine" w:hAnsi="Linux Libertine" w:cs="Linux Libertine"/>
          <w:sz w:val="14"/>
          <w:szCs w:val="14"/>
        </w:rPr>
        <w:t xml:space="preserve"> (</w:t>
      </w:r>
      <w:r w:rsidR="009531D4" w:rsidRPr="006B5182">
        <w:rPr>
          <w:rFonts w:ascii="Linux Libertine" w:hAnsi="Linux Libertine" w:cs="Linux Libertine"/>
          <w:i/>
          <w:iCs/>
          <w:sz w:val="14"/>
          <w:szCs w:val="14"/>
        </w:rPr>
        <w:t>AIES ’21</w:t>
      </w:r>
      <w:r w:rsidR="009531D4" w:rsidRPr="006B5182">
        <w:rPr>
          <w:rFonts w:ascii="Linux Libertine" w:hAnsi="Linux Libertine" w:cs="Linux Libertine"/>
          <w:sz w:val="14"/>
          <w:szCs w:val="14"/>
        </w:rPr>
        <w:t>), July 30, 2021. Association for Computing Machinery, New York, NY, USA, 122–133. https://doi.org/10.1145/3461702.3462536</w:t>
      </w:r>
    </w:p>
    <w:p w14:paraId="4D13C854" w14:textId="3DB3130B" w:rsidR="009531D4" w:rsidRPr="006B5182" w:rsidRDefault="00564F98" w:rsidP="009531D4">
      <w:pPr>
        <w:tabs>
          <w:tab w:val="left" w:pos="504"/>
        </w:tabs>
        <w:autoSpaceDE w:val="0"/>
        <w:autoSpaceDN w:val="0"/>
        <w:adjustRightInd w:val="0"/>
        <w:spacing w:after="0" w:line="240" w:lineRule="auto"/>
        <w:ind w:left="504" w:hanging="504"/>
        <w:rPr>
          <w:ins w:id="619" w:author="fcalado" w:date="2026-03-16T10:38:00Z" w16du:dateUtc="2026-03-16T14:38:00Z"/>
          <w:rFonts w:ascii="Linux Libertine" w:hAnsi="Linux Libertine" w:cs="Linux Libertine"/>
          <w:sz w:val="14"/>
          <w:szCs w:val="14"/>
        </w:rPr>
      </w:pPr>
      <w:r>
        <w:rPr>
          <w:rFonts w:ascii="Linux Libertine" w:hAnsi="Linux Libertine" w:cs="Linux Libertine"/>
          <w:sz w:val="14"/>
          <w:szCs w:val="14"/>
        </w:rPr>
        <w:t>(</w:t>
      </w:r>
      <w:ins w:id="620" w:author="fcalado" w:date="2026-03-16T10:38:00Z" w16du:dateUtc="2026-03-16T14:38:00Z">
        <w:r w:rsidR="009531D4" w:rsidRPr="006B5182">
          <w:rPr>
            <w:rFonts w:ascii="Linux Libertine" w:hAnsi="Linux Libertine" w:cs="Linux Libertine"/>
            <w:sz w:val="14"/>
            <w:szCs w:val="14"/>
          </w:rPr>
          <w:t>23</w:t>
        </w:r>
      </w:ins>
      <w:r>
        <w:rPr>
          <w:rFonts w:ascii="Linux Libertine" w:hAnsi="Linux Libertine" w:cs="Linux Libertine"/>
          <w:sz w:val="14"/>
          <w:szCs w:val="14"/>
        </w:rPr>
        <w:t>)</w:t>
      </w:r>
      <w:ins w:id="621" w:author="fcalado" w:date="2026-03-16T10:38:00Z" w16du:dateUtc="2026-03-16T14:38:00Z">
        <w:r w:rsidR="009531D4" w:rsidRPr="006B5182">
          <w:rPr>
            <w:rFonts w:ascii="Linux Libertine" w:hAnsi="Linux Libertine" w:cs="Linux Libertine"/>
            <w:sz w:val="14"/>
            <w:szCs w:val="14"/>
          </w:rPr>
          <w:tab/>
          <w:t xml:space="preserve">Franziska Sofia Hafner, Ana Valdivia, and Luc Rocher. 2025. Gender Trouble in Language Models: An Empirical Audit Guided by Gender Performativity Theory. In </w:t>
        </w:r>
        <w:r w:rsidR="009531D4" w:rsidRPr="006B5182">
          <w:rPr>
            <w:rFonts w:ascii="Linux Libertine" w:hAnsi="Linux Libertine" w:cs="Linux Libertine"/>
            <w:i/>
            <w:iCs/>
            <w:sz w:val="14"/>
            <w:szCs w:val="14"/>
          </w:rPr>
          <w:t>Proceedings of the 2025 ACM Conference on Fairness, Accountability, and Transparency</w:t>
        </w:r>
        <w:r w:rsidR="009531D4" w:rsidRPr="006B5182">
          <w:rPr>
            <w:rFonts w:ascii="Linux Libertine" w:hAnsi="Linux Libertine" w:cs="Linux Libertine"/>
            <w:sz w:val="14"/>
            <w:szCs w:val="14"/>
          </w:rPr>
          <w:t>, June 23, 2025. ACM, Athens Greece, 1677–1695. https://doi.org/10.1145/3715275.3732112</w:t>
        </w:r>
      </w:ins>
    </w:p>
    <w:p w14:paraId="0AF91AD5" w14:textId="69FD30A3"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24</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Oliver L. </w:t>
      </w:r>
      <w:proofErr w:type="spellStart"/>
      <w:r w:rsidR="009531D4" w:rsidRPr="006B5182">
        <w:rPr>
          <w:rFonts w:ascii="Linux Libertine" w:hAnsi="Linux Libertine" w:cs="Linux Libertine"/>
          <w:sz w:val="14"/>
          <w:szCs w:val="14"/>
        </w:rPr>
        <w:t>Haimson</w:t>
      </w:r>
      <w:proofErr w:type="spellEnd"/>
      <w:r w:rsidR="009531D4" w:rsidRPr="006B5182">
        <w:rPr>
          <w:rFonts w:ascii="Linux Libertine" w:hAnsi="Linux Libertine" w:cs="Linux Libertine"/>
          <w:sz w:val="14"/>
          <w:szCs w:val="14"/>
        </w:rPr>
        <w:t xml:space="preserve">. 2025. </w:t>
      </w:r>
      <w:r w:rsidR="009531D4" w:rsidRPr="006B5182">
        <w:rPr>
          <w:rFonts w:ascii="Linux Libertine" w:hAnsi="Linux Libertine" w:cs="Linux Libertine"/>
          <w:i/>
          <w:iCs/>
          <w:sz w:val="14"/>
          <w:szCs w:val="14"/>
        </w:rPr>
        <w:t>Trans Technologies</w:t>
      </w:r>
      <w:r w:rsidR="009531D4" w:rsidRPr="006B5182">
        <w:rPr>
          <w:rFonts w:ascii="Linux Libertine" w:hAnsi="Linux Libertine" w:cs="Linux Libertine"/>
          <w:sz w:val="14"/>
          <w:szCs w:val="14"/>
        </w:rPr>
        <w:t>. The MIT Press. https://doi.org/10.7551/mitpress/15437.001.0001</w:t>
      </w:r>
    </w:p>
    <w:p w14:paraId="118713EE" w14:textId="76584EFE"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25</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Human Rights Research Center. 2025. The Global War on Gender: How Anti-Gender Sentiments Fuel Right Wing Politics. </w:t>
      </w:r>
      <w:r w:rsidR="009531D4" w:rsidRPr="006B5182">
        <w:rPr>
          <w:rFonts w:ascii="Linux Libertine" w:hAnsi="Linux Libertine" w:cs="Linux Libertine"/>
          <w:i/>
          <w:iCs/>
          <w:sz w:val="14"/>
          <w:szCs w:val="14"/>
        </w:rPr>
        <w:t>HRRC</w:t>
      </w:r>
      <w:r w:rsidR="009531D4" w:rsidRPr="006B5182">
        <w:rPr>
          <w:rFonts w:ascii="Linux Libertine" w:hAnsi="Linux Libertine" w:cs="Linux Libertine"/>
          <w:sz w:val="14"/>
          <w:szCs w:val="14"/>
        </w:rPr>
        <w:t>. Retrieved December 27, 2025 from https://www.humanrightsresearch.org/post/the-global-war-on-gender-how-anti-gender-sentiments-fuel-right-wing-politics</w:t>
      </w:r>
    </w:p>
    <w:p w14:paraId="06144DEF" w14:textId="606FE2A2"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26</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Maria Elena Indelicato and </w:t>
      </w:r>
      <w:proofErr w:type="spellStart"/>
      <w:r w:rsidR="009531D4" w:rsidRPr="006B5182">
        <w:rPr>
          <w:rFonts w:ascii="Linux Libertine" w:hAnsi="Linux Libertine" w:cs="Linux Libertine"/>
          <w:sz w:val="14"/>
          <w:szCs w:val="14"/>
        </w:rPr>
        <w:t>Maíra</w:t>
      </w:r>
      <w:proofErr w:type="spellEnd"/>
      <w:r w:rsidR="009531D4" w:rsidRPr="006B5182">
        <w:rPr>
          <w:rFonts w:ascii="Linux Libertine" w:hAnsi="Linux Libertine" w:cs="Linux Libertine"/>
          <w:sz w:val="14"/>
          <w:szCs w:val="14"/>
        </w:rPr>
        <w:t xml:space="preserve"> Magalhães Lopes. 2024. Understanding populist far-right anti-immigration and anti-gender stances beyond the paradigm of gender as ‘a symbolic glue’: Giorgia Meloni’s modern motherhood, neo-Catholicism, and reproductive racism. </w:t>
      </w:r>
      <w:r w:rsidR="009531D4" w:rsidRPr="006B5182">
        <w:rPr>
          <w:rFonts w:ascii="Linux Libertine" w:hAnsi="Linux Libertine" w:cs="Linux Libertine"/>
          <w:i/>
          <w:iCs/>
          <w:sz w:val="14"/>
          <w:szCs w:val="14"/>
        </w:rPr>
        <w:t>European Journal of Women’s Studies</w:t>
      </w:r>
      <w:r w:rsidR="009531D4" w:rsidRPr="006B5182">
        <w:rPr>
          <w:rFonts w:ascii="Linux Libertine" w:hAnsi="Linux Libertine" w:cs="Linux Libertine"/>
          <w:sz w:val="14"/>
          <w:szCs w:val="14"/>
        </w:rPr>
        <w:t xml:space="preserve"> 31, 1 (February 2024), 6–20. https://doi.org/10.1177/13505068241230819</w:t>
      </w:r>
    </w:p>
    <w:p w14:paraId="53FE6D57" w14:textId="6DDF1E63"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27</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Masahiro Kaneko, Danushka Bollegala, </w:t>
      </w:r>
      <w:proofErr w:type="spellStart"/>
      <w:r w:rsidR="009531D4" w:rsidRPr="006B5182">
        <w:rPr>
          <w:rFonts w:ascii="Linux Libertine" w:hAnsi="Linux Libertine" w:cs="Linux Libertine"/>
          <w:sz w:val="14"/>
          <w:szCs w:val="14"/>
        </w:rPr>
        <w:t>Naoaki</w:t>
      </w:r>
      <w:proofErr w:type="spellEnd"/>
      <w:r w:rsidR="009531D4" w:rsidRPr="006B5182">
        <w:rPr>
          <w:rFonts w:ascii="Linux Libertine" w:hAnsi="Linux Libertine" w:cs="Linux Libertine"/>
          <w:sz w:val="14"/>
          <w:szCs w:val="14"/>
        </w:rPr>
        <w:t xml:space="preserve"> Okazaki, and Timothy Baldwin. 2024. Evaluating Gender Bias in Large Language Models via Chain-of-Thought Prompting. https://doi.org/10.48550/arXiv.2401.15585</w:t>
      </w:r>
    </w:p>
    <w:p w14:paraId="62B58030" w14:textId="740F3D63"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28</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Annie Karni and Aishvarya Kavi. 2025. House Passes Bill to Ban Gender Transition Treatments for Minors. </w:t>
      </w:r>
      <w:r w:rsidR="009531D4" w:rsidRPr="006B5182">
        <w:rPr>
          <w:rFonts w:ascii="Linux Libertine" w:hAnsi="Linux Libertine" w:cs="Linux Libertine"/>
          <w:i/>
          <w:iCs/>
          <w:sz w:val="14"/>
          <w:szCs w:val="14"/>
        </w:rPr>
        <w:t>The New York Times</w:t>
      </w:r>
      <w:r w:rsidR="009531D4" w:rsidRPr="006B5182">
        <w:rPr>
          <w:rFonts w:ascii="Linux Libertine" w:hAnsi="Linux Libertine" w:cs="Linux Libertine"/>
          <w:sz w:val="14"/>
          <w:szCs w:val="14"/>
        </w:rPr>
        <w:t>. Retrieved December 27, 2025 from https://www.nytimes.com/2025/12/17/us/politics/bill-gender-transition-treatments-minors.html</w:t>
      </w:r>
    </w:p>
    <w:p w14:paraId="6803AC9E" w14:textId="77365A56"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lastRenderedPageBreak/>
        <w:t>(</w:t>
      </w:r>
      <w:r w:rsidR="009531D4" w:rsidRPr="006B5182">
        <w:rPr>
          <w:rFonts w:ascii="Linux Libertine" w:hAnsi="Linux Libertine" w:cs="Linux Libertine"/>
          <w:sz w:val="14"/>
          <w:szCs w:val="14"/>
        </w:rPr>
        <w:t>29</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Ashley Kirzinger, Audrey Kearney, Alex Montero, Grace Sparks, Lindsey Dawson, and Mollyann Brodie. 2023. KFF/The Washington Post Trans Survey. </w:t>
      </w:r>
      <w:r w:rsidR="009531D4" w:rsidRPr="006B5182">
        <w:rPr>
          <w:rFonts w:ascii="Linux Libertine" w:hAnsi="Linux Libertine" w:cs="Linux Libertine"/>
          <w:i/>
          <w:iCs/>
          <w:sz w:val="14"/>
          <w:szCs w:val="14"/>
        </w:rPr>
        <w:t>KFF</w:t>
      </w:r>
      <w:r w:rsidR="009531D4" w:rsidRPr="006B5182">
        <w:rPr>
          <w:rFonts w:ascii="Linux Libertine" w:hAnsi="Linux Libertine" w:cs="Linux Libertine"/>
          <w:sz w:val="14"/>
          <w:szCs w:val="14"/>
        </w:rPr>
        <w:t>. Retrieved January 10, 2026 from https://www.kff.org/lgbtq/kff-the-washington-post-trans-survey/</w:t>
      </w:r>
    </w:p>
    <w:p w14:paraId="70021AEA" w14:textId="29424003"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30</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R. von (Richard) Krafft-Ebing. 2021. </w:t>
      </w:r>
      <w:proofErr w:type="spellStart"/>
      <w:r w:rsidR="009531D4" w:rsidRPr="006B5182">
        <w:rPr>
          <w:rFonts w:ascii="Linux Libertine" w:hAnsi="Linux Libertine" w:cs="Linux Libertine"/>
          <w:i/>
          <w:iCs/>
          <w:sz w:val="14"/>
          <w:szCs w:val="14"/>
        </w:rPr>
        <w:t>Psychopathia</w:t>
      </w:r>
      <w:proofErr w:type="spellEnd"/>
      <w:r w:rsidR="009531D4" w:rsidRPr="006B5182">
        <w:rPr>
          <w:rFonts w:ascii="Linux Libertine" w:hAnsi="Linux Libertine" w:cs="Linux Libertine"/>
          <w:i/>
          <w:iCs/>
          <w:sz w:val="14"/>
          <w:szCs w:val="14"/>
        </w:rPr>
        <w:t xml:space="preserve"> </w:t>
      </w:r>
      <w:proofErr w:type="spellStart"/>
      <w:r w:rsidR="009531D4" w:rsidRPr="006B5182">
        <w:rPr>
          <w:rFonts w:ascii="Linux Libertine" w:hAnsi="Linux Libertine" w:cs="Linux Libertine"/>
          <w:i/>
          <w:iCs/>
          <w:sz w:val="14"/>
          <w:szCs w:val="14"/>
        </w:rPr>
        <w:t>sexualis</w:t>
      </w:r>
      <w:proofErr w:type="spellEnd"/>
      <w:r w:rsidR="009531D4" w:rsidRPr="006B5182">
        <w:rPr>
          <w:rFonts w:ascii="Linux Libertine" w:hAnsi="Linux Libertine" w:cs="Linux Libertine"/>
          <w:i/>
          <w:iCs/>
          <w:sz w:val="14"/>
          <w:szCs w:val="14"/>
        </w:rPr>
        <w:t xml:space="preserve">: With especial reference to contrary sexual </w:t>
      </w:r>
      <w:proofErr w:type="spellStart"/>
      <w:r w:rsidR="009531D4" w:rsidRPr="006B5182">
        <w:rPr>
          <w:rFonts w:ascii="Linux Libertine" w:hAnsi="Linux Libertine" w:cs="Linux Libertine"/>
          <w:i/>
          <w:iCs/>
          <w:sz w:val="14"/>
          <w:szCs w:val="14"/>
        </w:rPr>
        <w:t>instinctA</w:t>
      </w:r>
      <w:proofErr w:type="spellEnd"/>
      <w:r w:rsidR="009531D4" w:rsidRPr="006B5182">
        <w:rPr>
          <w:rFonts w:ascii="Linux Libertine" w:hAnsi="Linux Libertine" w:cs="Linux Libertine"/>
          <w:i/>
          <w:iCs/>
          <w:sz w:val="14"/>
          <w:szCs w:val="14"/>
        </w:rPr>
        <w:t xml:space="preserve"> medico-legal study</w:t>
      </w:r>
      <w:r w:rsidR="009531D4" w:rsidRPr="006B5182">
        <w:rPr>
          <w:rFonts w:ascii="Linux Libertine" w:hAnsi="Linux Libertine" w:cs="Linux Libertine"/>
          <w:sz w:val="14"/>
          <w:szCs w:val="14"/>
        </w:rPr>
        <w:t>. Retrieved December 24, 2025 from https://www.gutenberg.org/ebooks/64931</w:t>
      </w:r>
    </w:p>
    <w:p w14:paraId="1BCF63F8" w14:textId="75C8212F"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31</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Francesca Lameiro, Lavinia Dunagan, Dallas Card, Eric Gilbert, and Oliver Haimson. 2025. TIDEs: A Transgender and Nonbinary Community-Labeled Dataset and Model for Transphobia Identification in Digital Environments. In </w:t>
      </w:r>
      <w:r w:rsidR="009531D4" w:rsidRPr="006B5182">
        <w:rPr>
          <w:rFonts w:ascii="Linux Libertine" w:hAnsi="Linux Libertine" w:cs="Linux Libertine"/>
          <w:i/>
          <w:iCs/>
          <w:sz w:val="14"/>
          <w:szCs w:val="14"/>
        </w:rPr>
        <w:t>Proceedings of the 2025 ACM Conference on Fairness, Accountability, and Transparency</w:t>
      </w:r>
      <w:r w:rsidR="009531D4" w:rsidRPr="006B5182">
        <w:rPr>
          <w:rFonts w:ascii="Linux Libertine" w:hAnsi="Linux Libertine" w:cs="Linux Libertine"/>
          <w:sz w:val="14"/>
          <w:szCs w:val="14"/>
        </w:rPr>
        <w:t xml:space="preserve"> (</w:t>
      </w:r>
      <w:proofErr w:type="spellStart"/>
      <w:r w:rsidR="009531D4" w:rsidRPr="006B5182">
        <w:rPr>
          <w:rFonts w:ascii="Linux Libertine" w:hAnsi="Linux Libertine" w:cs="Linux Libertine"/>
          <w:i/>
          <w:iCs/>
          <w:sz w:val="14"/>
          <w:szCs w:val="14"/>
        </w:rPr>
        <w:t>FAccT</w:t>
      </w:r>
      <w:proofErr w:type="spellEnd"/>
      <w:r w:rsidR="009531D4" w:rsidRPr="006B5182">
        <w:rPr>
          <w:rFonts w:ascii="Linux Libertine" w:hAnsi="Linux Libertine" w:cs="Linux Libertine"/>
          <w:i/>
          <w:iCs/>
          <w:sz w:val="14"/>
          <w:szCs w:val="14"/>
        </w:rPr>
        <w:t xml:space="preserve"> ’25</w:t>
      </w:r>
      <w:r w:rsidR="009531D4" w:rsidRPr="006B5182">
        <w:rPr>
          <w:rFonts w:ascii="Linux Libertine" w:hAnsi="Linux Libertine" w:cs="Linux Libertine"/>
          <w:sz w:val="14"/>
          <w:szCs w:val="14"/>
        </w:rPr>
        <w:t>), June 23, 2025. Association for Computing Machinery, New York, NY, USA, 1411–1423. https://doi.org/10.1145/3715275.3732095</w:t>
      </w:r>
    </w:p>
    <w:p w14:paraId="7E3AD637" w14:textId="41ABFE21"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32</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Austin van Loon, Salvatore Giorgi, Robb Willer, and Johannes Eichstaedt. 2022. Negative Associations in Word Embeddings Predict Anti-black Bias across Regions–but Only via Name Frequency. </w:t>
      </w:r>
      <w:r w:rsidR="009531D4" w:rsidRPr="006B5182">
        <w:rPr>
          <w:rFonts w:ascii="Linux Libertine" w:hAnsi="Linux Libertine" w:cs="Linux Libertine"/>
          <w:i/>
          <w:iCs/>
          <w:sz w:val="14"/>
          <w:szCs w:val="14"/>
        </w:rPr>
        <w:t>Proc Int AAAI Conf Weblogs Soc Media</w:t>
      </w:r>
      <w:r w:rsidR="009531D4" w:rsidRPr="006B5182">
        <w:rPr>
          <w:rFonts w:ascii="Linux Libertine" w:hAnsi="Linux Libertine" w:cs="Linux Libertine"/>
          <w:sz w:val="14"/>
          <w:szCs w:val="14"/>
        </w:rPr>
        <w:t xml:space="preserve"> 16, (May 2022), 1419–1424. https://doi.org/10.1609/icwsm.v16i1.19399</w:t>
      </w:r>
    </w:p>
    <w:p w14:paraId="3238F3DE" w14:textId="22B753C8"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33</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Anaelia Ovalle, Palash Goyal, Jwala Dhamala, Zachary Jaggers, Kai-Wei Chang, Aram Galstyan, Richard Zemel, and Rahul Gupta. 2023. “I’m fully who I am”: Towards Centering Transgender and Non-Binary Voices to Measure Biases in Open Language Generation. In </w:t>
      </w:r>
      <w:r w:rsidR="009531D4" w:rsidRPr="006B5182">
        <w:rPr>
          <w:rFonts w:ascii="Linux Libertine" w:hAnsi="Linux Libertine" w:cs="Linux Libertine"/>
          <w:i/>
          <w:iCs/>
          <w:sz w:val="14"/>
          <w:szCs w:val="14"/>
        </w:rPr>
        <w:t>Proceedings of the 2023 ACM Conference on Fairness, Accountability, and Transparency</w:t>
      </w:r>
      <w:r w:rsidR="009531D4" w:rsidRPr="006B5182">
        <w:rPr>
          <w:rFonts w:ascii="Linux Libertine" w:hAnsi="Linux Libertine" w:cs="Linux Libertine"/>
          <w:sz w:val="14"/>
          <w:szCs w:val="14"/>
        </w:rPr>
        <w:t xml:space="preserve"> (</w:t>
      </w:r>
      <w:proofErr w:type="spellStart"/>
      <w:r w:rsidR="009531D4" w:rsidRPr="006B5182">
        <w:rPr>
          <w:rFonts w:ascii="Linux Libertine" w:hAnsi="Linux Libertine" w:cs="Linux Libertine"/>
          <w:i/>
          <w:iCs/>
          <w:sz w:val="14"/>
          <w:szCs w:val="14"/>
        </w:rPr>
        <w:t>FAccT</w:t>
      </w:r>
      <w:proofErr w:type="spellEnd"/>
      <w:r w:rsidR="009531D4" w:rsidRPr="006B5182">
        <w:rPr>
          <w:rFonts w:ascii="Linux Libertine" w:hAnsi="Linux Libertine" w:cs="Linux Libertine"/>
          <w:i/>
          <w:iCs/>
          <w:sz w:val="14"/>
          <w:szCs w:val="14"/>
        </w:rPr>
        <w:t xml:space="preserve"> ’23</w:t>
      </w:r>
      <w:r w:rsidR="009531D4" w:rsidRPr="006B5182">
        <w:rPr>
          <w:rFonts w:ascii="Linux Libertine" w:hAnsi="Linux Libertine" w:cs="Linux Libertine"/>
          <w:sz w:val="14"/>
          <w:szCs w:val="14"/>
        </w:rPr>
        <w:t>), June 12, 2023. Association for Computing Machinery, New York, NY, USA, 1246–1266. https://doi.org/10.1145/3593013.3594078</w:t>
      </w:r>
    </w:p>
    <w:p w14:paraId="4DF0571A" w14:textId="5AC99D8D"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34</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Yuval Reif and Roy Schwartz. 2023. Fighting Bias </w:t>
      </w:r>
      <w:proofErr w:type="gramStart"/>
      <w:r w:rsidR="009531D4" w:rsidRPr="006B5182">
        <w:rPr>
          <w:rFonts w:ascii="Linux Libertine" w:hAnsi="Linux Libertine" w:cs="Linux Libertine"/>
          <w:sz w:val="14"/>
          <w:szCs w:val="14"/>
        </w:rPr>
        <w:t>With</w:t>
      </w:r>
      <w:proofErr w:type="gramEnd"/>
      <w:r w:rsidR="009531D4" w:rsidRPr="006B5182">
        <w:rPr>
          <w:rFonts w:ascii="Linux Libertine" w:hAnsi="Linux Libertine" w:cs="Linux Libertine"/>
          <w:sz w:val="14"/>
          <w:szCs w:val="14"/>
        </w:rPr>
        <w:t xml:space="preserve"> Bias: Promoting Model Robustness by Amplifying Dataset Biases. In </w:t>
      </w:r>
      <w:r w:rsidR="009531D4" w:rsidRPr="006B5182">
        <w:rPr>
          <w:rFonts w:ascii="Linux Libertine" w:hAnsi="Linux Libertine" w:cs="Linux Libertine"/>
          <w:i/>
          <w:iCs/>
          <w:sz w:val="14"/>
          <w:szCs w:val="14"/>
        </w:rPr>
        <w:t>Findings of the Association for Computational Linguistics: ACL 2023</w:t>
      </w:r>
      <w:r w:rsidR="009531D4" w:rsidRPr="006B5182">
        <w:rPr>
          <w:rFonts w:ascii="Linux Libertine" w:hAnsi="Linux Libertine" w:cs="Linux Libertine"/>
          <w:sz w:val="14"/>
          <w:szCs w:val="14"/>
        </w:rPr>
        <w:t>, July 2023. Association for Computational Linguistics, Toronto, Canada, 13169–13189. https://doi.org/10.18653/v1/2023.findings-acl.833</w:t>
      </w:r>
    </w:p>
    <w:p w14:paraId="184A56EA" w14:textId="47379BF7"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35</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Rachel Rudinger, Jason Naradowsky, Brian Leonard, and Benjamin Van Durme. 2018. Gender Bias in Coreference Resolution. In </w:t>
      </w:r>
      <w:r w:rsidR="009531D4" w:rsidRPr="006B5182">
        <w:rPr>
          <w:rFonts w:ascii="Linux Libertine" w:hAnsi="Linux Libertine" w:cs="Linux Libertine"/>
          <w:i/>
          <w:iCs/>
          <w:sz w:val="14"/>
          <w:szCs w:val="14"/>
        </w:rPr>
        <w:t>Proceedings of the 2018 Conference of the North American Chapter of the Association for Computational Linguistics: Human Language Technologies, Volume 2 (Short Papers)</w:t>
      </w:r>
      <w:r w:rsidR="009531D4" w:rsidRPr="006B5182">
        <w:rPr>
          <w:rFonts w:ascii="Linux Libertine" w:hAnsi="Linux Libertine" w:cs="Linux Libertine"/>
          <w:sz w:val="14"/>
          <w:szCs w:val="14"/>
        </w:rPr>
        <w:t>, June 2018. Association for Computational Linguistics, New Orleans, Louisiana, 8–14. https://doi.org/10.18653/v1/N18-2002</w:t>
      </w:r>
    </w:p>
    <w:p w14:paraId="76F51A02" w14:textId="00B56840" w:rsidR="009531D4" w:rsidRPr="006B5182" w:rsidRDefault="00564F98" w:rsidP="009531D4">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36</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Sima Shakhsari. 2013. Shuttling Between Bodies and Borders: Transmigration and the Politics of Rightful Killing. In </w:t>
      </w:r>
      <w:r w:rsidR="009531D4" w:rsidRPr="006B5182">
        <w:rPr>
          <w:rFonts w:ascii="Linux Libertine" w:hAnsi="Linux Libertine" w:cs="Linux Libertine"/>
          <w:i/>
          <w:iCs/>
          <w:sz w:val="14"/>
          <w:szCs w:val="14"/>
        </w:rPr>
        <w:t>Transgender Studies Reader II</w:t>
      </w:r>
      <w:r w:rsidR="009531D4" w:rsidRPr="006B5182">
        <w:rPr>
          <w:rFonts w:ascii="Linux Libertine" w:hAnsi="Linux Libertine" w:cs="Linux Libertine"/>
          <w:sz w:val="14"/>
          <w:szCs w:val="14"/>
        </w:rPr>
        <w:t xml:space="preserve">, Susan Stryker and Aren Z. </w:t>
      </w:r>
      <w:proofErr w:type="spellStart"/>
      <w:r w:rsidR="009531D4" w:rsidRPr="006B5182">
        <w:rPr>
          <w:rFonts w:ascii="Linux Libertine" w:hAnsi="Linux Libertine" w:cs="Linux Libertine"/>
          <w:sz w:val="14"/>
          <w:szCs w:val="14"/>
        </w:rPr>
        <w:t>Aizura</w:t>
      </w:r>
      <w:proofErr w:type="spellEnd"/>
      <w:r w:rsidR="009531D4" w:rsidRPr="006B5182">
        <w:rPr>
          <w:rFonts w:ascii="Linux Libertine" w:hAnsi="Linux Libertine" w:cs="Linux Libertine"/>
          <w:sz w:val="14"/>
          <w:szCs w:val="14"/>
        </w:rPr>
        <w:t xml:space="preserve"> (eds.). Routledge, 565–379.</w:t>
      </w:r>
    </w:p>
    <w:p w14:paraId="4138CFC0" w14:textId="5340D497"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9531D4" w:rsidRPr="006B5182">
        <w:rPr>
          <w:rFonts w:ascii="Linux Libertine" w:hAnsi="Linux Libertine" w:cs="Linux Libertine"/>
          <w:sz w:val="14"/>
          <w:szCs w:val="14"/>
        </w:rPr>
        <w:t>37</w:t>
      </w:r>
      <w:r>
        <w:rPr>
          <w:rFonts w:ascii="Linux Libertine" w:hAnsi="Linux Libertine" w:cs="Linux Libertine"/>
          <w:sz w:val="14"/>
          <w:szCs w:val="14"/>
        </w:rPr>
        <w:t>)</w:t>
      </w:r>
      <w:r w:rsidR="009531D4" w:rsidRPr="006B5182">
        <w:rPr>
          <w:rFonts w:ascii="Linux Libertine" w:hAnsi="Linux Libertine" w:cs="Linux Libertine"/>
          <w:sz w:val="14"/>
          <w:szCs w:val="14"/>
        </w:rPr>
        <w:tab/>
        <w:t xml:space="preserve">Southern Poverty Law Center (SPLC). 2023. LGBTQ+ Health Care Buzzwords. </w:t>
      </w:r>
    </w:p>
    <w:p w14:paraId="2FD5DF90" w14:textId="23884DB5"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38</w:t>
      </w:r>
      <w:r>
        <w:rPr>
          <w:rFonts w:ascii="Linux Libertine" w:hAnsi="Linux Libertine" w:cs="Linux Libertine"/>
          <w:sz w:val="14"/>
          <w:szCs w:val="14"/>
        </w:rPr>
        <w:t>)</w:t>
      </w:r>
      <w:r w:rsidR="00D45671" w:rsidRPr="006B5182">
        <w:rPr>
          <w:rFonts w:ascii="Linux Libertine" w:hAnsi="Linux Libertine" w:cs="Linux Libertine"/>
          <w:sz w:val="14"/>
          <w:szCs w:val="14"/>
        </w:rPr>
        <w:tab/>
        <w:t xml:space="preserve">The US State Department. 2026. Enhancing Vetting and Combatting Fraud in the Diversity Immigrant Visa Program. </w:t>
      </w:r>
      <w:r w:rsidR="00D45671" w:rsidRPr="006B5182">
        <w:rPr>
          <w:rFonts w:ascii="Linux Libertine" w:hAnsi="Linux Libertine" w:cs="Linux Libertine"/>
          <w:i/>
          <w:iCs/>
          <w:sz w:val="14"/>
          <w:szCs w:val="14"/>
        </w:rPr>
        <w:t>Federal Register</w:t>
      </w:r>
      <w:r w:rsidR="00D45671" w:rsidRPr="006B5182">
        <w:rPr>
          <w:rFonts w:ascii="Linux Libertine" w:hAnsi="Linux Libertine" w:cs="Linux Libertine"/>
          <w:sz w:val="14"/>
          <w:szCs w:val="14"/>
        </w:rPr>
        <w:t>. Retrieved March 17, 2026 from https://www.federalregister.gov/documents/2026/03/11/2026-04737/visas-enhancing-vetting-and-combatting-fraud-in-the-diversity-immigrant-visa-program</w:t>
      </w:r>
    </w:p>
    <w:p w14:paraId="3AEE640A" w14:textId="5CD6786E"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39</w:t>
      </w:r>
      <w:r>
        <w:rPr>
          <w:rFonts w:ascii="Linux Libertine" w:hAnsi="Linux Libertine" w:cs="Linux Libertine"/>
          <w:sz w:val="14"/>
          <w:szCs w:val="14"/>
        </w:rPr>
        <w:t>)</w:t>
      </w:r>
      <w:r w:rsidR="00D45671" w:rsidRPr="006B5182">
        <w:rPr>
          <w:rFonts w:ascii="Linux Libertine" w:hAnsi="Linux Libertine" w:cs="Linux Libertine"/>
          <w:sz w:val="14"/>
          <w:szCs w:val="14"/>
        </w:rPr>
        <w:tab/>
        <w:t xml:space="preserve">The White House. 2025. Defending Women </w:t>
      </w:r>
      <w:proofErr w:type="gramStart"/>
      <w:r w:rsidR="00D45671" w:rsidRPr="006B5182">
        <w:rPr>
          <w:rFonts w:ascii="Linux Libertine" w:hAnsi="Linux Libertine" w:cs="Linux Libertine"/>
          <w:sz w:val="14"/>
          <w:szCs w:val="14"/>
        </w:rPr>
        <w:t>From</w:t>
      </w:r>
      <w:proofErr w:type="gramEnd"/>
      <w:r w:rsidR="00D45671" w:rsidRPr="006B5182">
        <w:rPr>
          <w:rFonts w:ascii="Linux Libertine" w:hAnsi="Linux Libertine" w:cs="Linux Libertine"/>
          <w:sz w:val="14"/>
          <w:szCs w:val="14"/>
        </w:rPr>
        <w:t xml:space="preserve"> Gender Ideology Extremism </w:t>
      </w:r>
      <w:proofErr w:type="gramStart"/>
      <w:r w:rsidR="00D45671" w:rsidRPr="006B5182">
        <w:rPr>
          <w:rFonts w:ascii="Linux Libertine" w:hAnsi="Linux Libertine" w:cs="Linux Libertine"/>
          <w:sz w:val="14"/>
          <w:szCs w:val="14"/>
        </w:rPr>
        <w:t>And</w:t>
      </w:r>
      <w:proofErr w:type="gramEnd"/>
      <w:r w:rsidR="00D45671" w:rsidRPr="006B5182">
        <w:rPr>
          <w:rFonts w:ascii="Linux Libertine" w:hAnsi="Linux Libertine" w:cs="Linux Libertine"/>
          <w:sz w:val="14"/>
          <w:szCs w:val="14"/>
        </w:rPr>
        <w:t xml:space="preserve"> Restoring Biological Truth </w:t>
      </w:r>
      <w:proofErr w:type="gramStart"/>
      <w:r w:rsidR="00D45671" w:rsidRPr="006B5182">
        <w:rPr>
          <w:rFonts w:ascii="Linux Libertine" w:hAnsi="Linux Libertine" w:cs="Linux Libertine"/>
          <w:sz w:val="14"/>
          <w:szCs w:val="14"/>
        </w:rPr>
        <w:t>To</w:t>
      </w:r>
      <w:proofErr w:type="gramEnd"/>
      <w:r w:rsidR="00D45671" w:rsidRPr="006B5182">
        <w:rPr>
          <w:rFonts w:ascii="Linux Libertine" w:hAnsi="Linux Libertine" w:cs="Linux Libertine"/>
          <w:sz w:val="14"/>
          <w:szCs w:val="14"/>
        </w:rPr>
        <w:t xml:space="preserve"> </w:t>
      </w:r>
      <w:proofErr w:type="gramStart"/>
      <w:r w:rsidR="00D45671" w:rsidRPr="006B5182">
        <w:rPr>
          <w:rFonts w:ascii="Linux Libertine" w:hAnsi="Linux Libertine" w:cs="Linux Libertine"/>
          <w:sz w:val="14"/>
          <w:szCs w:val="14"/>
        </w:rPr>
        <w:t>The</w:t>
      </w:r>
      <w:proofErr w:type="gramEnd"/>
      <w:r w:rsidR="00D45671" w:rsidRPr="006B5182">
        <w:rPr>
          <w:rFonts w:ascii="Linux Libertine" w:hAnsi="Linux Libertine" w:cs="Linux Libertine"/>
          <w:sz w:val="14"/>
          <w:szCs w:val="14"/>
        </w:rPr>
        <w:t xml:space="preserve"> Federal Government. </w:t>
      </w:r>
      <w:r w:rsidR="00D45671" w:rsidRPr="006B5182">
        <w:rPr>
          <w:rFonts w:ascii="Linux Libertine" w:hAnsi="Linux Libertine" w:cs="Linux Libertine"/>
          <w:i/>
          <w:iCs/>
          <w:sz w:val="14"/>
          <w:szCs w:val="14"/>
        </w:rPr>
        <w:t>The White House</w:t>
      </w:r>
      <w:r w:rsidR="00D45671" w:rsidRPr="006B5182">
        <w:rPr>
          <w:rFonts w:ascii="Linux Libertine" w:hAnsi="Linux Libertine" w:cs="Linux Libertine"/>
          <w:sz w:val="14"/>
          <w:szCs w:val="14"/>
        </w:rPr>
        <w:t>. Retrieved February 19, 2025 from https://www.whitehouse.gov/presidential-actions/2025/01/defending-women-from-gender-ideology-extremism-and-restoring-biological-truth-to-the-federal-government/</w:t>
      </w:r>
    </w:p>
    <w:p w14:paraId="6680AD78" w14:textId="151404A0"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40</w:t>
      </w:r>
      <w:r>
        <w:rPr>
          <w:rFonts w:ascii="Linux Libertine" w:hAnsi="Linux Libertine" w:cs="Linux Libertine"/>
          <w:sz w:val="14"/>
          <w:szCs w:val="14"/>
        </w:rPr>
        <w:t>)</w:t>
      </w:r>
      <w:r w:rsidR="00D45671" w:rsidRPr="006B5182">
        <w:rPr>
          <w:rFonts w:ascii="Linux Libertine" w:hAnsi="Linux Libertine" w:cs="Linux Libertine"/>
          <w:sz w:val="14"/>
          <w:szCs w:val="14"/>
        </w:rPr>
        <w:tab/>
        <w:t xml:space="preserve">The White House. 2025. Keeping Men Out of Women’s Sports. </w:t>
      </w:r>
      <w:r w:rsidR="00D45671" w:rsidRPr="006B5182">
        <w:rPr>
          <w:rFonts w:ascii="Linux Libertine" w:hAnsi="Linux Libertine" w:cs="Linux Libertine"/>
          <w:i/>
          <w:iCs/>
          <w:sz w:val="14"/>
          <w:szCs w:val="14"/>
        </w:rPr>
        <w:t>The White House</w:t>
      </w:r>
      <w:r w:rsidR="00D45671" w:rsidRPr="006B5182">
        <w:rPr>
          <w:rFonts w:ascii="Linux Libertine" w:hAnsi="Linux Libertine" w:cs="Linux Libertine"/>
          <w:sz w:val="14"/>
          <w:szCs w:val="14"/>
        </w:rPr>
        <w:t>. Retrieved February 19, 2025 from https://www.whitehouse.gov/presidential-actions/2025/02/keeping-men-out-of-womens-sports/</w:t>
      </w:r>
    </w:p>
    <w:p w14:paraId="718BCCA0" w14:textId="3C78F875"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41</w:t>
      </w:r>
      <w:r>
        <w:rPr>
          <w:rFonts w:ascii="Linux Libertine" w:hAnsi="Linux Libertine" w:cs="Linux Libertine"/>
          <w:sz w:val="14"/>
          <w:szCs w:val="14"/>
        </w:rPr>
        <w:t>)</w:t>
      </w:r>
      <w:r w:rsidR="00D45671" w:rsidRPr="006B5182">
        <w:rPr>
          <w:rFonts w:ascii="Linux Libertine" w:hAnsi="Linux Libertine" w:cs="Linux Libertine"/>
          <w:sz w:val="14"/>
          <w:szCs w:val="14"/>
        </w:rPr>
        <w:tab/>
        <w:t>Trans Legislation Tracker. 2025 Anti-Trans Bills: Trans Legislation Tracker. Retrieved December 24, 2025 from https://translegislation.com</w:t>
      </w:r>
    </w:p>
    <w:p w14:paraId="1B3615E1" w14:textId="499455B6" w:rsidR="00D45671" w:rsidRPr="006B5182" w:rsidRDefault="00564F98" w:rsidP="00D45671">
      <w:pPr>
        <w:tabs>
          <w:tab w:val="left" w:pos="504"/>
        </w:tabs>
        <w:autoSpaceDE w:val="0"/>
        <w:autoSpaceDN w:val="0"/>
        <w:adjustRightInd w:val="0"/>
        <w:spacing w:after="0" w:line="240" w:lineRule="auto"/>
        <w:ind w:left="504" w:hanging="504"/>
        <w:rPr>
          <w:ins w:id="622" w:author="fcalado" w:date="2026-03-17T09:10:00Z" w16du:dateUtc="2026-03-17T13:10:00Z"/>
          <w:rFonts w:ascii="Linux Libertine" w:hAnsi="Linux Libertine" w:cs="Linux Libertine"/>
          <w:sz w:val="14"/>
          <w:szCs w:val="14"/>
        </w:rPr>
      </w:pPr>
      <w:r>
        <w:rPr>
          <w:rFonts w:ascii="Linux Libertine" w:hAnsi="Linux Libertine" w:cs="Linux Libertine"/>
          <w:sz w:val="14"/>
          <w:szCs w:val="14"/>
        </w:rPr>
        <w:t>(</w:t>
      </w:r>
      <w:ins w:id="623" w:author="fcalado" w:date="2026-03-17T09:10:00Z" w16du:dateUtc="2026-03-17T13:10:00Z">
        <w:r w:rsidR="00D45671" w:rsidRPr="006B5182">
          <w:rPr>
            <w:rFonts w:ascii="Linux Libertine" w:hAnsi="Linux Libertine" w:cs="Linux Libertine"/>
            <w:sz w:val="14"/>
            <w:szCs w:val="14"/>
          </w:rPr>
          <w:t>42</w:t>
        </w:r>
      </w:ins>
      <w:r>
        <w:rPr>
          <w:rFonts w:ascii="Linux Libertine" w:hAnsi="Linux Libertine" w:cs="Linux Libertine"/>
          <w:sz w:val="14"/>
          <w:szCs w:val="14"/>
        </w:rPr>
        <w:t>)</w:t>
      </w:r>
      <w:ins w:id="624" w:author="fcalado" w:date="2026-03-17T09:10:00Z" w16du:dateUtc="2026-03-17T13:10:00Z">
        <w:r w:rsidR="00D45671" w:rsidRPr="006B5182">
          <w:rPr>
            <w:rFonts w:ascii="Linux Libertine" w:hAnsi="Linux Libertine" w:cs="Linux Libertine"/>
            <w:sz w:val="14"/>
            <w:szCs w:val="14"/>
          </w:rPr>
          <w:tab/>
          <w:t xml:space="preserve">Aleksandra Vaca. 2026. Trump Administration Opens the Door for ICE to Target Anyone Suspected of Being Trans. </w:t>
        </w:r>
        <w:proofErr w:type="spellStart"/>
        <w:r w:rsidR="00D45671" w:rsidRPr="006B5182">
          <w:rPr>
            <w:rFonts w:ascii="Linux Libertine" w:hAnsi="Linux Libertine" w:cs="Linux Libertine"/>
            <w:i/>
            <w:iCs/>
            <w:sz w:val="14"/>
            <w:szCs w:val="14"/>
          </w:rPr>
          <w:t>Transitics</w:t>
        </w:r>
        <w:proofErr w:type="spellEnd"/>
        <w:r w:rsidR="00D45671" w:rsidRPr="006B5182">
          <w:rPr>
            <w:rFonts w:ascii="Linux Libertine" w:hAnsi="Linux Libertine" w:cs="Linux Libertine"/>
            <w:sz w:val="14"/>
            <w:szCs w:val="14"/>
          </w:rPr>
          <w:t>. Retrieved March 17, 2026 from https://transitics.substack.com/p/trump-administration-opens-the-door</w:t>
        </w:r>
      </w:ins>
    </w:p>
    <w:p w14:paraId="04F2270B" w14:textId="1EE75C14" w:rsidR="00D45671"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43</w:t>
      </w:r>
      <w:r>
        <w:rPr>
          <w:rFonts w:ascii="Linux Libertine" w:hAnsi="Linux Libertine" w:cs="Linux Libertine"/>
          <w:sz w:val="14"/>
          <w:szCs w:val="14"/>
        </w:rPr>
        <w:t>)</w:t>
      </w:r>
      <w:r w:rsidR="00D45671" w:rsidRPr="006B5182">
        <w:rPr>
          <w:rFonts w:ascii="Linux Libertine" w:hAnsi="Linux Libertine" w:cs="Linux Libertine"/>
          <w:sz w:val="14"/>
          <w:szCs w:val="14"/>
        </w:rPr>
        <w:tab/>
        <w:t xml:space="preserve">Angelina Wang. 2025. Identities are not Interchangeable: The Problem of Overgeneralization in Fair Machine Learning. In </w:t>
      </w:r>
      <w:r w:rsidR="00D45671" w:rsidRPr="006B5182">
        <w:rPr>
          <w:rFonts w:ascii="Linux Libertine" w:hAnsi="Linux Libertine" w:cs="Linux Libertine"/>
          <w:i/>
          <w:iCs/>
          <w:sz w:val="14"/>
          <w:szCs w:val="14"/>
        </w:rPr>
        <w:t>Proceedings of the 2025 ACM Conference on Fairness, Accountability, and Transparency</w:t>
      </w:r>
      <w:r w:rsidR="00D45671" w:rsidRPr="006B5182">
        <w:rPr>
          <w:rFonts w:ascii="Linux Libertine" w:hAnsi="Linux Libertine" w:cs="Linux Libertine"/>
          <w:sz w:val="14"/>
          <w:szCs w:val="14"/>
        </w:rPr>
        <w:t xml:space="preserve"> (</w:t>
      </w:r>
      <w:proofErr w:type="spellStart"/>
      <w:r w:rsidR="00D45671" w:rsidRPr="006B5182">
        <w:rPr>
          <w:rFonts w:ascii="Linux Libertine" w:hAnsi="Linux Libertine" w:cs="Linux Libertine"/>
          <w:i/>
          <w:iCs/>
          <w:sz w:val="14"/>
          <w:szCs w:val="14"/>
        </w:rPr>
        <w:t>FAccT</w:t>
      </w:r>
      <w:proofErr w:type="spellEnd"/>
      <w:r w:rsidR="00D45671" w:rsidRPr="006B5182">
        <w:rPr>
          <w:rFonts w:ascii="Linux Libertine" w:hAnsi="Linux Libertine" w:cs="Linux Libertine"/>
          <w:i/>
          <w:iCs/>
          <w:sz w:val="14"/>
          <w:szCs w:val="14"/>
        </w:rPr>
        <w:t xml:space="preserve"> ’25</w:t>
      </w:r>
      <w:r w:rsidR="00D45671" w:rsidRPr="006B5182">
        <w:rPr>
          <w:rFonts w:ascii="Linux Libertine" w:hAnsi="Linux Libertine" w:cs="Linux Libertine"/>
          <w:sz w:val="14"/>
          <w:szCs w:val="14"/>
        </w:rPr>
        <w:t>), June 23, 2025. Association for Computing Machinery, New York, NY, USA, 485–497. https://doi.org/10.1145/3715275.3732033</w:t>
      </w:r>
    </w:p>
    <w:p w14:paraId="6DA796B9" w14:textId="7B71A9F8" w:rsidR="009531D4" w:rsidRPr="006B5182" w:rsidRDefault="00564F98" w:rsidP="00D45671">
      <w:pPr>
        <w:tabs>
          <w:tab w:val="left" w:pos="504"/>
        </w:tabs>
        <w:autoSpaceDE w:val="0"/>
        <w:autoSpaceDN w:val="0"/>
        <w:adjustRightInd w:val="0"/>
        <w:spacing w:after="0" w:line="240" w:lineRule="auto"/>
        <w:ind w:left="504" w:hanging="504"/>
        <w:rPr>
          <w:rFonts w:ascii="Linux Libertine" w:hAnsi="Linux Libertine" w:cs="Linux Libertine"/>
          <w:sz w:val="14"/>
          <w:szCs w:val="14"/>
        </w:rPr>
      </w:pPr>
      <w:r>
        <w:rPr>
          <w:rFonts w:ascii="Linux Libertine" w:hAnsi="Linux Libertine" w:cs="Linux Libertine"/>
          <w:sz w:val="14"/>
          <w:szCs w:val="14"/>
        </w:rPr>
        <w:t>(</w:t>
      </w:r>
      <w:r w:rsidR="00D45671" w:rsidRPr="006B5182">
        <w:rPr>
          <w:rFonts w:ascii="Linux Libertine" w:hAnsi="Linux Libertine" w:cs="Linux Libertine"/>
          <w:sz w:val="14"/>
          <w:szCs w:val="14"/>
        </w:rPr>
        <w:t>44</w:t>
      </w:r>
      <w:r>
        <w:rPr>
          <w:rFonts w:ascii="Linux Libertine" w:hAnsi="Linux Libertine" w:cs="Linux Libertine"/>
          <w:sz w:val="14"/>
          <w:szCs w:val="14"/>
        </w:rPr>
        <w:t>)</w:t>
      </w:r>
      <w:r w:rsidR="00D45671" w:rsidRPr="006B5182">
        <w:rPr>
          <w:rFonts w:ascii="Linux Libertine" w:hAnsi="Linux Libertine" w:cs="Linux Libertine"/>
          <w:sz w:val="14"/>
          <w:szCs w:val="14"/>
        </w:rPr>
        <w:tab/>
        <w:t>World Health Organization (WHO). Gender incongruence and transgender health in the ICD. Retrieved February 20, 2025 from https://www.who.int/standards/classifications/frequently-asked-questions/gender-incongruence-and-transgender-health-in-the-icd</w:t>
      </w:r>
    </w:p>
    <w:p w14:paraId="5ECE311E" w14:textId="77777777" w:rsidR="00D45671" w:rsidRPr="006B5182" w:rsidRDefault="00D45671" w:rsidP="00D45671">
      <w:pPr>
        <w:tabs>
          <w:tab w:val="left" w:pos="504"/>
        </w:tabs>
        <w:autoSpaceDE w:val="0"/>
        <w:autoSpaceDN w:val="0"/>
        <w:adjustRightInd w:val="0"/>
        <w:spacing w:after="0" w:line="240" w:lineRule="auto"/>
        <w:ind w:left="504" w:hanging="504"/>
        <w:rPr>
          <w:ins w:id="625" w:author="fcalado" w:date="2026-03-16T10:38:00Z" w16du:dateUtc="2026-03-16T14:38:00Z"/>
          <w:rFonts w:ascii="Linux Libertine" w:hAnsi="Linux Libertine" w:cs="Linux Libertine"/>
          <w:sz w:val="14"/>
          <w:szCs w:val="14"/>
        </w:rPr>
      </w:pPr>
    </w:p>
    <w:p w14:paraId="3426D44B" w14:textId="54DA8DA7" w:rsidR="009531D4" w:rsidRPr="006B5182" w:rsidRDefault="009531D4" w:rsidP="00C82730">
      <w:pPr>
        <w:tabs>
          <w:tab w:val="left" w:pos="504"/>
        </w:tabs>
        <w:autoSpaceDE w:val="0"/>
        <w:autoSpaceDN w:val="0"/>
        <w:adjustRightInd w:val="0"/>
        <w:spacing w:after="58" w:line="240" w:lineRule="auto"/>
        <w:rPr>
          <w:rFonts w:ascii="Linux Libertine" w:hAnsi="Linux Libertine" w:cs="Linux Libertine"/>
          <w:sz w:val="14"/>
          <w:szCs w:val="14"/>
        </w:rPr>
      </w:pPr>
    </w:p>
    <w:sectPr w:rsidR="009531D4" w:rsidRPr="006B5182"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2A94" w14:textId="77777777" w:rsidR="00AA6DA0" w:rsidRDefault="00AA6DA0" w:rsidP="005B434B">
      <w:pPr>
        <w:spacing w:after="0" w:line="240" w:lineRule="auto"/>
      </w:pPr>
      <w:r>
        <w:separator/>
      </w:r>
    </w:p>
  </w:endnote>
  <w:endnote w:type="continuationSeparator" w:id="0">
    <w:p w14:paraId="66AB8262" w14:textId="77777777" w:rsidR="00AA6DA0" w:rsidRDefault="00AA6DA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Libertine O">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Linux Libertine">
    <w:panose1 w:val="020B0604020202020204"/>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E60" w14:textId="77777777" w:rsidR="00B6603D"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6425" w14:textId="77777777" w:rsidR="00B6603D" w:rsidRDefault="00B6603D">
    <w:pPr>
      <w:pStyle w:val="Footer"/>
    </w:pPr>
  </w:p>
  <w:p w14:paraId="56F3AC3E" w14:textId="77777777" w:rsidR="00B6603D" w:rsidRDefault="00B6603D">
    <w:pPr>
      <w:pStyle w:val="Footer"/>
    </w:pPr>
  </w:p>
  <w:p w14:paraId="5D23A754" w14:textId="77777777" w:rsidR="00B6603D" w:rsidRDefault="00B6603D">
    <w:pPr>
      <w:pStyle w:val="Footer"/>
    </w:pPr>
  </w:p>
  <w:p w14:paraId="3BD7356E" w14:textId="77777777" w:rsidR="00B6603D" w:rsidRDefault="00B6603D">
    <w:pPr>
      <w:pStyle w:val="Footer"/>
    </w:pPr>
  </w:p>
  <w:p w14:paraId="4A2996BA" w14:textId="77777777" w:rsidR="00B6603D" w:rsidRDefault="00B6603D">
    <w:pPr>
      <w:pStyle w:val="Footer"/>
    </w:pPr>
  </w:p>
  <w:p w14:paraId="38882846" w14:textId="77777777" w:rsidR="00B6603D" w:rsidRDefault="00B6603D">
    <w:pPr>
      <w:pStyle w:val="Footer"/>
    </w:pPr>
  </w:p>
  <w:p w14:paraId="5A7DE2F0" w14:textId="77777777" w:rsidR="00B6603D" w:rsidRDefault="00B6603D">
    <w:pPr>
      <w:pStyle w:val="Footer"/>
    </w:pPr>
  </w:p>
  <w:p w14:paraId="2A780567" w14:textId="77777777" w:rsidR="00B6603D" w:rsidRDefault="00B6603D">
    <w:pPr>
      <w:pStyle w:val="Footer"/>
    </w:pPr>
  </w:p>
  <w:p w14:paraId="59740FB1" w14:textId="77777777" w:rsidR="00B6603D" w:rsidRDefault="00B6603D">
    <w:pPr>
      <w:pStyle w:val="Footer"/>
    </w:pPr>
  </w:p>
  <w:p w14:paraId="548AD9E2" w14:textId="77777777" w:rsidR="00B6603D" w:rsidRDefault="00B6603D">
    <w:pPr>
      <w:pStyle w:val="Footer"/>
    </w:pPr>
  </w:p>
  <w:p w14:paraId="6DD5921C" w14:textId="77777777" w:rsidR="00B6603D" w:rsidRDefault="00B6603D">
    <w:pPr>
      <w:pStyle w:val="Footer"/>
    </w:pPr>
  </w:p>
  <w:p w14:paraId="3553224D" w14:textId="77777777" w:rsidR="00B6603D" w:rsidRDefault="00B6603D">
    <w:pPr>
      <w:pStyle w:val="Footer"/>
    </w:pPr>
  </w:p>
  <w:p w14:paraId="5157ADA0" w14:textId="77777777" w:rsidR="00B6603D" w:rsidRDefault="00B6603D">
    <w:pPr>
      <w:pStyle w:val="Footer"/>
    </w:pPr>
  </w:p>
  <w:p w14:paraId="2BACC22C" w14:textId="77777777" w:rsidR="00B6603D" w:rsidRDefault="00B6603D">
    <w:pPr>
      <w:pStyle w:val="Footer"/>
    </w:pPr>
  </w:p>
  <w:p w14:paraId="1DA1CCCE" w14:textId="77777777" w:rsidR="00B6603D" w:rsidRDefault="00B6603D">
    <w:pPr>
      <w:pStyle w:val="Footer"/>
    </w:pPr>
  </w:p>
  <w:p w14:paraId="633AC4DD" w14:textId="77777777" w:rsidR="00B6603D" w:rsidRDefault="00B6603D">
    <w:pPr>
      <w:pStyle w:val="Footer"/>
    </w:pPr>
  </w:p>
  <w:p w14:paraId="609F3DCE" w14:textId="77777777" w:rsidR="00B6603D" w:rsidRDefault="00B66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8053" w14:textId="77777777" w:rsidR="00AA6DA0" w:rsidRDefault="00AA6DA0" w:rsidP="005B434B">
      <w:pPr>
        <w:spacing w:after="0" w:line="240" w:lineRule="auto"/>
      </w:pPr>
      <w:r>
        <w:separator/>
      </w:r>
    </w:p>
  </w:footnote>
  <w:footnote w:type="continuationSeparator" w:id="0">
    <w:p w14:paraId="56FC0A3C" w14:textId="77777777" w:rsidR="00AA6DA0" w:rsidRDefault="00AA6DA0"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50F3C59"/>
    <w:multiLevelType w:val="hybridMultilevel"/>
    <w:tmpl w:val="EE166A34"/>
    <w:lvl w:ilvl="0" w:tplc="A4D4C5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5"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1341C"/>
    <w:multiLevelType w:val="hybridMultilevel"/>
    <w:tmpl w:val="8AF67F64"/>
    <w:lvl w:ilvl="0" w:tplc="9E546B58">
      <w:numFmt w:val="bullet"/>
      <w:lvlText w:val="-"/>
      <w:lvlJc w:val="left"/>
      <w:pPr>
        <w:ind w:left="1080" w:hanging="360"/>
      </w:pPr>
      <w:rPr>
        <w:rFonts w:ascii="Linux Libertine O" w:eastAsia="Cambria" w:hAnsi="Linux Libertine O" w:cs="Linux Libertine 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AB176C"/>
    <w:multiLevelType w:val="hybridMultilevel"/>
    <w:tmpl w:val="CFD494A8"/>
    <w:lvl w:ilvl="0" w:tplc="9A0895BC">
      <w:start w:val="7"/>
      <w:numFmt w:val="bullet"/>
      <w:lvlText w:val="-"/>
      <w:lvlJc w:val="left"/>
      <w:pPr>
        <w:ind w:left="720" w:hanging="360"/>
      </w:pPr>
      <w:rPr>
        <w:rFonts w:ascii="Linux Libertine O" w:eastAsia="Cambria" w:hAnsi="Linux Libertine O" w:cs="Linux Libertine 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3"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E518BA"/>
    <w:multiLevelType w:val="hybridMultilevel"/>
    <w:tmpl w:val="182811AC"/>
    <w:lvl w:ilvl="0" w:tplc="8AD22AB8">
      <w:start w:val="35"/>
      <w:numFmt w:val="bullet"/>
      <w:lvlText w:val="-"/>
      <w:lvlJc w:val="left"/>
      <w:pPr>
        <w:ind w:left="720" w:hanging="360"/>
      </w:pPr>
      <w:rPr>
        <w:rFonts w:ascii="Linux Libertine" w:eastAsia="Times New Roman" w:hAnsi="Linux Libertine" w:cs="Linux Libertin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2460">
    <w:abstractNumId w:val="0"/>
  </w:num>
  <w:num w:numId="2" w16cid:durableId="2109737662">
    <w:abstractNumId w:val="16"/>
  </w:num>
  <w:num w:numId="3" w16cid:durableId="1760250071">
    <w:abstractNumId w:val="12"/>
  </w:num>
  <w:num w:numId="4" w16cid:durableId="1375233673">
    <w:abstractNumId w:val="1"/>
  </w:num>
  <w:num w:numId="5" w16cid:durableId="1732383860">
    <w:abstractNumId w:val="4"/>
  </w:num>
  <w:num w:numId="6" w16cid:durableId="2145733681">
    <w:abstractNumId w:val="9"/>
  </w:num>
  <w:num w:numId="7" w16cid:durableId="281227795">
    <w:abstractNumId w:val="14"/>
  </w:num>
  <w:num w:numId="8" w16cid:durableId="540171543">
    <w:abstractNumId w:val="2"/>
  </w:num>
  <w:num w:numId="9" w16cid:durableId="446200428">
    <w:abstractNumId w:val="10"/>
  </w:num>
  <w:num w:numId="10" w16cid:durableId="251210506">
    <w:abstractNumId w:val="17"/>
  </w:num>
  <w:num w:numId="11" w16cid:durableId="1392074508">
    <w:abstractNumId w:val="6"/>
  </w:num>
  <w:num w:numId="12" w16cid:durableId="2039349615">
    <w:abstractNumId w:val="15"/>
  </w:num>
  <w:num w:numId="13" w16cid:durableId="886990816">
    <w:abstractNumId w:val="11"/>
  </w:num>
  <w:num w:numId="14" w16cid:durableId="1099957321">
    <w:abstractNumId w:val="5"/>
  </w:num>
  <w:num w:numId="15" w16cid:durableId="409500370">
    <w:abstractNumId w:val="13"/>
  </w:num>
  <w:num w:numId="16" w16cid:durableId="2013336758">
    <w:abstractNumId w:val="7"/>
  </w:num>
  <w:num w:numId="17" w16cid:durableId="951746356">
    <w:abstractNumId w:val="8"/>
  </w:num>
  <w:num w:numId="18" w16cid:durableId="299041426">
    <w:abstractNumId w:val="3"/>
  </w:num>
  <w:num w:numId="19" w16cid:durableId="19365953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calado">
    <w15:presenceInfo w15:providerId="None" w15:userId="fcal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14EA9"/>
    <w:rsid w:val="00023998"/>
    <w:rsid w:val="00054E0A"/>
    <w:rsid w:val="00062A46"/>
    <w:rsid w:val="00070E0D"/>
    <w:rsid w:val="00080C59"/>
    <w:rsid w:val="0008391F"/>
    <w:rsid w:val="00087C5A"/>
    <w:rsid w:val="0009314B"/>
    <w:rsid w:val="000B00CB"/>
    <w:rsid w:val="000C4706"/>
    <w:rsid w:val="000C6AA9"/>
    <w:rsid w:val="000D6541"/>
    <w:rsid w:val="000E6E1A"/>
    <w:rsid w:val="000F218E"/>
    <w:rsid w:val="000F4E3C"/>
    <w:rsid w:val="001142BA"/>
    <w:rsid w:val="0013119A"/>
    <w:rsid w:val="0013306E"/>
    <w:rsid w:val="00160786"/>
    <w:rsid w:val="001703B5"/>
    <w:rsid w:val="001754DD"/>
    <w:rsid w:val="00181CCE"/>
    <w:rsid w:val="001B16AC"/>
    <w:rsid w:val="001B633D"/>
    <w:rsid w:val="001C53B3"/>
    <w:rsid w:val="001C6FC6"/>
    <w:rsid w:val="001D3CDD"/>
    <w:rsid w:val="001E7095"/>
    <w:rsid w:val="0022111E"/>
    <w:rsid w:val="002236F0"/>
    <w:rsid w:val="002238E6"/>
    <w:rsid w:val="0022736D"/>
    <w:rsid w:val="0023048B"/>
    <w:rsid w:val="00231DBC"/>
    <w:rsid w:val="002364F2"/>
    <w:rsid w:val="00242EBC"/>
    <w:rsid w:val="00250761"/>
    <w:rsid w:val="0025309F"/>
    <w:rsid w:val="002601C2"/>
    <w:rsid w:val="00277C30"/>
    <w:rsid w:val="0029158F"/>
    <w:rsid w:val="00292C1F"/>
    <w:rsid w:val="00296257"/>
    <w:rsid w:val="002B2B8E"/>
    <w:rsid w:val="002C2F53"/>
    <w:rsid w:val="002C37CC"/>
    <w:rsid w:val="002C77C0"/>
    <w:rsid w:val="002C79D4"/>
    <w:rsid w:val="002D4DF7"/>
    <w:rsid w:val="002E204E"/>
    <w:rsid w:val="002F1569"/>
    <w:rsid w:val="002F1927"/>
    <w:rsid w:val="002F58C9"/>
    <w:rsid w:val="002F5B40"/>
    <w:rsid w:val="002F766D"/>
    <w:rsid w:val="00311899"/>
    <w:rsid w:val="003367EB"/>
    <w:rsid w:val="00337A77"/>
    <w:rsid w:val="00340671"/>
    <w:rsid w:val="00347928"/>
    <w:rsid w:val="003509F5"/>
    <w:rsid w:val="003523D3"/>
    <w:rsid w:val="00357F09"/>
    <w:rsid w:val="0037190A"/>
    <w:rsid w:val="003756D0"/>
    <w:rsid w:val="00386DA1"/>
    <w:rsid w:val="00396DF9"/>
    <w:rsid w:val="00397D0F"/>
    <w:rsid w:val="003A1B1A"/>
    <w:rsid w:val="003A253B"/>
    <w:rsid w:val="003E0169"/>
    <w:rsid w:val="0041155A"/>
    <w:rsid w:val="00422642"/>
    <w:rsid w:val="00437AF5"/>
    <w:rsid w:val="00457C1D"/>
    <w:rsid w:val="00490939"/>
    <w:rsid w:val="004923DD"/>
    <w:rsid w:val="004952F4"/>
    <w:rsid w:val="004A1DCC"/>
    <w:rsid w:val="004A6903"/>
    <w:rsid w:val="004B5AD3"/>
    <w:rsid w:val="004D3EB0"/>
    <w:rsid w:val="004D536E"/>
    <w:rsid w:val="004E52DF"/>
    <w:rsid w:val="00507254"/>
    <w:rsid w:val="005114BD"/>
    <w:rsid w:val="005165D0"/>
    <w:rsid w:val="005200D8"/>
    <w:rsid w:val="00547F6A"/>
    <w:rsid w:val="00553A65"/>
    <w:rsid w:val="00564F98"/>
    <w:rsid w:val="00567738"/>
    <w:rsid w:val="005776A5"/>
    <w:rsid w:val="00593202"/>
    <w:rsid w:val="005A19C2"/>
    <w:rsid w:val="005A2AFD"/>
    <w:rsid w:val="005A5234"/>
    <w:rsid w:val="005B434B"/>
    <w:rsid w:val="005B710F"/>
    <w:rsid w:val="005C3913"/>
    <w:rsid w:val="005E7BD8"/>
    <w:rsid w:val="005F548F"/>
    <w:rsid w:val="005F7BDC"/>
    <w:rsid w:val="00601C15"/>
    <w:rsid w:val="00612FE9"/>
    <w:rsid w:val="0062174C"/>
    <w:rsid w:val="00621D9C"/>
    <w:rsid w:val="00630B2E"/>
    <w:rsid w:val="00656112"/>
    <w:rsid w:val="00665832"/>
    <w:rsid w:val="00676D35"/>
    <w:rsid w:val="00687A68"/>
    <w:rsid w:val="00687F30"/>
    <w:rsid w:val="00691C87"/>
    <w:rsid w:val="006A7F18"/>
    <w:rsid w:val="006B4BD2"/>
    <w:rsid w:val="006B5182"/>
    <w:rsid w:val="006B5C30"/>
    <w:rsid w:val="006C53BD"/>
    <w:rsid w:val="006D00EF"/>
    <w:rsid w:val="006E2860"/>
    <w:rsid w:val="007048F2"/>
    <w:rsid w:val="00706961"/>
    <w:rsid w:val="0072089A"/>
    <w:rsid w:val="00720F9D"/>
    <w:rsid w:val="007263BF"/>
    <w:rsid w:val="0073398C"/>
    <w:rsid w:val="00737F1F"/>
    <w:rsid w:val="00751AEE"/>
    <w:rsid w:val="00770E96"/>
    <w:rsid w:val="007773D5"/>
    <w:rsid w:val="00786740"/>
    <w:rsid w:val="007A6609"/>
    <w:rsid w:val="007B36F5"/>
    <w:rsid w:val="007C59F5"/>
    <w:rsid w:val="007D146F"/>
    <w:rsid w:val="007D4A7B"/>
    <w:rsid w:val="007E20EF"/>
    <w:rsid w:val="00812A37"/>
    <w:rsid w:val="0081437E"/>
    <w:rsid w:val="00820116"/>
    <w:rsid w:val="0083283F"/>
    <w:rsid w:val="00835CE8"/>
    <w:rsid w:val="00854D22"/>
    <w:rsid w:val="008579B0"/>
    <w:rsid w:val="008579EB"/>
    <w:rsid w:val="008628F6"/>
    <w:rsid w:val="0088018D"/>
    <w:rsid w:val="008821DA"/>
    <w:rsid w:val="00884735"/>
    <w:rsid w:val="00884E06"/>
    <w:rsid w:val="00887880"/>
    <w:rsid w:val="00891A50"/>
    <w:rsid w:val="008B3B8A"/>
    <w:rsid w:val="008B5454"/>
    <w:rsid w:val="008D14C0"/>
    <w:rsid w:val="008D300C"/>
    <w:rsid w:val="008D3ECB"/>
    <w:rsid w:val="008E0676"/>
    <w:rsid w:val="008E3C80"/>
    <w:rsid w:val="008F46DC"/>
    <w:rsid w:val="00920182"/>
    <w:rsid w:val="00926CD2"/>
    <w:rsid w:val="009531D4"/>
    <w:rsid w:val="009641B8"/>
    <w:rsid w:val="009B2645"/>
    <w:rsid w:val="009B76D7"/>
    <w:rsid w:val="009D0048"/>
    <w:rsid w:val="009E0788"/>
    <w:rsid w:val="009F684F"/>
    <w:rsid w:val="00A05E43"/>
    <w:rsid w:val="00A106F1"/>
    <w:rsid w:val="00A149BC"/>
    <w:rsid w:val="00A14C66"/>
    <w:rsid w:val="00A27A9F"/>
    <w:rsid w:val="00A3124D"/>
    <w:rsid w:val="00A3685D"/>
    <w:rsid w:val="00A36C65"/>
    <w:rsid w:val="00A538F8"/>
    <w:rsid w:val="00A54008"/>
    <w:rsid w:val="00A55475"/>
    <w:rsid w:val="00A56D1E"/>
    <w:rsid w:val="00A6011A"/>
    <w:rsid w:val="00A62B1B"/>
    <w:rsid w:val="00A66A46"/>
    <w:rsid w:val="00A719EB"/>
    <w:rsid w:val="00A87A2E"/>
    <w:rsid w:val="00AA1521"/>
    <w:rsid w:val="00AA3884"/>
    <w:rsid w:val="00AA6DA0"/>
    <w:rsid w:val="00AB36E9"/>
    <w:rsid w:val="00AC0BD1"/>
    <w:rsid w:val="00AD6C5E"/>
    <w:rsid w:val="00AD6D62"/>
    <w:rsid w:val="00AD6FDF"/>
    <w:rsid w:val="00AF5390"/>
    <w:rsid w:val="00B12212"/>
    <w:rsid w:val="00B208BE"/>
    <w:rsid w:val="00B26754"/>
    <w:rsid w:val="00B3456D"/>
    <w:rsid w:val="00B40EB1"/>
    <w:rsid w:val="00B42FB7"/>
    <w:rsid w:val="00B657BD"/>
    <w:rsid w:val="00B6603D"/>
    <w:rsid w:val="00B84BB1"/>
    <w:rsid w:val="00B84D49"/>
    <w:rsid w:val="00B87CC1"/>
    <w:rsid w:val="00BA0028"/>
    <w:rsid w:val="00BB2373"/>
    <w:rsid w:val="00BD04E6"/>
    <w:rsid w:val="00BE1631"/>
    <w:rsid w:val="00BE5757"/>
    <w:rsid w:val="00BE5839"/>
    <w:rsid w:val="00C033AF"/>
    <w:rsid w:val="00C146E0"/>
    <w:rsid w:val="00C17FAE"/>
    <w:rsid w:val="00C2132F"/>
    <w:rsid w:val="00C222F7"/>
    <w:rsid w:val="00C26476"/>
    <w:rsid w:val="00C37159"/>
    <w:rsid w:val="00C4380B"/>
    <w:rsid w:val="00C53EB9"/>
    <w:rsid w:val="00C541B1"/>
    <w:rsid w:val="00C730FF"/>
    <w:rsid w:val="00C82730"/>
    <w:rsid w:val="00C846B4"/>
    <w:rsid w:val="00C87B56"/>
    <w:rsid w:val="00CA08F8"/>
    <w:rsid w:val="00CC55C5"/>
    <w:rsid w:val="00CE6A69"/>
    <w:rsid w:val="00CF4F23"/>
    <w:rsid w:val="00D06CE0"/>
    <w:rsid w:val="00D07298"/>
    <w:rsid w:val="00D4067A"/>
    <w:rsid w:val="00D45671"/>
    <w:rsid w:val="00D61CF2"/>
    <w:rsid w:val="00D6313D"/>
    <w:rsid w:val="00D64791"/>
    <w:rsid w:val="00D65DFE"/>
    <w:rsid w:val="00D67537"/>
    <w:rsid w:val="00D761D9"/>
    <w:rsid w:val="00D87147"/>
    <w:rsid w:val="00D9209E"/>
    <w:rsid w:val="00DA1CE2"/>
    <w:rsid w:val="00DA4E83"/>
    <w:rsid w:val="00DC3513"/>
    <w:rsid w:val="00DD393E"/>
    <w:rsid w:val="00DE5049"/>
    <w:rsid w:val="00E037CD"/>
    <w:rsid w:val="00E11726"/>
    <w:rsid w:val="00E11F38"/>
    <w:rsid w:val="00E22563"/>
    <w:rsid w:val="00E55E8D"/>
    <w:rsid w:val="00E75FEF"/>
    <w:rsid w:val="00E8234D"/>
    <w:rsid w:val="00E92194"/>
    <w:rsid w:val="00ED0F0A"/>
    <w:rsid w:val="00EF0ACC"/>
    <w:rsid w:val="00EF5BB9"/>
    <w:rsid w:val="00F005D7"/>
    <w:rsid w:val="00F07897"/>
    <w:rsid w:val="00F13E3F"/>
    <w:rsid w:val="00F3107A"/>
    <w:rsid w:val="00F46728"/>
    <w:rsid w:val="00F47A0C"/>
    <w:rsid w:val="00F570F1"/>
    <w:rsid w:val="00F6354E"/>
    <w:rsid w:val="00F75FE5"/>
    <w:rsid w:val="00F964EE"/>
    <w:rsid w:val="00FA67D4"/>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5BB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FollowedHyperlink">
    <w:name w:val="FollowedHyperlink"/>
    <w:basedOn w:val="DefaultParagraphFont"/>
    <w:uiPriority w:val="99"/>
    <w:semiHidden/>
    <w:unhideWhenUsed/>
    <w:rsid w:val="0041155A"/>
    <w:rPr>
      <w:color w:val="954F72" w:themeColor="followedHyperlink"/>
      <w:u w:val="single"/>
    </w:rPr>
  </w:style>
  <w:style w:type="character" w:styleId="UnresolvedMention">
    <w:name w:val="Unresolved Mention"/>
    <w:basedOn w:val="DefaultParagraphFont"/>
    <w:uiPriority w:val="99"/>
    <w:semiHidden/>
    <w:unhideWhenUsed/>
    <w:rsid w:val="00C87B56"/>
    <w:rPr>
      <w:color w:val="605E5C"/>
      <w:shd w:val="clear" w:color="auto" w:fill="E1DFDD"/>
    </w:rPr>
  </w:style>
  <w:style w:type="character" w:styleId="CommentReference">
    <w:name w:val="annotation reference"/>
    <w:basedOn w:val="DefaultParagraphFont"/>
    <w:uiPriority w:val="99"/>
    <w:semiHidden/>
    <w:unhideWhenUsed/>
    <w:rsid w:val="00A149BC"/>
    <w:rPr>
      <w:sz w:val="16"/>
      <w:szCs w:val="16"/>
    </w:rPr>
  </w:style>
  <w:style w:type="paragraph" w:styleId="CommentText">
    <w:name w:val="annotation text"/>
    <w:basedOn w:val="Normal"/>
    <w:link w:val="CommentTextChar"/>
    <w:uiPriority w:val="99"/>
    <w:semiHidden/>
    <w:unhideWhenUsed/>
    <w:rsid w:val="00A149BC"/>
    <w:pPr>
      <w:spacing w:line="240" w:lineRule="auto"/>
    </w:pPr>
    <w:rPr>
      <w:sz w:val="20"/>
      <w:szCs w:val="20"/>
    </w:rPr>
  </w:style>
  <w:style w:type="character" w:customStyle="1" w:styleId="CommentTextChar">
    <w:name w:val="Comment Text Char"/>
    <w:basedOn w:val="DefaultParagraphFont"/>
    <w:link w:val="CommentText"/>
    <w:uiPriority w:val="99"/>
    <w:semiHidden/>
    <w:rsid w:val="00A149BC"/>
    <w:rPr>
      <w:sz w:val="20"/>
      <w:szCs w:val="20"/>
    </w:rPr>
  </w:style>
  <w:style w:type="paragraph" w:styleId="CommentSubject">
    <w:name w:val="annotation subject"/>
    <w:basedOn w:val="CommentText"/>
    <w:next w:val="CommentText"/>
    <w:link w:val="CommentSubjectChar"/>
    <w:uiPriority w:val="99"/>
    <w:semiHidden/>
    <w:unhideWhenUsed/>
    <w:rsid w:val="00A149BC"/>
    <w:rPr>
      <w:b/>
      <w:bCs/>
    </w:rPr>
  </w:style>
  <w:style w:type="character" w:customStyle="1" w:styleId="CommentSubjectChar">
    <w:name w:val="Comment Subject Char"/>
    <w:basedOn w:val="CommentTextChar"/>
    <w:link w:val="CommentSubject"/>
    <w:uiPriority w:val="99"/>
    <w:semiHidden/>
    <w:rsid w:val="00A149BC"/>
    <w:rPr>
      <w:b/>
      <w:bCs/>
      <w:sz w:val="20"/>
      <w:szCs w:val="20"/>
    </w:rPr>
  </w:style>
  <w:style w:type="paragraph" w:styleId="Revision">
    <w:name w:val="Revision"/>
    <w:hidden/>
    <w:uiPriority w:val="99"/>
    <w:semiHidden/>
    <w:rsid w:val="007339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628AA-F83E-654A-984B-CD479AF8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6921</Words>
  <Characters>39456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fcalado</cp:lastModifiedBy>
  <cp:revision>11</cp:revision>
  <cp:lastPrinted>2026-03-17T16:07:00Z</cp:lastPrinted>
  <dcterms:created xsi:type="dcterms:W3CDTF">2026-03-17T16:07:00Z</dcterms:created>
  <dcterms:modified xsi:type="dcterms:W3CDTF">2026-04-25T19:22:00Z</dcterms:modified>
</cp:coreProperties>
</file>